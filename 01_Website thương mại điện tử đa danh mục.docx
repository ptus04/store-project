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526F" w14:textId="77777777" w:rsidR="00E15B8B" w:rsidRDefault="00A81C5D">
      <w:pPr>
        <w:pStyle w:val="Title"/>
        <w:spacing w:before="120" w:line="312" w:lineRule="auto"/>
        <w:ind w:left="228" w:right="285" w:firstLine="680"/>
        <w:rPr>
          <w:sz w:val="26"/>
          <w:szCs w:val="26"/>
        </w:rPr>
      </w:pPr>
      <w:r>
        <w:rPr>
          <w:noProof/>
        </w:rPr>
        <mc:AlternateContent>
          <mc:Choice Requires="wpg">
            <w:drawing>
              <wp:anchor distT="0" distB="0" distL="0" distR="0" simplePos="0" relativeHeight="251658242" behindDoc="1" locked="0" layoutInCell="1" hidden="0" allowOverlap="1" wp14:anchorId="5D261727" wp14:editId="33785956">
                <wp:simplePos x="0" y="0"/>
                <wp:positionH relativeFrom="column">
                  <wp:posOffset>15369</wp:posOffset>
                </wp:positionH>
                <wp:positionV relativeFrom="paragraph">
                  <wp:posOffset>-5078</wp:posOffset>
                </wp:positionV>
                <wp:extent cx="6427653" cy="9141783"/>
                <wp:effectExtent l="0" t="0" r="0" b="0"/>
                <wp:wrapNone/>
                <wp:docPr id="1921026632" name="Group 1921026632"/>
                <wp:cNvGraphicFramePr/>
                <a:graphic xmlns:a="http://schemas.openxmlformats.org/drawingml/2006/main">
                  <a:graphicData uri="http://schemas.microsoft.com/office/word/2010/wordprocessingGroup">
                    <wpg:wgp>
                      <wpg:cNvGrpSpPr/>
                      <wpg:grpSpPr>
                        <a:xfrm>
                          <a:off x="0" y="0"/>
                          <a:ext cx="6427606" cy="9141783"/>
                          <a:chOff x="2132174" y="0"/>
                          <a:chExt cx="6427653" cy="7560000"/>
                        </a:xfrm>
                      </wpg:grpSpPr>
                      <wpg:grpSp>
                        <wpg:cNvPr id="1" name="Group 1"/>
                        <wpg:cNvGrpSpPr/>
                        <wpg:grpSpPr>
                          <a:xfrm>
                            <a:off x="2132174" y="0"/>
                            <a:ext cx="6427653" cy="7560000"/>
                            <a:chOff x="2132150" y="0"/>
                            <a:chExt cx="6427700" cy="7560000"/>
                          </a:xfrm>
                        </wpg:grpSpPr>
                        <wps:wsp>
                          <wps:cNvPr id="2" name="Rectangle 2"/>
                          <wps:cNvSpPr/>
                          <wps:spPr>
                            <a:xfrm>
                              <a:off x="2132150" y="0"/>
                              <a:ext cx="6427700" cy="7560000"/>
                            </a:xfrm>
                            <a:prstGeom prst="rect">
                              <a:avLst/>
                            </a:prstGeom>
                            <a:noFill/>
                            <a:ln>
                              <a:noFill/>
                            </a:ln>
                          </wps:spPr>
                          <wps:txbx>
                            <w:txbxContent>
                              <w:p w14:paraId="5E91460C" w14:textId="77777777" w:rsidR="00E15B8B" w:rsidRDefault="00E15B8B">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2132174" y="0"/>
                              <a:ext cx="6427653" cy="7560000"/>
                              <a:chOff x="1809" y="1048"/>
                              <a:chExt cx="9121" cy="14726"/>
                            </a:xfrm>
                          </wpg:grpSpPr>
                          <wps:wsp>
                            <wps:cNvPr id="4" name="Rectangle 4"/>
                            <wps:cNvSpPr/>
                            <wps:spPr>
                              <a:xfrm>
                                <a:off x="1809" y="1048"/>
                                <a:ext cx="9100" cy="14725"/>
                              </a:xfrm>
                              <a:prstGeom prst="rect">
                                <a:avLst/>
                              </a:prstGeom>
                              <a:noFill/>
                              <a:ln>
                                <a:noFill/>
                              </a:ln>
                            </wps:spPr>
                            <wps:txbx>
                              <w:txbxContent>
                                <w:p w14:paraId="5BE1BF7C" w14:textId="77777777" w:rsidR="00E15B8B" w:rsidRDefault="00E15B8B">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9">
                                <a:alphaModFix/>
                              </a:blip>
                              <a:srcRect/>
                              <a:stretch/>
                            </pic:blipFill>
                            <pic:spPr>
                              <a:xfrm>
                                <a:off x="1809" y="1048"/>
                                <a:ext cx="2154" cy="2611"/>
                              </a:xfrm>
                              <a:prstGeom prst="rect">
                                <a:avLst/>
                              </a:prstGeom>
                              <a:noFill/>
                              <a:ln>
                                <a:noFill/>
                              </a:ln>
                            </pic:spPr>
                          </pic:pic>
                          <pic:pic xmlns:pic="http://schemas.openxmlformats.org/drawingml/2006/picture">
                            <pic:nvPicPr>
                              <pic:cNvPr id="8" name="Shape 8"/>
                              <pic:cNvPicPr preferRelativeResize="0"/>
                            </pic:nvPicPr>
                            <pic:blipFill rotWithShape="1">
                              <a:blip r:embed="rId10">
                                <a:alphaModFix/>
                              </a:blip>
                              <a:srcRect/>
                              <a:stretch/>
                            </pic:blipFill>
                            <pic:spPr>
                              <a:xfrm>
                                <a:off x="8775" y="1048"/>
                                <a:ext cx="2155" cy="2611"/>
                              </a:xfrm>
                              <a:prstGeom prst="rect">
                                <a:avLst/>
                              </a:prstGeom>
                              <a:noFill/>
                              <a:ln>
                                <a:noFill/>
                              </a:ln>
                            </pic:spPr>
                          </pic:pic>
                          <pic:pic xmlns:pic="http://schemas.openxmlformats.org/drawingml/2006/picture">
                            <pic:nvPicPr>
                              <pic:cNvPr id="9" name="Shape 9"/>
                              <pic:cNvPicPr preferRelativeResize="0"/>
                            </pic:nvPicPr>
                            <pic:blipFill rotWithShape="1">
                              <a:blip r:embed="rId11">
                                <a:alphaModFix/>
                              </a:blip>
                              <a:srcRect/>
                              <a:stretch/>
                            </pic:blipFill>
                            <pic:spPr>
                              <a:xfrm>
                                <a:off x="1809" y="13162"/>
                                <a:ext cx="2154" cy="2612"/>
                              </a:xfrm>
                              <a:prstGeom prst="rect">
                                <a:avLst/>
                              </a:prstGeom>
                              <a:noFill/>
                              <a:ln>
                                <a:noFill/>
                              </a:ln>
                            </pic:spPr>
                          </pic:pic>
                          <pic:pic xmlns:pic="http://schemas.openxmlformats.org/drawingml/2006/picture">
                            <pic:nvPicPr>
                              <pic:cNvPr id="10" name="Shape 10"/>
                              <pic:cNvPicPr preferRelativeResize="0"/>
                            </pic:nvPicPr>
                            <pic:blipFill rotWithShape="1">
                              <a:blip r:embed="rId12">
                                <a:alphaModFix/>
                              </a:blip>
                              <a:srcRect/>
                              <a:stretch/>
                            </pic:blipFill>
                            <pic:spPr>
                              <a:xfrm>
                                <a:off x="8775" y="13144"/>
                                <a:ext cx="2155" cy="2612"/>
                              </a:xfrm>
                              <a:prstGeom prst="rect">
                                <a:avLst/>
                              </a:prstGeom>
                              <a:noFill/>
                              <a:ln>
                                <a:noFill/>
                              </a:ln>
                            </pic:spPr>
                          </pic:pic>
                          <wps:wsp>
                            <wps:cNvPr id="5" name="Straight Arrow Connector 5"/>
                            <wps:cNvCnPr/>
                            <wps:spPr>
                              <a:xfrm>
                                <a:off x="2079" y="3334"/>
                                <a:ext cx="0" cy="10170"/>
                              </a:xfrm>
                              <a:prstGeom prst="straightConnector1">
                                <a:avLst/>
                              </a:prstGeom>
                              <a:noFill/>
                              <a:ln w="95250" cap="flat" cmpd="thickThin">
                                <a:solidFill>
                                  <a:srgbClr val="000000"/>
                                </a:solidFill>
                                <a:prstDash val="solid"/>
                                <a:round/>
                                <a:headEnd type="none" w="sm" len="sm"/>
                                <a:tailEnd type="none" w="sm" len="sm"/>
                              </a:ln>
                            </wps:spPr>
                            <wps:bodyPr/>
                          </wps:wsp>
                          <wps:wsp>
                            <wps:cNvPr id="6" name="Straight Arrow Connector 6"/>
                            <wps:cNvCnPr/>
                            <wps:spPr>
                              <a:xfrm>
                                <a:off x="10665" y="3334"/>
                                <a:ext cx="0" cy="10170"/>
                              </a:xfrm>
                              <a:prstGeom prst="straightConnector1">
                                <a:avLst/>
                              </a:prstGeom>
                              <a:noFill/>
                              <a:ln w="95250" cap="flat" cmpd="thinThick">
                                <a:solidFill>
                                  <a:srgbClr val="000000"/>
                                </a:solidFill>
                                <a:prstDash val="solid"/>
                                <a:round/>
                                <a:headEnd type="none" w="sm" len="sm"/>
                                <a:tailEnd type="none" w="sm" len="sm"/>
                              </a:ln>
                            </wps:spPr>
                            <wps:bodyPr/>
                          </wps:wsp>
                          <wps:wsp>
                            <wps:cNvPr id="11" name="Straight Arrow Connector 11"/>
                            <wps:cNvCnPr/>
                            <wps:spPr>
                              <a:xfrm>
                                <a:off x="3861" y="15556"/>
                                <a:ext cx="5040" cy="0"/>
                              </a:xfrm>
                              <a:prstGeom prst="straightConnector1">
                                <a:avLst/>
                              </a:prstGeom>
                              <a:noFill/>
                              <a:ln w="95250" cap="flat" cmpd="thickThin">
                                <a:solidFill>
                                  <a:srgbClr val="000000"/>
                                </a:solidFill>
                                <a:prstDash val="solid"/>
                                <a:round/>
                                <a:headEnd type="none" w="sm" len="sm"/>
                                <a:tailEnd type="none" w="sm" len="sm"/>
                              </a:ln>
                            </wps:spPr>
                            <wps:bodyPr/>
                          </wps:wsp>
                          <wps:wsp>
                            <wps:cNvPr id="12" name="Straight Arrow Connector 12"/>
                            <wps:cNvCnPr/>
                            <wps:spPr>
                              <a:xfrm>
                                <a:off x="3861" y="1264"/>
                                <a:ext cx="5040" cy="0"/>
                              </a:xfrm>
                              <a:prstGeom prst="straightConnector1">
                                <a:avLst/>
                              </a:prstGeom>
                              <a:noFill/>
                              <a:ln w="95250" cap="flat" cmpd="thinThick">
                                <a:solidFill>
                                  <a:srgbClr val="000000"/>
                                </a:solidFill>
                                <a:prstDash val="solid"/>
                                <a:round/>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5D261727" id="Group 1921026632" o:spid="_x0000_s1026" style="position:absolute;left:0;text-align:left;margin-left:1.2pt;margin-top:-.4pt;width:506.1pt;height:719.85pt;z-index:-251658238;mso-wrap-distance-left:0;mso-wrap-distance-right:0;mso-width-relative:margin;mso-height-relative:margin" coordorigin="21321" coordsize="64276,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">
                <v:group id="Group 1" o:spid="_x0000_s1027" style="position:absolute;left:21321;width:64277;height:75600" coordorigin="21321" coordsize="642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1321;width:6427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E91460C" w14:textId="77777777" w:rsidR="00E15B8B" w:rsidRDefault="00E15B8B">
                          <w:pPr>
                            <w:spacing w:line="240" w:lineRule="auto"/>
                            <w:textDirection w:val="btLr"/>
                          </w:pPr>
                        </w:p>
                      </w:txbxContent>
                    </v:textbox>
                  </v:rect>
                  <v:group id="Group 3" o:spid="_x0000_s1029" style="position:absolute;left:21321;width:64277;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809;top:1048;width:9100;height:1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5BE1BF7C" w14:textId="77777777" w:rsidR="00E15B8B" w:rsidRDefault="00E15B8B">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1"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">
                      <v:imagedata r:id="rId13" o:title=""/>
                    </v:shape>
                    <v:shape id="Shape 8" o:spid="_x0000_s1032"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">
                      <v:imagedata r:id="rId14" o:title=""/>
                    </v:shape>
                    <v:shape id="Shape 9" o:spid="_x0000_s1033"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">
                      <v:imagedata r:id="rId15" o:title=""/>
                    </v:shape>
                    <v:shape id="Shape 10" o:spid="_x0000_s1034"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">
                      <v:imagedata r:id="rId16" o:title=""/>
                    </v:shape>
                    <v:shapetype id="_x0000_t32" coordsize="21600,21600" o:spt="32" o:oned="t" path="m,l21600,21600e" filled="f">
                      <v:path arrowok="t" fillok="f" o:connecttype="none"/>
                      <o:lock v:ext="edit" shapetype="t"/>
                    </v:shapetype>
                    <v:shape id="Straight Arrow Connector 5" o:spid="_x0000_s1035"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" strokeweight="7.5pt">
                      <v:stroke startarrowwidth="narrow" startarrowlength="short" endarrowwidth="narrow" endarrowlength="short" linestyle="thickThin"/>
                    </v:shape>
                    <v:shape id="Straight Arrow Connector 6" o:spid="_x0000_s1036"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" strokeweight="7.5pt">
                      <v:stroke startarrowwidth="narrow" startarrowlength="short" endarrowwidth="narrow" endarrowlength="short" linestyle="thinThick"/>
                    </v:shape>
                    <v:shape id="Straight Arrow Connector 11" o:spid="_x0000_s1037"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" strokeweight="7.5pt">
                      <v:stroke startarrowwidth="narrow" startarrowlength="short" endarrowwidth="narrow" endarrowlength="short" linestyle="thickThin"/>
                    </v:shape>
                    <v:shape id="Straight Arrow Connector 12" o:spid="_x0000_s1038"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" strokeweight="7.5pt">
                      <v:stroke startarrowwidth="narrow" startarrowlength="short" endarrowwidth="narrow" endarrowlength="short" linestyle="thinThick"/>
                    </v:shape>
                  </v:group>
                </v:group>
              </v:group>
            </w:pict>
          </mc:Fallback>
        </mc:AlternateContent>
      </w:r>
      <w:r>
        <w:rPr>
          <w:noProof/>
        </w:rPr>
        <mc:AlternateContent>
          <mc:Choice Requires="wps">
            <w:drawing>
              <wp:anchor distT="0" distB="0" distL="114300" distR="114300" simplePos="0" relativeHeight="251658240" behindDoc="0" locked="0" layoutInCell="1" hidden="0" allowOverlap="1" wp14:anchorId="2251F576" wp14:editId="3D4271CE">
                <wp:simplePos x="0" y="0"/>
                <wp:positionH relativeFrom="column">
                  <wp:posOffset>889226</wp:posOffset>
                </wp:positionH>
                <wp:positionV relativeFrom="paragraph">
                  <wp:posOffset>333806</wp:posOffset>
                </wp:positionV>
                <wp:extent cx="4792528" cy="923925"/>
                <wp:effectExtent l="0" t="0" r="0" b="0"/>
                <wp:wrapNone/>
                <wp:docPr id="1921026631" name="Rectangle 1921026631"/>
                <wp:cNvGraphicFramePr/>
                <a:graphic xmlns:a="http://schemas.openxmlformats.org/drawingml/2006/main">
                  <a:graphicData uri="http://schemas.microsoft.com/office/word/2010/wordprocessingShape">
                    <wps:wsp>
                      <wps:cNvSpPr/>
                      <wps:spPr>
                        <a:xfrm>
                          <a:off x="2959261" y="3327563"/>
                          <a:ext cx="4773478" cy="904875"/>
                        </a:xfrm>
                        <a:prstGeom prst="rect">
                          <a:avLst/>
                        </a:prstGeom>
                        <a:solidFill>
                          <a:schemeClr val="lt1"/>
                        </a:solidFill>
                        <a:ln>
                          <a:noFill/>
                        </a:ln>
                      </wps:spPr>
                      <wps:txbx>
                        <w:txbxContent>
                          <w:p w14:paraId="7071B4A6" w14:textId="77777777" w:rsidR="00E15B8B" w:rsidRDefault="00A81C5D">
                            <w:pPr>
                              <w:spacing w:after="60" w:line="240" w:lineRule="auto"/>
                              <w:jc w:val="center"/>
                              <w:textDirection w:val="btLr"/>
                            </w:pPr>
                            <w:r>
                              <w:rPr>
                                <w:b/>
                                <w:color w:val="000000"/>
                                <w:sz w:val="32"/>
                              </w:rPr>
                              <w:t>BỘ CÔNG THƯƠNG</w:t>
                            </w:r>
                          </w:p>
                          <w:p w14:paraId="552C4302" w14:textId="77777777" w:rsidR="00E15B8B" w:rsidRDefault="00A81C5D">
                            <w:pPr>
                              <w:spacing w:after="60" w:line="240" w:lineRule="auto"/>
                              <w:jc w:val="center"/>
                              <w:textDirection w:val="btLr"/>
                            </w:pPr>
                            <w:r>
                              <w:rPr>
                                <w:b/>
                                <w:color w:val="000000"/>
                                <w:sz w:val="32"/>
                              </w:rPr>
                              <w:t>TRƯỜNG ĐẠI HỌC CÔNG NGHIỆP TP.HCM</w:t>
                            </w:r>
                          </w:p>
                          <w:p w14:paraId="1E138390" w14:textId="77777777" w:rsidR="00E15B8B" w:rsidRDefault="00A81C5D">
                            <w:pPr>
                              <w:spacing w:after="60" w:line="240" w:lineRule="auto"/>
                              <w:jc w:val="center"/>
                              <w:textDirection w:val="btLr"/>
                            </w:pPr>
                            <w:r>
                              <w:rPr>
                                <w:b/>
                                <w:color w:val="000000"/>
                                <w:sz w:val="32"/>
                              </w:rPr>
                              <w:t>KHOA CÔNG NGHỆ THÔNG TIN</w:t>
                            </w:r>
                          </w:p>
                        </w:txbxContent>
                      </wps:txbx>
                      <wps:bodyPr spcFirstLastPara="1" wrap="square" lIns="91425" tIns="45700" rIns="91425" bIns="45700" anchor="ctr" anchorCtr="0">
                        <a:noAutofit/>
                      </wps:bodyPr>
                    </wps:wsp>
                  </a:graphicData>
                </a:graphic>
              </wp:anchor>
            </w:drawing>
          </mc:Choice>
          <mc:Fallback>
            <w:pict>
              <v:rect w14:anchorId="2251F576" id="Rectangle 1921026631" o:spid="_x0000_s1039" style="position:absolute;left:0;text-align:left;margin-left:70pt;margin-top:26.3pt;width:377.35pt;height:72.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" fillcolor="white [3201]" stroked="f">
                <v:textbox inset="2.53958mm,1.2694mm,2.53958mm,1.2694mm">
                  <w:txbxContent>
                    <w:p w14:paraId="7071B4A6" w14:textId="77777777" w:rsidR="00E15B8B" w:rsidRDefault="00A81C5D">
                      <w:pPr>
                        <w:spacing w:after="60" w:line="240" w:lineRule="auto"/>
                        <w:jc w:val="center"/>
                        <w:textDirection w:val="btLr"/>
                      </w:pPr>
                      <w:r>
                        <w:rPr>
                          <w:b/>
                          <w:color w:val="000000"/>
                          <w:sz w:val="32"/>
                        </w:rPr>
                        <w:t>BỘ CÔNG THƯƠNG</w:t>
                      </w:r>
                    </w:p>
                    <w:p w14:paraId="552C4302" w14:textId="77777777" w:rsidR="00E15B8B" w:rsidRDefault="00A81C5D">
                      <w:pPr>
                        <w:spacing w:after="60" w:line="240" w:lineRule="auto"/>
                        <w:jc w:val="center"/>
                        <w:textDirection w:val="btLr"/>
                      </w:pPr>
                      <w:r>
                        <w:rPr>
                          <w:b/>
                          <w:color w:val="000000"/>
                          <w:sz w:val="32"/>
                        </w:rPr>
                        <w:t>TRƯỜNG ĐẠI HỌC CÔNG NGHIỆP TP.HCM</w:t>
                      </w:r>
                    </w:p>
                    <w:p w14:paraId="1E138390" w14:textId="77777777" w:rsidR="00E15B8B" w:rsidRDefault="00A81C5D">
                      <w:pPr>
                        <w:spacing w:after="60" w:line="240" w:lineRule="auto"/>
                        <w:jc w:val="center"/>
                        <w:textDirection w:val="btLr"/>
                      </w:pPr>
                      <w:r>
                        <w:rPr>
                          <w:b/>
                          <w:color w:val="000000"/>
                          <w:sz w:val="32"/>
                        </w:rPr>
                        <w:t>KHOA CÔNG NGHỆ THÔNG TIN</w:t>
                      </w:r>
                    </w:p>
                  </w:txbxContent>
                </v:textbox>
              </v:rect>
            </w:pict>
          </mc:Fallback>
        </mc:AlternateContent>
      </w:r>
    </w:p>
    <w:p w14:paraId="04344EC9" w14:textId="77777777" w:rsidR="00E15B8B" w:rsidRDefault="00A81C5D">
      <w:pPr>
        <w:pBdr>
          <w:top w:val="nil"/>
          <w:left w:val="nil"/>
          <w:bottom w:val="nil"/>
          <w:right w:val="nil"/>
          <w:between w:val="nil"/>
        </w:pBdr>
        <w:spacing w:before="1540" w:after="240" w:line="240" w:lineRule="auto"/>
        <w:rPr>
          <w:b/>
          <w:bCs/>
          <w:color w:val="000000"/>
          <w:sz w:val="22"/>
          <w:szCs w:val="22"/>
        </w:rPr>
      </w:pPr>
      <w:r>
        <w:rPr>
          <w:noProof/>
        </w:rPr>
        <w:drawing>
          <wp:inline distT="0" distB="0" distL="0" distR="0" wp14:anchorId="3914BFAE" wp14:editId="6C0A59DD">
            <wp:extent cx="6292758" cy="414192"/>
            <wp:effectExtent l="0" t="0" r="0" b="0"/>
            <wp:docPr id="192102670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7"/>
                    <a:srcRect/>
                    <a:stretch>
                      <a:fillRect/>
                    </a:stretch>
                  </pic:blipFill>
                  <pic:spPr>
                    <a:xfrm>
                      <a:off x="0" y="0"/>
                      <a:ext cx="6292758" cy="414192"/>
                    </a:xfrm>
                    <a:prstGeom prst="rect">
                      <a:avLst/>
                    </a:prstGeom>
                    <a:ln/>
                  </pic:spPr>
                </pic:pic>
              </a:graphicData>
            </a:graphic>
          </wp:inline>
        </w:drawing>
      </w:r>
    </w:p>
    <w:p w14:paraId="65BF1C0E" w14:textId="696C301F" w:rsidR="00E15B8B" w:rsidRDefault="00E47255">
      <w:pPr>
        <w:pBdr>
          <w:top w:val="nil"/>
          <w:left w:val="nil"/>
          <w:bottom w:val="nil"/>
          <w:right w:val="nil"/>
          <w:between w:val="nil"/>
        </w:pBdr>
        <w:rPr>
          <w:b/>
          <w:bCs/>
          <w:color w:val="366091"/>
          <w:sz w:val="28"/>
          <w:szCs w:val="28"/>
        </w:rPr>
      </w:pPr>
      <w:r>
        <w:rPr>
          <w:b/>
          <w:bCs/>
          <w:noProof/>
          <w:color w:val="000000"/>
          <w:sz w:val="28"/>
          <w:szCs w:val="28"/>
        </w:rPr>
        <w:drawing>
          <wp:anchor distT="0" distB="0" distL="114300" distR="114300" simplePos="0" relativeHeight="251658241" behindDoc="0" locked="0" layoutInCell="1" allowOverlap="1" wp14:anchorId="64266373" wp14:editId="1E7160D2">
            <wp:simplePos x="0" y="0"/>
            <wp:positionH relativeFrom="column">
              <wp:posOffset>1160145</wp:posOffset>
            </wp:positionH>
            <wp:positionV relativeFrom="paragraph">
              <wp:posOffset>307975</wp:posOffset>
            </wp:positionV>
            <wp:extent cx="4297680" cy="1124712"/>
            <wp:effectExtent l="0" t="0" r="0" b="0"/>
            <wp:wrapTopAndBottom/>
            <wp:docPr id="1921026703"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4297680" cy="1124712"/>
                    </a:xfrm>
                    <a:prstGeom prst="rect">
                      <a:avLst/>
                    </a:prstGeom>
                    <a:ln/>
                  </pic:spPr>
                </pic:pic>
              </a:graphicData>
            </a:graphic>
            <wp14:sizeRelH relativeFrom="margin">
              <wp14:pctWidth>0</wp14:pctWidth>
            </wp14:sizeRelH>
            <wp14:sizeRelV relativeFrom="margin">
              <wp14:pctHeight>0</wp14:pctHeight>
            </wp14:sizeRelV>
          </wp:anchor>
        </w:drawing>
      </w:r>
    </w:p>
    <w:p w14:paraId="6FA43746" w14:textId="357F22F0" w:rsidR="00E15B8B" w:rsidRDefault="00E15B8B">
      <w:pPr>
        <w:pBdr>
          <w:top w:val="nil"/>
          <w:left w:val="nil"/>
          <w:bottom w:val="nil"/>
          <w:right w:val="nil"/>
          <w:between w:val="nil"/>
        </w:pBdr>
        <w:jc w:val="center"/>
        <w:rPr>
          <w:b/>
          <w:bCs/>
          <w:color w:val="000000"/>
          <w:sz w:val="28"/>
          <w:szCs w:val="28"/>
        </w:rPr>
      </w:pPr>
    </w:p>
    <w:p w14:paraId="09E971BE" w14:textId="77777777" w:rsidR="00E15B8B" w:rsidRDefault="00E15B8B">
      <w:pPr>
        <w:rPr>
          <w:b/>
          <w:bCs/>
        </w:rPr>
      </w:pPr>
    </w:p>
    <w:p w14:paraId="5BBD3C7F" w14:textId="77777777" w:rsidR="00E15B8B" w:rsidRDefault="00E15B8B">
      <w:pPr>
        <w:jc w:val="center"/>
        <w:rPr>
          <w:b/>
          <w:bCs/>
          <w:sz w:val="36"/>
          <w:szCs w:val="36"/>
        </w:rPr>
      </w:pPr>
    </w:p>
    <w:p w14:paraId="05C6B001" w14:textId="744E9EEA" w:rsidR="00E15B8B" w:rsidRPr="00D737DB" w:rsidRDefault="00A81C5D" w:rsidP="00E47255">
      <w:pPr>
        <w:ind w:firstLine="720"/>
        <w:jc w:val="center"/>
        <w:rPr>
          <w:b/>
          <w:bCs/>
          <w:i/>
          <w:sz w:val="36"/>
          <w:szCs w:val="36"/>
          <w:lang w:val="en-US"/>
        </w:rPr>
      </w:pPr>
      <w:r w:rsidRPr="00D737DB">
        <w:rPr>
          <w:b/>
          <w:bCs/>
          <w:i/>
          <w:color w:val="000000" w:themeColor="text1"/>
          <w:sz w:val="36"/>
          <w:szCs w:val="36"/>
          <w:lang w:val="en-US"/>
        </w:rPr>
        <w:t>Đ</w:t>
      </w:r>
      <w:r w:rsidR="00E47255" w:rsidRPr="00D737DB">
        <w:rPr>
          <w:b/>
          <w:bCs/>
          <w:i/>
          <w:color w:val="000000" w:themeColor="text1"/>
          <w:sz w:val="36"/>
          <w:szCs w:val="36"/>
          <w:lang w:val="en-US"/>
        </w:rPr>
        <w:t>ề</w:t>
      </w:r>
      <w:r w:rsidRPr="00D737DB">
        <w:rPr>
          <w:b/>
          <w:bCs/>
          <w:i/>
          <w:color w:val="000000" w:themeColor="text1"/>
          <w:sz w:val="36"/>
          <w:szCs w:val="36"/>
          <w:lang w:val="en-US"/>
        </w:rPr>
        <w:t xml:space="preserve"> </w:t>
      </w:r>
      <w:r w:rsidR="00E47255" w:rsidRPr="00D737DB">
        <w:rPr>
          <w:b/>
          <w:bCs/>
          <w:i/>
          <w:color w:val="000000" w:themeColor="text1"/>
          <w:sz w:val="36"/>
          <w:szCs w:val="36"/>
          <w:lang w:val="en-US"/>
        </w:rPr>
        <w:t>t</w:t>
      </w:r>
      <w:r w:rsidRPr="00D737DB">
        <w:rPr>
          <w:b/>
          <w:bCs/>
          <w:i/>
          <w:color w:val="000000" w:themeColor="text1"/>
          <w:sz w:val="36"/>
          <w:szCs w:val="36"/>
          <w:lang w:val="en-US"/>
        </w:rPr>
        <w:t xml:space="preserve">ài: </w:t>
      </w:r>
      <w:r w:rsidR="00D737DB" w:rsidRPr="00D737DB">
        <w:rPr>
          <w:b/>
          <w:bCs/>
          <w:i/>
          <w:color w:val="000000" w:themeColor="text1"/>
          <w:sz w:val="36"/>
          <w:szCs w:val="36"/>
          <w:lang w:val="en-US"/>
        </w:rPr>
        <w:t>Website thương mại điện tử đa danh mục</w:t>
      </w:r>
    </w:p>
    <w:p w14:paraId="325ABE00" w14:textId="77777777" w:rsidR="00E15B8B" w:rsidRDefault="00E15B8B">
      <w:pPr>
        <w:jc w:val="center"/>
        <w:rPr>
          <w:b/>
          <w:bCs/>
          <w:sz w:val="36"/>
          <w:szCs w:val="36"/>
        </w:rPr>
      </w:pPr>
    </w:p>
    <w:p w14:paraId="5E37E336" w14:textId="77777777" w:rsidR="00E15B8B" w:rsidRDefault="00E15B8B">
      <w:pPr>
        <w:pBdr>
          <w:top w:val="nil"/>
          <w:left w:val="nil"/>
          <w:bottom w:val="nil"/>
          <w:right w:val="nil"/>
          <w:between w:val="nil"/>
        </w:pBdr>
        <w:rPr>
          <w:b/>
          <w:bCs/>
          <w:color w:val="000000"/>
        </w:rPr>
      </w:pPr>
    </w:p>
    <w:p w14:paraId="211466F6" w14:textId="1DD7335B" w:rsidR="00E15B8B" w:rsidRPr="00D737DB" w:rsidRDefault="00A81C5D" w:rsidP="00EC37E8">
      <w:pPr>
        <w:tabs>
          <w:tab w:val="left" w:pos="4590"/>
        </w:tabs>
        <w:spacing w:before="120" w:after="120" w:line="240" w:lineRule="auto"/>
        <w:ind w:firstLine="1170"/>
        <w:rPr>
          <w:b/>
          <w:bCs/>
          <w:i/>
          <w:lang w:val="en-US"/>
        </w:rPr>
      </w:pPr>
      <w:r w:rsidRPr="00D737DB">
        <w:rPr>
          <w:b/>
          <w:bCs/>
          <w:i/>
          <w:lang w:val="en-US"/>
        </w:rPr>
        <w:t>Giảng viên hướng dẫn</w:t>
      </w:r>
      <w:r w:rsidR="00EC37E8" w:rsidRPr="00D737DB">
        <w:rPr>
          <w:b/>
          <w:bCs/>
        </w:rPr>
        <w:tab/>
      </w:r>
      <w:r w:rsidRPr="00D737DB">
        <w:rPr>
          <w:b/>
          <w:bCs/>
          <w:lang w:val="en-US"/>
        </w:rPr>
        <w:t>:</w:t>
      </w:r>
      <w:r w:rsidRPr="00D737DB">
        <w:rPr>
          <w:b/>
          <w:bCs/>
          <w:i/>
          <w:lang w:val="en-US"/>
        </w:rPr>
        <w:t xml:space="preserve">   </w:t>
      </w:r>
      <w:r w:rsidR="00E47255" w:rsidRPr="00D737DB">
        <w:rPr>
          <w:b/>
          <w:bCs/>
          <w:lang w:val="en-US"/>
        </w:rPr>
        <w:t>TS. Nguyễn Vũ Lâm</w:t>
      </w:r>
    </w:p>
    <w:p w14:paraId="26BEA4C4" w14:textId="63D9EBB2" w:rsidR="00E15B8B" w:rsidRPr="00D737DB" w:rsidRDefault="00A81C5D" w:rsidP="00EC37E8">
      <w:pPr>
        <w:tabs>
          <w:tab w:val="left" w:pos="4590"/>
        </w:tabs>
        <w:spacing w:before="120" w:after="120" w:line="240" w:lineRule="auto"/>
        <w:ind w:firstLine="1170"/>
        <w:rPr>
          <w:b/>
          <w:bCs/>
          <w:i/>
          <w:lang w:val="en-US"/>
        </w:rPr>
      </w:pPr>
      <w:r w:rsidRPr="00D737DB">
        <w:rPr>
          <w:b/>
          <w:bCs/>
          <w:i/>
          <w:lang w:val="en-US"/>
        </w:rPr>
        <w:t>Lớp</w:t>
      </w:r>
      <w:r w:rsidR="00EC37E8" w:rsidRPr="00D737DB">
        <w:rPr>
          <w:b/>
          <w:bCs/>
        </w:rPr>
        <w:tab/>
      </w:r>
      <w:r w:rsidRPr="00D737DB">
        <w:rPr>
          <w:b/>
          <w:bCs/>
          <w:lang w:val="en-US"/>
        </w:rPr>
        <w:t>:</w:t>
      </w:r>
      <w:r w:rsidRPr="00D737DB">
        <w:rPr>
          <w:b/>
          <w:bCs/>
          <w:i/>
          <w:lang w:val="en-US"/>
        </w:rPr>
        <w:t xml:space="preserve">   </w:t>
      </w:r>
      <w:r w:rsidR="00EC37E8" w:rsidRPr="00D737DB">
        <w:rPr>
          <w:b/>
          <w:bCs/>
          <w:lang w:val="en-US"/>
        </w:rPr>
        <w:t>DHKTPM17ABCTT</w:t>
      </w:r>
      <w:r w:rsidRPr="00D737DB">
        <w:rPr>
          <w:b/>
          <w:bCs/>
          <w:lang w:val="en-US"/>
        </w:rPr>
        <w:t xml:space="preserve"> – </w:t>
      </w:r>
      <w:r w:rsidR="00BB2982" w:rsidRPr="00D737DB">
        <w:rPr>
          <w:b/>
          <w:bCs/>
          <w:lang w:val="en-US"/>
        </w:rPr>
        <w:t>422000395001</w:t>
      </w:r>
    </w:p>
    <w:p w14:paraId="7AC3ABEC" w14:textId="72B4FC06" w:rsidR="00E15B8B" w:rsidRPr="00D737DB" w:rsidRDefault="00A81C5D" w:rsidP="00EC37E8">
      <w:pPr>
        <w:tabs>
          <w:tab w:val="left" w:pos="4590"/>
        </w:tabs>
        <w:spacing w:before="120" w:after="120" w:line="240" w:lineRule="auto"/>
        <w:ind w:firstLine="1170"/>
        <w:rPr>
          <w:b/>
          <w:bCs/>
          <w:i/>
          <w:lang w:val="en-US"/>
        </w:rPr>
      </w:pPr>
      <w:r w:rsidRPr="00D737DB">
        <w:rPr>
          <w:b/>
          <w:bCs/>
          <w:i/>
          <w:lang w:val="en-US"/>
        </w:rPr>
        <w:t>Nhóm</w:t>
      </w:r>
      <w:r w:rsidR="00EC37E8" w:rsidRPr="00D737DB">
        <w:rPr>
          <w:b/>
          <w:bCs/>
        </w:rPr>
        <w:tab/>
      </w:r>
      <w:r w:rsidRPr="00D737DB">
        <w:rPr>
          <w:b/>
          <w:bCs/>
          <w:lang w:val="en-US"/>
        </w:rPr>
        <w:t xml:space="preserve">: </w:t>
      </w:r>
      <w:r w:rsidRPr="00D737DB">
        <w:rPr>
          <w:b/>
          <w:bCs/>
          <w:i/>
          <w:lang w:val="en-US"/>
        </w:rPr>
        <w:t xml:space="preserve">  </w:t>
      </w:r>
      <w:r w:rsidRPr="00D737DB">
        <w:rPr>
          <w:b/>
          <w:bCs/>
          <w:lang w:val="en-US"/>
        </w:rPr>
        <w:t>0</w:t>
      </w:r>
      <w:r w:rsidR="00EC37E8" w:rsidRPr="00D737DB">
        <w:rPr>
          <w:b/>
          <w:bCs/>
          <w:lang w:val="en-US"/>
        </w:rPr>
        <w:t>1</w:t>
      </w:r>
    </w:p>
    <w:p w14:paraId="3FA769D5" w14:textId="3D444102" w:rsidR="00E15B8B" w:rsidRPr="00D737DB" w:rsidRDefault="00A81C5D" w:rsidP="00EC37E8">
      <w:pPr>
        <w:tabs>
          <w:tab w:val="left" w:pos="2835"/>
          <w:tab w:val="left" w:pos="4590"/>
        </w:tabs>
        <w:spacing w:before="120" w:after="120" w:line="240" w:lineRule="auto"/>
        <w:ind w:firstLine="1170"/>
        <w:rPr>
          <w:b/>
          <w:bCs/>
          <w:i/>
          <w:lang w:val="en-US"/>
        </w:rPr>
      </w:pPr>
      <w:r w:rsidRPr="00D737DB">
        <w:rPr>
          <w:b/>
          <w:bCs/>
          <w:i/>
          <w:lang w:val="en-US"/>
        </w:rPr>
        <w:t>Môn học</w:t>
      </w:r>
      <w:r w:rsidRPr="00D737DB">
        <w:rPr>
          <w:b/>
          <w:bCs/>
        </w:rPr>
        <w:tab/>
      </w:r>
      <w:r w:rsidRPr="00D737DB">
        <w:rPr>
          <w:b/>
          <w:bCs/>
        </w:rPr>
        <w:tab/>
      </w:r>
      <w:r w:rsidRPr="00D737DB">
        <w:rPr>
          <w:b/>
          <w:bCs/>
          <w:lang w:val="en-US"/>
        </w:rPr>
        <w:t>:   Lập trình WWW (Java)</w:t>
      </w:r>
    </w:p>
    <w:p w14:paraId="1493D5D7" w14:textId="77777777" w:rsidR="00E15B8B" w:rsidRDefault="00E15B8B">
      <w:pPr>
        <w:pBdr>
          <w:top w:val="nil"/>
          <w:left w:val="nil"/>
          <w:bottom w:val="nil"/>
          <w:right w:val="nil"/>
          <w:between w:val="nil"/>
        </w:pBdr>
        <w:rPr>
          <w:b/>
          <w:bCs/>
          <w:color w:val="000000"/>
        </w:rPr>
      </w:pPr>
    </w:p>
    <w:p w14:paraId="067F5B32" w14:textId="77777777" w:rsidR="00E15B8B" w:rsidRDefault="00E15B8B">
      <w:pPr>
        <w:pBdr>
          <w:top w:val="nil"/>
          <w:left w:val="nil"/>
          <w:bottom w:val="nil"/>
          <w:right w:val="nil"/>
          <w:between w:val="nil"/>
        </w:pBdr>
        <w:jc w:val="center"/>
        <w:rPr>
          <w:b/>
          <w:bCs/>
          <w:color w:val="000000"/>
        </w:rPr>
      </w:pPr>
    </w:p>
    <w:p w14:paraId="5EDA4895" w14:textId="77777777" w:rsidR="00E15B8B" w:rsidRDefault="00E15B8B">
      <w:pPr>
        <w:pBdr>
          <w:top w:val="nil"/>
          <w:left w:val="nil"/>
          <w:bottom w:val="nil"/>
          <w:right w:val="nil"/>
          <w:between w:val="nil"/>
        </w:pBdr>
        <w:jc w:val="center"/>
        <w:rPr>
          <w:b/>
          <w:bCs/>
          <w:color w:val="000000"/>
        </w:rPr>
      </w:pPr>
    </w:p>
    <w:p w14:paraId="771F578A" w14:textId="77777777" w:rsidR="00E15B8B" w:rsidRDefault="00E15B8B">
      <w:pPr>
        <w:pBdr>
          <w:top w:val="nil"/>
          <w:left w:val="nil"/>
          <w:bottom w:val="nil"/>
          <w:right w:val="nil"/>
          <w:between w:val="nil"/>
        </w:pBdr>
        <w:jc w:val="center"/>
        <w:rPr>
          <w:b/>
          <w:bCs/>
          <w:color w:val="000000"/>
        </w:rPr>
      </w:pPr>
    </w:p>
    <w:p w14:paraId="68A2AF68" w14:textId="77777777" w:rsidR="00E63603" w:rsidRDefault="00E63603">
      <w:pPr>
        <w:pBdr>
          <w:top w:val="nil"/>
          <w:left w:val="nil"/>
          <w:bottom w:val="nil"/>
          <w:right w:val="nil"/>
          <w:between w:val="nil"/>
        </w:pBdr>
        <w:jc w:val="center"/>
        <w:rPr>
          <w:b/>
          <w:bCs/>
          <w:color w:val="000000"/>
        </w:rPr>
      </w:pPr>
    </w:p>
    <w:p w14:paraId="05DDA604" w14:textId="77777777" w:rsidR="00E63603" w:rsidRDefault="00E63603">
      <w:pPr>
        <w:pBdr>
          <w:top w:val="nil"/>
          <w:left w:val="nil"/>
          <w:bottom w:val="nil"/>
          <w:right w:val="nil"/>
          <w:between w:val="nil"/>
        </w:pBdr>
        <w:jc w:val="center"/>
        <w:rPr>
          <w:b/>
          <w:bCs/>
          <w:color w:val="000000"/>
        </w:rPr>
      </w:pPr>
    </w:p>
    <w:p w14:paraId="02919ABD" w14:textId="77777777" w:rsidR="00E63603" w:rsidRDefault="00E63603">
      <w:pPr>
        <w:pBdr>
          <w:top w:val="nil"/>
          <w:left w:val="nil"/>
          <w:bottom w:val="nil"/>
          <w:right w:val="nil"/>
          <w:between w:val="nil"/>
        </w:pBdr>
        <w:jc w:val="center"/>
        <w:rPr>
          <w:b/>
          <w:bCs/>
          <w:color w:val="000000"/>
        </w:rPr>
      </w:pPr>
    </w:p>
    <w:p w14:paraId="086E3A0E" w14:textId="6388908A" w:rsidR="00E15B8B" w:rsidRDefault="00A81C5D" w:rsidP="00031A48">
      <w:pPr>
        <w:pBdr>
          <w:top w:val="nil"/>
          <w:left w:val="nil"/>
          <w:bottom w:val="nil"/>
          <w:right w:val="nil"/>
          <w:between w:val="nil"/>
        </w:pBdr>
        <w:ind w:firstLine="720"/>
        <w:jc w:val="center"/>
        <w:rPr>
          <w:i/>
          <w:color w:val="000000"/>
          <w:lang w:val="en-US"/>
        </w:rPr>
      </w:pPr>
      <w:r w:rsidRPr="2095AED0">
        <w:rPr>
          <w:i/>
          <w:color w:val="000000" w:themeColor="text1"/>
          <w:lang w:val="en-US"/>
        </w:rPr>
        <w:t xml:space="preserve">TP.HCM, ngày </w:t>
      </w:r>
      <w:r w:rsidR="00031A48" w:rsidRPr="2095AED0">
        <w:rPr>
          <w:i/>
          <w:color w:val="000000" w:themeColor="text1"/>
          <w:lang w:val="en-US"/>
        </w:rPr>
        <w:t>22</w:t>
      </w:r>
      <w:r w:rsidRPr="2095AED0">
        <w:rPr>
          <w:i/>
          <w:color w:val="000000" w:themeColor="text1"/>
          <w:lang w:val="en-US"/>
        </w:rPr>
        <w:t xml:space="preserve"> tháng </w:t>
      </w:r>
      <w:r w:rsidR="00031A48" w:rsidRPr="2095AED0">
        <w:rPr>
          <w:i/>
          <w:color w:val="000000" w:themeColor="text1"/>
          <w:lang w:val="en-US"/>
        </w:rPr>
        <w:t>5</w:t>
      </w:r>
      <w:r w:rsidRPr="2095AED0">
        <w:rPr>
          <w:i/>
          <w:color w:val="000000" w:themeColor="text1"/>
          <w:lang w:val="en-US"/>
        </w:rPr>
        <w:t xml:space="preserve"> năm 202</w:t>
      </w:r>
      <w:r w:rsidR="00031A48" w:rsidRPr="2095AED0">
        <w:rPr>
          <w:i/>
          <w:color w:val="000000" w:themeColor="text1"/>
          <w:lang w:val="en-US"/>
        </w:rPr>
        <w:t>6</w:t>
      </w:r>
    </w:p>
    <w:p w14:paraId="07B5D460" w14:textId="77777777" w:rsidR="00E15B8B" w:rsidRDefault="00E15B8B">
      <w:pPr>
        <w:rPr>
          <w:b/>
          <w:bCs/>
        </w:rPr>
      </w:pPr>
    </w:p>
    <w:p w14:paraId="65A11D92" w14:textId="77777777" w:rsidR="00E15B8B" w:rsidRDefault="00E15B8B">
      <w:pPr>
        <w:rPr>
          <w:b/>
          <w:bCs/>
        </w:rPr>
      </w:pPr>
    </w:p>
    <w:p w14:paraId="70F85ACE" w14:textId="77777777" w:rsidR="00E15B8B" w:rsidRDefault="00E15B8B">
      <w:pPr>
        <w:rPr>
          <w:b/>
          <w:bCs/>
        </w:rPr>
      </w:pPr>
    </w:p>
    <w:tbl>
      <w:tblPr>
        <w:tblStyle w:val="TableGrid"/>
        <w:tblW w:w="9017" w:type="dxa"/>
        <w:tblLook w:val="04A0" w:firstRow="1" w:lastRow="0" w:firstColumn="1" w:lastColumn="0" w:noHBand="0" w:noVBand="1"/>
      </w:tblPr>
      <w:tblGrid>
        <w:gridCol w:w="708"/>
        <w:gridCol w:w="1380"/>
        <w:gridCol w:w="2857"/>
        <w:gridCol w:w="2547"/>
        <w:gridCol w:w="1525"/>
      </w:tblGrid>
      <w:tr w:rsidR="00031A48" w14:paraId="0CB81074" w14:textId="77777777" w:rsidTr="2AD621CB">
        <w:tc>
          <w:tcPr>
            <w:tcW w:w="708" w:type="dxa"/>
            <w:vAlign w:val="center"/>
          </w:tcPr>
          <w:p w14:paraId="6F82238D" w14:textId="4BEA9429" w:rsidR="00031A48" w:rsidRDefault="00031A48" w:rsidP="00111BC1">
            <w:pPr>
              <w:jc w:val="center"/>
              <w:rPr>
                <w:b/>
                <w:bCs/>
              </w:rPr>
            </w:pPr>
            <w:r>
              <w:rPr>
                <w:b/>
                <w:bCs/>
              </w:rPr>
              <w:t>STT</w:t>
            </w:r>
          </w:p>
        </w:tc>
        <w:tc>
          <w:tcPr>
            <w:tcW w:w="1380" w:type="dxa"/>
            <w:vAlign w:val="center"/>
          </w:tcPr>
          <w:p w14:paraId="6E9AD9B3" w14:textId="1D5568B4" w:rsidR="00031A48" w:rsidRDefault="00031A48" w:rsidP="00111BC1">
            <w:pPr>
              <w:jc w:val="center"/>
              <w:rPr>
                <w:b/>
                <w:bCs/>
              </w:rPr>
            </w:pPr>
            <w:r>
              <w:rPr>
                <w:b/>
                <w:bCs/>
              </w:rPr>
              <w:t>MSSV</w:t>
            </w:r>
          </w:p>
        </w:tc>
        <w:tc>
          <w:tcPr>
            <w:tcW w:w="2857" w:type="dxa"/>
            <w:vAlign w:val="center"/>
          </w:tcPr>
          <w:p w14:paraId="7092DAE2" w14:textId="77777777" w:rsidR="00031A48" w:rsidRDefault="00031A48" w:rsidP="00111BC1">
            <w:pPr>
              <w:jc w:val="center"/>
              <w:rPr>
                <w:b/>
                <w:lang w:val="en-US"/>
              </w:rPr>
            </w:pPr>
            <w:r w:rsidRPr="2095AED0">
              <w:rPr>
                <w:b/>
                <w:lang w:val="en-US"/>
              </w:rPr>
              <w:t>Họ tên</w:t>
            </w:r>
          </w:p>
          <w:p w14:paraId="459E9426" w14:textId="392AAC4D" w:rsidR="00031A48" w:rsidRDefault="00031A48" w:rsidP="00111BC1">
            <w:pPr>
              <w:jc w:val="center"/>
              <w:rPr>
                <w:b/>
                <w:lang w:val="en-US"/>
              </w:rPr>
            </w:pPr>
            <w:r w:rsidRPr="2095AED0">
              <w:rPr>
                <w:b/>
                <w:lang w:val="en-US"/>
              </w:rPr>
              <w:t>(x: nhóm trưởng)</w:t>
            </w:r>
          </w:p>
        </w:tc>
        <w:tc>
          <w:tcPr>
            <w:tcW w:w="2547" w:type="dxa"/>
            <w:vAlign w:val="center"/>
          </w:tcPr>
          <w:p w14:paraId="6FA653D6" w14:textId="3A054375" w:rsidR="00031A48" w:rsidRDefault="00031A48" w:rsidP="00111BC1">
            <w:pPr>
              <w:jc w:val="center"/>
              <w:rPr>
                <w:b/>
                <w:lang w:val="en-US"/>
              </w:rPr>
            </w:pPr>
            <w:r w:rsidRPr="2095AED0">
              <w:rPr>
                <w:b/>
                <w:lang w:val="en-US"/>
              </w:rPr>
              <w:t>Nhiệm vụ</w:t>
            </w:r>
          </w:p>
        </w:tc>
        <w:tc>
          <w:tcPr>
            <w:tcW w:w="1525" w:type="dxa"/>
            <w:vAlign w:val="center"/>
          </w:tcPr>
          <w:p w14:paraId="5AEB375F" w14:textId="3C72E08F" w:rsidR="00031A48" w:rsidRDefault="00031A48" w:rsidP="00111BC1">
            <w:pPr>
              <w:jc w:val="center"/>
              <w:rPr>
                <w:b/>
                <w:lang w:val="en-US"/>
              </w:rPr>
            </w:pPr>
            <w:r w:rsidRPr="2095AED0">
              <w:rPr>
                <w:b/>
                <w:lang w:val="en-US"/>
              </w:rPr>
              <w:t>Mức độ hoàn thành</w:t>
            </w:r>
          </w:p>
        </w:tc>
      </w:tr>
      <w:tr w:rsidR="00031A48" w:rsidRPr="00111BC1" w14:paraId="6EAED82E" w14:textId="77777777" w:rsidTr="2AD621CB">
        <w:tc>
          <w:tcPr>
            <w:tcW w:w="708" w:type="dxa"/>
          </w:tcPr>
          <w:p w14:paraId="0C5BFCEC" w14:textId="7A30275B" w:rsidR="00031A48" w:rsidRPr="00111BC1" w:rsidRDefault="00111BC1" w:rsidP="00111BC1">
            <w:pPr>
              <w:jc w:val="center"/>
            </w:pPr>
            <w:r w:rsidRPr="00111BC1">
              <w:t>1</w:t>
            </w:r>
          </w:p>
        </w:tc>
        <w:tc>
          <w:tcPr>
            <w:tcW w:w="1380" w:type="dxa"/>
          </w:tcPr>
          <w:p w14:paraId="4002A7DA" w14:textId="1D90F6CA" w:rsidR="00031A48" w:rsidRPr="00111BC1" w:rsidRDefault="00111BC1">
            <w:r w:rsidRPr="00111BC1">
              <w:t>22637541</w:t>
            </w:r>
          </w:p>
        </w:tc>
        <w:tc>
          <w:tcPr>
            <w:tcW w:w="2857" w:type="dxa"/>
          </w:tcPr>
          <w:p w14:paraId="40EE1FED" w14:textId="571E646E" w:rsidR="00031A48" w:rsidRPr="00111BC1" w:rsidRDefault="00111BC1">
            <w:r w:rsidRPr="00111BC1">
              <w:t>Phùng Văn Tú (x)</w:t>
            </w:r>
          </w:p>
        </w:tc>
        <w:tc>
          <w:tcPr>
            <w:tcW w:w="2547" w:type="dxa"/>
          </w:tcPr>
          <w:p w14:paraId="2DDE457F" w14:textId="4F51CDC1" w:rsidR="00CA7512" w:rsidRDefault="6E4CDD75">
            <w:r w:rsidRPr="6E4CDD75">
              <w:rPr>
                <w:lang w:val="en-US"/>
              </w:rPr>
              <w:t>- Trang chủ</w:t>
            </w:r>
          </w:p>
          <w:p w14:paraId="5D3615D7" w14:textId="64A44E46" w:rsidR="00EC2B94" w:rsidRDefault="6E4CDD75">
            <w:r w:rsidRPr="6E4CDD75">
              <w:rPr>
                <w:lang w:val="en-US"/>
              </w:rPr>
              <w:t>- Đăng ký tài khoản</w:t>
            </w:r>
          </w:p>
          <w:p w14:paraId="182494F7" w14:textId="6BAB9D8E" w:rsidR="00EC2B94" w:rsidRDefault="6E4CDD75">
            <w:r w:rsidRPr="6E4CDD75">
              <w:rPr>
                <w:lang w:val="en-US"/>
              </w:rPr>
              <w:t>- Đăng nhập</w:t>
            </w:r>
          </w:p>
          <w:p w14:paraId="5F730DBE" w14:textId="3C657F9C" w:rsidR="00EC2B94" w:rsidRDefault="6E4CDD75">
            <w:r w:rsidRPr="6E4CDD75">
              <w:rPr>
                <w:lang w:val="en-US"/>
              </w:rPr>
              <w:t>- Đổi mật khẩu</w:t>
            </w:r>
          </w:p>
          <w:p w14:paraId="5F5A2174" w14:textId="77777777" w:rsidR="00EB37C8" w:rsidRDefault="6E4CDD75">
            <w:r w:rsidRPr="6E4CDD75">
              <w:rPr>
                <w:lang w:val="en-US"/>
              </w:rPr>
              <w:t>- CRUD danh mục</w:t>
            </w:r>
          </w:p>
          <w:p w14:paraId="57D60003" w14:textId="77777777" w:rsidR="00CA7512" w:rsidRDefault="6E4CDD75">
            <w:r w:rsidRPr="6E4CDD75">
              <w:rPr>
                <w:lang w:val="en-US"/>
              </w:rPr>
              <w:t>- CRUD sản phẩm</w:t>
            </w:r>
          </w:p>
          <w:p w14:paraId="269BDC96" w14:textId="77777777" w:rsidR="003B695F" w:rsidRDefault="6E4CDD75">
            <w:r w:rsidRPr="6E4CDD75">
              <w:rPr>
                <w:lang w:val="en-US"/>
              </w:rPr>
              <w:t>- CRUD kích cở sản phẩm</w:t>
            </w:r>
          </w:p>
          <w:p w14:paraId="0A4B96C0" w14:textId="0D6CC328" w:rsidR="003B695F" w:rsidRPr="00111BC1" w:rsidRDefault="6E4CDD75">
            <w:r w:rsidRPr="6E4CDD75">
              <w:rPr>
                <w:lang w:val="en-US"/>
              </w:rPr>
              <w:t>- CRUD hình ảnh sản phẩm</w:t>
            </w:r>
          </w:p>
        </w:tc>
        <w:tc>
          <w:tcPr>
            <w:tcW w:w="1525" w:type="dxa"/>
          </w:tcPr>
          <w:p w14:paraId="10E2FA73" w14:textId="4ED434C3" w:rsidR="00031A48" w:rsidRPr="00111BC1" w:rsidRDefault="003451DB" w:rsidP="00390DAD">
            <w:pPr>
              <w:jc w:val="center"/>
            </w:pPr>
            <w:r>
              <w:t>100%</w:t>
            </w:r>
          </w:p>
        </w:tc>
      </w:tr>
      <w:tr w:rsidR="00031A48" w:rsidRPr="00111BC1" w14:paraId="497B66DB" w14:textId="77777777" w:rsidTr="2AD621CB">
        <w:tc>
          <w:tcPr>
            <w:tcW w:w="708" w:type="dxa"/>
          </w:tcPr>
          <w:p w14:paraId="44A844B6" w14:textId="2462D801" w:rsidR="00031A48" w:rsidRPr="00111BC1" w:rsidRDefault="00111BC1" w:rsidP="00111BC1">
            <w:pPr>
              <w:jc w:val="center"/>
            </w:pPr>
            <w:r w:rsidRPr="00111BC1">
              <w:t>2</w:t>
            </w:r>
          </w:p>
        </w:tc>
        <w:tc>
          <w:tcPr>
            <w:tcW w:w="1380" w:type="dxa"/>
          </w:tcPr>
          <w:p w14:paraId="0660D875" w14:textId="24873720" w:rsidR="00031A48" w:rsidRPr="00111BC1" w:rsidRDefault="2095AED0">
            <w:r>
              <w:t>22714591</w:t>
            </w:r>
          </w:p>
        </w:tc>
        <w:tc>
          <w:tcPr>
            <w:tcW w:w="2857" w:type="dxa"/>
          </w:tcPr>
          <w:p w14:paraId="4C5CA7EA" w14:textId="65EEEF17" w:rsidR="00031A48" w:rsidRPr="00111BC1" w:rsidRDefault="2095AED0">
            <w:r w:rsidRPr="7CB1C16C">
              <w:rPr>
                <w:lang w:val="en-US"/>
              </w:rPr>
              <w:t>Nguyễn Lâm Chí Tường</w:t>
            </w:r>
          </w:p>
        </w:tc>
        <w:tc>
          <w:tcPr>
            <w:tcW w:w="2547" w:type="dxa"/>
          </w:tcPr>
          <w:p w14:paraId="7ECF920C" w14:textId="616765CD" w:rsidR="00031A48" w:rsidRPr="00111BC1" w:rsidRDefault="588BA418" w:rsidP="588BA418">
            <w:pPr>
              <w:rPr>
                <w:lang w:val="en-US"/>
              </w:rPr>
            </w:pPr>
            <w:r w:rsidRPr="588BA418">
              <w:rPr>
                <w:lang w:val="en-US"/>
              </w:rPr>
              <w:t xml:space="preserve">- Xem trang cá nhân </w:t>
            </w:r>
          </w:p>
          <w:p w14:paraId="306C6A00" w14:textId="062D310A" w:rsidR="00031A48" w:rsidRPr="00111BC1" w:rsidRDefault="588BA418" w:rsidP="588BA418">
            <w:r w:rsidRPr="588BA418">
              <w:rPr>
                <w:lang w:val="en-US"/>
              </w:rPr>
              <w:t>- Cập nhật thông tin cá nhân</w:t>
            </w:r>
          </w:p>
          <w:p w14:paraId="57926557" w14:textId="2BA08FD4" w:rsidR="00031A48" w:rsidRPr="00111BC1" w:rsidRDefault="588BA418" w:rsidP="588BA418">
            <w:pPr>
              <w:rPr>
                <w:lang w:val="en-US"/>
              </w:rPr>
            </w:pPr>
            <w:r w:rsidRPr="588BA418">
              <w:rPr>
                <w:lang w:val="en-US"/>
              </w:rPr>
              <w:t>- Quên mật khẩu</w:t>
            </w:r>
          </w:p>
          <w:p w14:paraId="608FC961" w14:textId="7E18C417" w:rsidR="00031A48" w:rsidRPr="00111BC1" w:rsidRDefault="588BA418" w:rsidP="588BA418">
            <w:pPr>
              <w:rPr>
                <w:lang w:val="en-US"/>
              </w:rPr>
            </w:pPr>
            <w:r w:rsidRPr="588BA418">
              <w:rPr>
                <w:lang w:val="en-US"/>
              </w:rPr>
              <w:t>- CRUD địa chỉ giao hàng</w:t>
            </w:r>
          </w:p>
          <w:p w14:paraId="19A2AAAE" w14:textId="49A592F2" w:rsidR="00031A48" w:rsidRPr="00111BC1" w:rsidRDefault="531BB2DB" w:rsidP="588BA418">
            <w:pPr>
              <w:rPr>
                <w:lang w:val="en-US"/>
              </w:rPr>
            </w:pPr>
            <w:r w:rsidRPr="531BB2DB">
              <w:rPr>
                <w:lang w:val="en-US"/>
              </w:rPr>
              <w:t>- Chat Trợ lý ảo, tư vấn trực tuyến</w:t>
            </w:r>
            <w:r w:rsidR="009257AD">
              <w:rPr>
                <w:lang w:val="en-US"/>
              </w:rPr>
              <w:t xml:space="preserve"> với nhân viên</w:t>
            </w:r>
          </w:p>
        </w:tc>
        <w:tc>
          <w:tcPr>
            <w:tcW w:w="1525" w:type="dxa"/>
          </w:tcPr>
          <w:p w14:paraId="107A938E" w14:textId="035E05BB" w:rsidR="00031A48" w:rsidRPr="00111BC1" w:rsidRDefault="003451DB" w:rsidP="00390DAD">
            <w:pPr>
              <w:jc w:val="center"/>
            </w:pPr>
            <w:r>
              <w:t>100%</w:t>
            </w:r>
          </w:p>
        </w:tc>
      </w:tr>
      <w:tr w:rsidR="00111BC1" w:rsidRPr="00111BC1" w14:paraId="4CA410BE" w14:textId="77777777" w:rsidTr="2AD621CB">
        <w:tc>
          <w:tcPr>
            <w:tcW w:w="708" w:type="dxa"/>
          </w:tcPr>
          <w:p w14:paraId="56D43384" w14:textId="4D23355F" w:rsidR="00111BC1" w:rsidRPr="00111BC1" w:rsidRDefault="00111BC1" w:rsidP="00111BC1">
            <w:pPr>
              <w:jc w:val="center"/>
            </w:pPr>
            <w:r w:rsidRPr="00111BC1">
              <w:t>3</w:t>
            </w:r>
          </w:p>
        </w:tc>
        <w:tc>
          <w:tcPr>
            <w:tcW w:w="1380" w:type="dxa"/>
          </w:tcPr>
          <w:p w14:paraId="25C929D8" w14:textId="51C8D043" w:rsidR="00111BC1" w:rsidRPr="00111BC1" w:rsidRDefault="7CB1C16C">
            <w:r>
              <w:t>21107091</w:t>
            </w:r>
          </w:p>
        </w:tc>
        <w:tc>
          <w:tcPr>
            <w:tcW w:w="2857" w:type="dxa"/>
          </w:tcPr>
          <w:p w14:paraId="3157039C" w14:textId="4149F4B3" w:rsidR="00111BC1" w:rsidRPr="00111BC1" w:rsidRDefault="7CB1C16C">
            <w:r>
              <w:t>Ngô Quốc Tuấn</w:t>
            </w:r>
          </w:p>
        </w:tc>
        <w:tc>
          <w:tcPr>
            <w:tcW w:w="2547" w:type="dxa"/>
          </w:tcPr>
          <w:p w14:paraId="6A6BED0B" w14:textId="7CD6EEEC" w:rsidR="00111BC1" w:rsidRPr="00111BC1" w:rsidRDefault="54761754" w:rsidP="531BB2DB">
            <w:pPr>
              <w:rPr>
                <w:lang w:val="en-US"/>
              </w:rPr>
            </w:pPr>
            <w:r w:rsidRPr="54761754">
              <w:rPr>
                <w:lang w:val="en-US"/>
              </w:rPr>
              <w:t xml:space="preserve">- </w:t>
            </w:r>
            <w:r w:rsidRPr="5B753F0C">
              <w:rPr>
                <w:rFonts w:eastAsia="Segoe UI"/>
                <w:lang w:val="en-US"/>
              </w:rPr>
              <w:t>Đăng nhập Admin Panel</w:t>
            </w:r>
            <w:r w:rsidR="531BB2DB">
              <w:br/>
            </w:r>
            <w:r w:rsidR="07908372" w:rsidRPr="07908372">
              <w:rPr>
                <w:lang w:val="en-US"/>
              </w:rPr>
              <w:t>- Đăng xuất Admin Panel</w:t>
            </w:r>
          </w:p>
          <w:p w14:paraId="407D3152" w14:textId="177E30D0" w:rsidR="00111BC1" w:rsidRPr="00111BC1" w:rsidRDefault="531BB2DB" w:rsidP="531BB2DB">
            <w:pPr>
              <w:rPr>
                <w:lang w:val="en-US"/>
              </w:rPr>
            </w:pPr>
            <w:r w:rsidRPr="531BB2DB">
              <w:rPr>
                <w:lang w:val="en-US"/>
              </w:rPr>
              <w:t>- Gửi email thông tin đơn hàng khi thanh toán thành công</w:t>
            </w:r>
          </w:p>
          <w:p w14:paraId="72323DBA" w14:textId="410BA817" w:rsidR="00111BC1" w:rsidRPr="00111BC1" w:rsidRDefault="531BB2DB" w:rsidP="531BB2DB">
            <w:pPr>
              <w:rPr>
                <w:lang w:val="en-US"/>
              </w:rPr>
            </w:pPr>
            <w:r w:rsidRPr="531BB2DB">
              <w:rPr>
                <w:lang w:val="en-US"/>
              </w:rPr>
              <w:lastRenderedPageBreak/>
              <w:t>- Trang Dashboard</w:t>
            </w:r>
            <w:r w:rsidR="00111BC1">
              <w:br/>
            </w:r>
            <w:r w:rsidRPr="531BB2DB">
              <w:rPr>
                <w:lang w:val="en-US"/>
              </w:rPr>
              <w:t>- Trang Khách hàng (Tìm kiếm , xem chi tiết, vô hiệu hóa)</w:t>
            </w:r>
            <w:r w:rsidR="00111BC1">
              <w:br/>
            </w:r>
            <w:r w:rsidRPr="531BB2DB">
              <w:rPr>
                <w:lang w:val="en-US"/>
              </w:rPr>
              <w:t>- CRUD Tin nổi bật</w:t>
            </w:r>
          </w:p>
        </w:tc>
        <w:tc>
          <w:tcPr>
            <w:tcW w:w="1525" w:type="dxa"/>
          </w:tcPr>
          <w:p w14:paraId="0C770268" w14:textId="08F15C9A" w:rsidR="00111BC1" w:rsidRPr="00111BC1" w:rsidRDefault="003451DB" w:rsidP="00390DAD">
            <w:pPr>
              <w:jc w:val="center"/>
            </w:pPr>
            <w:r>
              <w:lastRenderedPageBreak/>
              <w:t>100%</w:t>
            </w:r>
          </w:p>
        </w:tc>
      </w:tr>
      <w:tr w:rsidR="00111BC1" w:rsidRPr="00111BC1" w14:paraId="746B8986" w14:textId="77777777" w:rsidTr="2AD621CB">
        <w:tc>
          <w:tcPr>
            <w:tcW w:w="708" w:type="dxa"/>
          </w:tcPr>
          <w:p w14:paraId="3A6B65FB" w14:textId="5C87E0C6" w:rsidR="00111BC1" w:rsidRPr="00111BC1" w:rsidRDefault="00111BC1" w:rsidP="00111BC1">
            <w:pPr>
              <w:jc w:val="center"/>
            </w:pPr>
            <w:r w:rsidRPr="00111BC1">
              <w:t>4</w:t>
            </w:r>
          </w:p>
        </w:tc>
        <w:tc>
          <w:tcPr>
            <w:tcW w:w="1380" w:type="dxa"/>
          </w:tcPr>
          <w:p w14:paraId="4534148B" w14:textId="3B42EABF" w:rsidR="00111BC1" w:rsidRPr="00111BC1" w:rsidRDefault="633F4968">
            <w:r>
              <w:t>22672071</w:t>
            </w:r>
          </w:p>
        </w:tc>
        <w:tc>
          <w:tcPr>
            <w:tcW w:w="2857" w:type="dxa"/>
          </w:tcPr>
          <w:p w14:paraId="7A04E179" w14:textId="49017AFC" w:rsidR="00111BC1" w:rsidRPr="00111BC1" w:rsidRDefault="633F4968">
            <w:r w:rsidRPr="633F4968">
              <w:rPr>
                <w:lang w:val="en-US"/>
              </w:rPr>
              <w:t>Lê Tấn Phong</w:t>
            </w:r>
          </w:p>
        </w:tc>
        <w:tc>
          <w:tcPr>
            <w:tcW w:w="2547" w:type="dxa"/>
          </w:tcPr>
          <w:p w14:paraId="0FAB0AD4" w14:textId="4E7735A6" w:rsidR="00111BC1" w:rsidRPr="00111BC1" w:rsidRDefault="6E4CDD75" w:rsidP="6E4CDD75">
            <w:pPr>
              <w:rPr>
                <w:lang w:val="en-US"/>
              </w:rPr>
            </w:pPr>
            <w:r w:rsidRPr="6E4CDD75">
              <w:rPr>
                <w:lang w:val="en-US"/>
              </w:rPr>
              <w:t xml:space="preserve">- </w:t>
            </w:r>
            <w:r w:rsidR="070C736E" w:rsidRPr="070C736E">
              <w:rPr>
                <w:lang w:val="en-US"/>
              </w:rPr>
              <w:t>Trang</w:t>
            </w:r>
            <w:r w:rsidR="008503A8">
              <w:rPr>
                <w:lang w:val="en-US"/>
              </w:rPr>
              <w:t xml:space="preserve"> danh sách</w:t>
            </w:r>
            <w:r w:rsidRPr="6E4CDD75">
              <w:rPr>
                <w:lang w:val="en-US"/>
              </w:rPr>
              <w:t xml:space="preserve"> sản phẩm</w:t>
            </w:r>
          </w:p>
          <w:p w14:paraId="0D41A276" w14:textId="7771EC2D" w:rsidR="00D56D4F" w:rsidRPr="00111BC1" w:rsidRDefault="00D56D4F" w:rsidP="6E4CDD75">
            <w:pPr>
              <w:rPr>
                <w:lang w:val="en-US"/>
              </w:rPr>
            </w:pPr>
            <w:r>
              <w:rPr>
                <w:lang w:val="en-US"/>
              </w:rPr>
              <w:t>-</w:t>
            </w:r>
            <w:r w:rsidR="00881F1A">
              <w:rPr>
                <w:lang w:val="en-US"/>
              </w:rPr>
              <w:t xml:space="preserve"> </w:t>
            </w:r>
            <w:r w:rsidR="003F064A">
              <w:rPr>
                <w:lang w:val="en-US"/>
              </w:rPr>
              <w:t>Trang chi tiết sản phẩm</w:t>
            </w:r>
          </w:p>
          <w:p w14:paraId="435A98C0" w14:textId="445F3007" w:rsidR="00111BC1" w:rsidRPr="00111BC1" w:rsidRDefault="6E4CDD75" w:rsidP="6E4CDD75">
            <w:pPr>
              <w:rPr>
                <w:lang w:val="en-US"/>
              </w:rPr>
            </w:pPr>
            <w:r w:rsidRPr="6E4CDD75">
              <w:rPr>
                <w:lang w:val="en-US"/>
              </w:rPr>
              <w:t>- Tìm kiếm</w:t>
            </w:r>
            <w:r w:rsidR="00A576F0">
              <w:rPr>
                <w:lang w:val="en-US"/>
              </w:rPr>
              <w:t xml:space="preserve"> sản phẩm</w:t>
            </w:r>
          </w:p>
          <w:p w14:paraId="19D50177" w14:textId="7AA30B2C" w:rsidR="00111BC1" w:rsidRPr="00111BC1" w:rsidRDefault="6E4CDD75" w:rsidP="6E4CDD75">
            <w:pPr>
              <w:rPr>
                <w:lang w:val="en-US"/>
              </w:rPr>
            </w:pPr>
            <w:r w:rsidRPr="6E4CDD75">
              <w:rPr>
                <w:lang w:val="en-US"/>
              </w:rPr>
              <w:t>- CRUD tài khoản nhân viên (admin)</w:t>
            </w:r>
          </w:p>
          <w:p w14:paraId="7382A5DE" w14:textId="67A014BF" w:rsidR="00111BC1" w:rsidRPr="00111BC1" w:rsidRDefault="6E4CDD75" w:rsidP="6E4CDD75">
            <w:pPr>
              <w:rPr>
                <w:lang w:val="en-US"/>
              </w:rPr>
            </w:pPr>
            <w:r w:rsidRPr="6E4CDD75">
              <w:rPr>
                <w:lang w:val="en-US"/>
              </w:rPr>
              <w:t>- Tìm kiếm tài khoản</w:t>
            </w:r>
          </w:p>
          <w:p w14:paraId="284ADC04" w14:textId="697A1E34" w:rsidR="00111BC1" w:rsidRPr="00111BC1" w:rsidRDefault="6E4CDD75" w:rsidP="6E4CDD75">
            <w:pPr>
              <w:rPr>
                <w:lang w:val="en-US"/>
              </w:rPr>
            </w:pPr>
            <w:r w:rsidRPr="6E4CDD75">
              <w:rPr>
                <w:lang w:val="en-US"/>
              </w:rPr>
              <w:t>- Vô hiệu hóa tài khoản</w:t>
            </w:r>
          </w:p>
        </w:tc>
        <w:tc>
          <w:tcPr>
            <w:tcW w:w="1525" w:type="dxa"/>
          </w:tcPr>
          <w:p w14:paraId="5AE73F12" w14:textId="3337E6AD" w:rsidR="00111BC1" w:rsidRPr="00111BC1" w:rsidRDefault="003451DB" w:rsidP="00390DAD">
            <w:pPr>
              <w:jc w:val="center"/>
            </w:pPr>
            <w:r>
              <w:t>100%</w:t>
            </w:r>
          </w:p>
        </w:tc>
      </w:tr>
      <w:tr w:rsidR="00111BC1" w:rsidRPr="00111BC1" w14:paraId="08A28937" w14:textId="77777777" w:rsidTr="2AD621CB">
        <w:tc>
          <w:tcPr>
            <w:tcW w:w="708" w:type="dxa"/>
          </w:tcPr>
          <w:p w14:paraId="6464406E" w14:textId="5E76A90B" w:rsidR="00111BC1" w:rsidRPr="00111BC1" w:rsidRDefault="00111BC1" w:rsidP="00111BC1">
            <w:pPr>
              <w:jc w:val="center"/>
            </w:pPr>
            <w:r w:rsidRPr="00111BC1">
              <w:t>5</w:t>
            </w:r>
          </w:p>
        </w:tc>
        <w:tc>
          <w:tcPr>
            <w:tcW w:w="1380" w:type="dxa"/>
          </w:tcPr>
          <w:p w14:paraId="7508B006" w14:textId="567CB197" w:rsidR="00111BC1" w:rsidRPr="00111BC1" w:rsidRDefault="48961249">
            <w:r>
              <w:t>22711831</w:t>
            </w:r>
          </w:p>
        </w:tc>
        <w:tc>
          <w:tcPr>
            <w:tcW w:w="2857" w:type="dxa"/>
          </w:tcPr>
          <w:p w14:paraId="6955BDE1" w14:textId="0E6C9C56" w:rsidR="00111BC1" w:rsidRPr="00111BC1" w:rsidRDefault="48961249">
            <w:r>
              <w:t>Lê Quang Huy</w:t>
            </w:r>
          </w:p>
        </w:tc>
        <w:tc>
          <w:tcPr>
            <w:tcW w:w="2547" w:type="dxa"/>
          </w:tcPr>
          <w:p w14:paraId="6ECC0052" w14:textId="517F7ED9" w:rsidR="00111BC1" w:rsidRPr="00111BC1" w:rsidRDefault="291AC90A" w:rsidP="291AC90A">
            <w:pPr>
              <w:rPr>
                <w:lang w:val="en-US"/>
              </w:rPr>
            </w:pPr>
            <w:r w:rsidRPr="291AC90A">
              <w:rPr>
                <w:lang w:val="en-US"/>
              </w:rPr>
              <w:t xml:space="preserve">(BE+FE) </w:t>
            </w:r>
          </w:p>
          <w:p w14:paraId="2EEB5FEA" w14:textId="0EFA68E3" w:rsidR="00111BC1" w:rsidRPr="00111BC1" w:rsidRDefault="231431A6" w:rsidP="691BAB0A">
            <w:pPr>
              <w:rPr>
                <w:lang w:val="en-US"/>
              </w:rPr>
            </w:pPr>
            <w:r w:rsidRPr="231431A6">
              <w:rPr>
                <w:lang w:val="en-US"/>
              </w:rPr>
              <w:t xml:space="preserve">-CRUD </w:t>
            </w:r>
            <w:r w:rsidR="070C736E" w:rsidRPr="070C736E">
              <w:rPr>
                <w:lang w:val="en-US"/>
              </w:rPr>
              <w:t>sản</w:t>
            </w:r>
            <w:r w:rsidRPr="231431A6">
              <w:rPr>
                <w:lang w:val="en-US"/>
              </w:rPr>
              <w:t xml:space="preserve"> phẩm trong giỏ hàng</w:t>
            </w:r>
          </w:p>
          <w:p w14:paraId="2F9431EC" w14:textId="28620AA3" w:rsidR="00111BC1" w:rsidRPr="00111BC1" w:rsidRDefault="070C736E" w:rsidP="379614F6">
            <w:pPr>
              <w:rPr>
                <w:lang w:val="en-US"/>
              </w:rPr>
            </w:pPr>
            <w:r w:rsidRPr="070C736E">
              <w:rPr>
                <w:lang w:val="en-US"/>
              </w:rPr>
              <w:t>-CRUD đơn</w:t>
            </w:r>
            <w:r w:rsidR="379614F6" w:rsidRPr="379614F6">
              <w:rPr>
                <w:lang w:val="en-US"/>
              </w:rPr>
              <w:t xml:space="preserve"> hàng</w:t>
            </w:r>
          </w:p>
          <w:p w14:paraId="3474ACF7" w14:textId="2B9B8D74" w:rsidR="00111BC1" w:rsidRPr="00111BC1" w:rsidRDefault="61FE475F" w:rsidP="61FE475F">
            <w:pPr>
              <w:rPr>
                <w:lang w:val="en-US"/>
              </w:rPr>
            </w:pPr>
            <w:r w:rsidRPr="61FE475F">
              <w:rPr>
                <w:lang w:val="en-US"/>
              </w:rPr>
              <w:t>(employee,customer)</w:t>
            </w:r>
          </w:p>
          <w:p w14:paraId="19624991" w14:textId="2B4D1E49" w:rsidR="00111BC1" w:rsidRPr="00111BC1" w:rsidRDefault="7D21121D">
            <w:pPr>
              <w:rPr>
                <w:lang w:val="en-US"/>
              </w:rPr>
            </w:pPr>
            <w:r w:rsidRPr="7D21121D">
              <w:rPr>
                <w:lang w:val="en-US"/>
              </w:rPr>
              <w:t>-Quản lý trạng thái đơn hàng</w:t>
            </w:r>
          </w:p>
        </w:tc>
        <w:tc>
          <w:tcPr>
            <w:tcW w:w="1525" w:type="dxa"/>
          </w:tcPr>
          <w:p w14:paraId="6AACF792" w14:textId="256BD353" w:rsidR="00111BC1" w:rsidRPr="00111BC1" w:rsidRDefault="003451DB" w:rsidP="00390DAD">
            <w:pPr>
              <w:jc w:val="center"/>
            </w:pPr>
            <w:r>
              <w:t>100%</w:t>
            </w:r>
          </w:p>
        </w:tc>
      </w:tr>
    </w:tbl>
    <w:p w14:paraId="61C8C594" w14:textId="77777777" w:rsidR="00E15B8B" w:rsidRPr="00111BC1" w:rsidRDefault="00E15B8B"/>
    <w:p w14:paraId="6E50AF61" w14:textId="77777777" w:rsidR="00E15B8B" w:rsidRPr="00111BC1" w:rsidRDefault="00A81C5D">
      <w:pPr>
        <w:spacing w:line="240" w:lineRule="auto"/>
      </w:pPr>
      <w:r w:rsidRPr="00111BC1">
        <w:br w:type="page"/>
      </w:r>
    </w:p>
    <w:p w14:paraId="311445DD" w14:textId="4323AE73" w:rsidR="00E63603" w:rsidRPr="00E63603" w:rsidRDefault="00A81C5D" w:rsidP="00D64FF0">
      <w:pPr>
        <w:rPr>
          <w:b/>
          <w:sz w:val="36"/>
          <w:szCs w:val="36"/>
          <w:lang w:val="en-US"/>
        </w:rPr>
      </w:pPr>
      <w:r w:rsidRPr="2095AED0">
        <w:rPr>
          <w:b/>
          <w:sz w:val="36"/>
          <w:szCs w:val="36"/>
          <w:lang w:val="en-US"/>
        </w:rPr>
        <w:lastRenderedPageBreak/>
        <w:t>Mục lục</w:t>
      </w:r>
    </w:p>
    <w:sdt>
      <w:sdtPr>
        <w:id w:val="-1615813055"/>
        <w:docPartObj>
          <w:docPartGallery w:val="Table of Contents"/>
          <w:docPartUnique/>
        </w:docPartObj>
      </w:sdtPr>
      <w:sdtEndPr/>
      <w:sdtContent>
        <w:p w14:paraId="2432F735" w14:textId="68A23107" w:rsidR="0029599A" w:rsidRDefault="00A81C5D">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w:instrText>
          </w:r>
          <w:r>
            <w:fldChar w:fldCharType="separate"/>
          </w:r>
          <w:hyperlink w:anchor="_Toc230322421" w:history="1">
            <w:r w:rsidR="0029599A" w:rsidRPr="00BE7CC1">
              <w:rPr>
                <w:rStyle w:val="Hyperlink"/>
                <w:noProof/>
              </w:rPr>
              <w:t>Chương I.</w:t>
            </w:r>
            <w:r w:rsidR="0029599A" w:rsidRPr="00BE7CC1">
              <w:rPr>
                <w:rStyle w:val="Hyperlink"/>
                <w:noProof/>
                <w:lang w:val="en-US"/>
              </w:rPr>
              <w:t xml:space="preserve"> Giới thiệu đề tài</w:t>
            </w:r>
            <w:r w:rsidR="0029599A">
              <w:rPr>
                <w:noProof/>
                <w:webHidden/>
              </w:rPr>
              <w:tab/>
            </w:r>
            <w:r w:rsidR="0029599A">
              <w:rPr>
                <w:noProof/>
                <w:webHidden/>
              </w:rPr>
              <w:fldChar w:fldCharType="begin"/>
            </w:r>
            <w:r w:rsidR="0029599A">
              <w:rPr>
                <w:noProof/>
                <w:webHidden/>
              </w:rPr>
              <w:instrText xml:space="preserve"> PAGEREF _Toc230322421 \h </w:instrText>
            </w:r>
            <w:r w:rsidR="0029599A">
              <w:rPr>
                <w:noProof/>
                <w:webHidden/>
              </w:rPr>
            </w:r>
            <w:r w:rsidR="0029599A">
              <w:rPr>
                <w:noProof/>
                <w:webHidden/>
              </w:rPr>
              <w:fldChar w:fldCharType="separate"/>
            </w:r>
            <w:r w:rsidR="00764829">
              <w:rPr>
                <w:noProof/>
                <w:webHidden/>
              </w:rPr>
              <w:t>6</w:t>
            </w:r>
            <w:r w:rsidR="0029599A">
              <w:rPr>
                <w:noProof/>
                <w:webHidden/>
              </w:rPr>
              <w:fldChar w:fldCharType="end"/>
            </w:r>
          </w:hyperlink>
        </w:p>
        <w:p w14:paraId="524279A7" w14:textId="43812000" w:rsidR="0029599A" w:rsidRDefault="00485FDA">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22422" w:history="1">
            <w:r w:rsidR="0029599A" w:rsidRPr="00BE7CC1">
              <w:rPr>
                <w:rStyle w:val="Hyperlink"/>
                <w:noProof/>
              </w:rPr>
              <w:t>Chương II.</w:t>
            </w:r>
            <w:r w:rsidR="0029599A" w:rsidRPr="00BE7CC1">
              <w:rPr>
                <w:rStyle w:val="Hyperlink"/>
                <w:noProof/>
                <w:lang w:val="en-US"/>
              </w:rPr>
              <w:t xml:space="preserve"> Phân tích yêu cầu</w:t>
            </w:r>
            <w:r w:rsidR="0029599A">
              <w:rPr>
                <w:noProof/>
                <w:webHidden/>
              </w:rPr>
              <w:tab/>
            </w:r>
            <w:r w:rsidR="0029599A">
              <w:rPr>
                <w:noProof/>
                <w:webHidden/>
              </w:rPr>
              <w:fldChar w:fldCharType="begin"/>
            </w:r>
            <w:r w:rsidR="0029599A">
              <w:rPr>
                <w:noProof/>
                <w:webHidden/>
              </w:rPr>
              <w:instrText xml:space="preserve"> PAGEREF _Toc230322422 \h </w:instrText>
            </w:r>
            <w:r w:rsidR="0029599A">
              <w:rPr>
                <w:noProof/>
                <w:webHidden/>
              </w:rPr>
            </w:r>
            <w:r w:rsidR="0029599A">
              <w:rPr>
                <w:noProof/>
                <w:webHidden/>
              </w:rPr>
              <w:fldChar w:fldCharType="separate"/>
            </w:r>
            <w:r w:rsidR="00764829">
              <w:rPr>
                <w:noProof/>
                <w:webHidden/>
              </w:rPr>
              <w:t>8</w:t>
            </w:r>
            <w:r w:rsidR="0029599A">
              <w:rPr>
                <w:noProof/>
                <w:webHidden/>
              </w:rPr>
              <w:fldChar w:fldCharType="end"/>
            </w:r>
          </w:hyperlink>
        </w:p>
        <w:p w14:paraId="5B41EDDB" w14:textId="3F3C57FD" w:rsidR="0029599A" w:rsidRDefault="00485FDA">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22423" w:history="1">
            <w:r w:rsidR="0029599A" w:rsidRPr="00BE7CC1">
              <w:rPr>
                <w:rStyle w:val="Hyperlink"/>
                <w:noProof/>
              </w:rPr>
              <w:t>Chương III.</w:t>
            </w:r>
            <w:r w:rsidR="0029599A" w:rsidRPr="00BE7CC1">
              <w:rPr>
                <w:rStyle w:val="Hyperlink"/>
                <w:noProof/>
                <w:lang w:val="en-US"/>
              </w:rPr>
              <w:t xml:space="preserve"> Phân tích thiết kế</w:t>
            </w:r>
            <w:r w:rsidR="0029599A">
              <w:rPr>
                <w:noProof/>
                <w:webHidden/>
              </w:rPr>
              <w:tab/>
            </w:r>
            <w:r w:rsidR="0029599A">
              <w:rPr>
                <w:noProof/>
                <w:webHidden/>
              </w:rPr>
              <w:fldChar w:fldCharType="begin"/>
            </w:r>
            <w:r w:rsidR="0029599A">
              <w:rPr>
                <w:noProof/>
                <w:webHidden/>
              </w:rPr>
              <w:instrText xml:space="preserve"> PAGEREF _Toc230322423 \h </w:instrText>
            </w:r>
            <w:r w:rsidR="0029599A">
              <w:rPr>
                <w:noProof/>
                <w:webHidden/>
              </w:rPr>
            </w:r>
            <w:r w:rsidR="0029599A">
              <w:rPr>
                <w:noProof/>
                <w:webHidden/>
              </w:rPr>
              <w:fldChar w:fldCharType="separate"/>
            </w:r>
            <w:r w:rsidR="00764829">
              <w:rPr>
                <w:noProof/>
                <w:webHidden/>
              </w:rPr>
              <w:t>23</w:t>
            </w:r>
            <w:r w:rsidR="0029599A">
              <w:rPr>
                <w:noProof/>
                <w:webHidden/>
              </w:rPr>
              <w:fldChar w:fldCharType="end"/>
            </w:r>
          </w:hyperlink>
        </w:p>
        <w:p w14:paraId="0B4EE3DF" w14:textId="1E643D0A" w:rsidR="0029599A" w:rsidRDefault="00485FDA">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22424" w:history="1">
            <w:r w:rsidR="0029599A" w:rsidRPr="00BE7CC1">
              <w:rPr>
                <w:rStyle w:val="Hyperlink"/>
                <w:noProof/>
              </w:rPr>
              <w:t>Chương IV.</w:t>
            </w:r>
            <w:r w:rsidR="0029599A" w:rsidRPr="00BE7CC1">
              <w:rPr>
                <w:rStyle w:val="Hyperlink"/>
                <w:noProof/>
                <w:lang w:val="en-US"/>
              </w:rPr>
              <w:t xml:space="preserve"> Hiện thực ứng dụng</w:t>
            </w:r>
            <w:r w:rsidR="0029599A">
              <w:rPr>
                <w:noProof/>
                <w:webHidden/>
              </w:rPr>
              <w:tab/>
            </w:r>
            <w:r w:rsidR="0029599A">
              <w:rPr>
                <w:noProof/>
                <w:webHidden/>
              </w:rPr>
              <w:fldChar w:fldCharType="begin"/>
            </w:r>
            <w:r w:rsidR="0029599A">
              <w:rPr>
                <w:noProof/>
                <w:webHidden/>
              </w:rPr>
              <w:instrText xml:space="preserve"> PAGEREF _Toc230322424 \h </w:instrText>
            </w:r>
            <w:r w:rsidR="0029599A">
              <w:rPr>
                <w:noProof/>
                <w:webHidden/>
              </w:rPr>
            </w:r>
            <w:r w:rsidR="0029599A">
              <w:rPr>
                <w:noProof/>
                <w:webHidden/>
              </w:rPr>
              <w:fldChar w:fldCharType="separate"/>
            </w:r>
            <w:r w:rsidR="00764829">
              <w:rPr>
                <w:noProof/>
                <w:webHidden/>
              </w:rPr>
              <w:t>173</w:t>
            </w:r>
            <w:r w:rsidR="0029599A">
              <w:rPr>
                <w:noProof/>
                <w:webHidden/>
              </w:rPr>
              <w:fldChar w:fldCharType="end"/>
            </w:r>
          </w:hyperlink>
        </w:p>
        <w:p w14:paraId="6C889868" w14:textId="475A814F" w:rsidR="0029599A" w:rsidRDefault="00485FDA">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22425" w:history="1">
            <w:r w:rsidR="0029599A" w:rsidRPr="00BE7CC1">
              <w:rPr>
                <w:rStyle w:val="Hyperlink"/>
                <w:noProof/>
              </w:rPr>
              <w:t>Chương V.</w:t>
            </w:r>
            <w:r w:rsidR="0029599A" w:rsidRPr="00BE7CC1">
              <w:rPr>
                <w:rStyle w:val="Hyperlink"/>
                <w:noProof/>
                <w:lang w:val="en-US"/>
              </w:rPr>
              <w:t xml:space="preserve"> Kết luận</w:t>
            </w:r>
            <w:r w:rsidR="0029599A">
              <w:rPr>
                <w:noProof/>
                <w:webHidden/>
              </w:rPr>
              <w:tab/>
            </w:r>
            <w:r w:rsidR="0029599A">
              <w:rPr>
                <w:noProof/>
                <w:webHidden/>
              </w:rPr>
              <w:fldChar w:fldCharType="begin"/>
            </w:r>
            <w:r w:rsidR="0029599A">
              <w:rPr>
                <w:noProof/>
                <w:webHidden/>
              </w:rPr>
              <w:instrText xml:space="preserve"> PAGEREF _Toc230322425 \h </w:instrText>
            </w:r>
            <w:r w:rsidR="0029599A">
              <w:rPr>
                <w:noProof/>
                <w:webHidden/>
              </w:rPr>
            </w:r>
            <w:r w:rsidR="0029599A">
              <w:rPr>
                <w:noProof/>
                <w:webHidden/>
              </w:rPr>
              <w:fldChar w:fldCharType="separate"/>
            </w:r>
            <w:r w:rsidR="00764829">
              <w:rPr>
                <w:noProof/>
                <w:webHidden/>
              </w:rPr>
              <w:t>182</w:t>
            </w:r>
            <w:r w:rsidR="0029599A">
              <w:rPr>
                <w:noProof/>
                <w:webHidden/>
              </w:rPr>
              <w:fldChar w:fldCharType="end"/>
            </w:r>
          </w:hyperlink>
        </w:p>
        <w:p w14:paraId="4F4BC90A" w14:textId="68D35EF6" w:rsidR="0029599A" w:rsidRDefault="00485FDA">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22426" w:history="1">
            <w:r w:rsidR="0029599A" w:rsidRPr="00BE7CC1">
              <w:rPr>
                <w:rStyle w:val="Hyperlink"/>
                <w:noProof/>
              </w:rPr>
              <w:t>Chương VI.</w:t>
            </w:r>
            <w:r w:rsidR="0029599A" w:rsidRPr="00BE7CC1">
              <w:rPr>
                <w:rStyle w:val="Hyperlink"/>
                <w:noProof/>
                <w:lang w:val="en-US"/>
              </w:rPr>
              <w:t xml:space="preserve"> Tài liệu tham khảo</w:t>
            </w:r>
            <w:r w:rsidR="0029599A">
              <w:rPr>
                <w:noProof/>
                <w:webHidden/>
              </w:rPr>
              <w:tab/>
            </w:r>
            <w:r w:rsidR="0029599A">
              <w:rPr>
                <w:noProof/>
                <w:webHidden/>
              </w:rPr>
              <w:fldChar w:fldCharType="begin"/>
            </w:r>
            <w:r w:rsidR="0029599A">
              <w:rPr>
                <w:noProof/>
                <w:webHidden/>
              </w:rPr>
              <w:instrText xml:space="preserve"> PAGEREF _Toc230322426 \h </w:instrText>
            </w:r>
            <w:r w:rsidR="0029599A">
              <w:rPr>
                <w:noProof/>
                <w:webHidden/>
              </w:rPr>
            </w:r>
            <w:r w:rsidR="0029599A">
              <w:rPr>
                <w:noProof/>
                <w:webHidden/>
              </w:rPr>
              <w:fldChar w:fldCharType="separate"/>
            </w:r>
            <w:r w:rsidR="00764829">
              <w:rPr>
                <w:noProof/>
                <w:webHidden/>
              </w:rPr>
              <w:t>185</w:t>
            </w:r>
            <w:r w:rsidR="0029599A">
              <w:rPr>
                <w:noProof/>
                <w:webHidden/>
              </w:rPr>
              <w:fldChar w:fldCharType="end"/>
            </w:r>
          </w:hyperlink>
        </w:p>
        <w:p w14:paraId="07D4CF74" w14:textId="7922AD69" w:rsidR="00E15B8B" w:rsidRPr="0029599A" w:rsidRDefault="00A81C5D" w:rsidP="0029599A">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r>
            <w:fldChar w:fldCharType="end"/>
          </w:r>
        </w:p>
      </w:sdtContent>
    </w:sdt>
    <w:p w14:paraId="0A273909" w14:textId="77777777" w:rsidR="00E15B8B" w:rsidRDefault="00A81C5D">
      <w:pPr>
        <w:spacing w:line="240" w:lineRule="auto"/>
        <w:rPr>
          <w:b/>
          <w:bCs/>
        </w:rPr>
      </w:pPr>
      <w:r>
        <w:br w:type="page"/>
      </w:r>
    </w:p>
    <w:p w14:paraId="245AEA47" w14:textId="05EBE9AF" w:rsidR="003451DB" w:rsidRPr="00111D76" w:rsidRDefault="00A81C5D" w:rsidP="00111D76">
      <w:pPr>
        <w:rPr>
          <w:b/>
          <w:sz w:val="36"/>
          <w:szCs w:val="36"/>
          <w:lang w:val="en-US"/>
        </w:rPr>
      </w:pPr>
      <w:r w:rsidRPr="2095AED0">
        <w:rPr>
          <w:b/>
          <w:sz w:val="36"/>
          <w:szCs w:val="36"/>
          <w:lang w:val="en-US"/>
        </w:rPr>
        <w:lastRenderedPageBreak/>
        <w:t>Danh mục hình ảnh</w:t>
      </w:r>
    </w:p>
    <w:p w14:paraId="2B21D843" w14:textId="0E2550BF" w:rsidR="001D67B4" w:rsidRDefault="00876E64">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r>
        <w:rPr>
          <w:rFonts w:asciiTheme="minorHAnsi" w:eastAsiaTheme="minorEastAsia" w:hAnsiTheme="minorHAnsi" w:cstheme="minorBidi"/>
          <w:noProof/>
          <w:kern w:val="2"/>
          <w:sz w:val="24"/>
          <w:szCs w:val="24"/>
          <w:lang w:val="en-US"/>
          <w14:ligatures w14:val="standardContextual"/>
        </w:rPr>
        <w:fldChar w:fldCharType="begin"/>
      </w:r>
      <w:r>
        <w:rPr>
          <w:rFonts w:asciiTheme="minorHAnsi" w:eastAsiaTheme="minorEastAsia" w:hAnsiTheme="minorHAnsi" w:cstheme="minorBidi"/>
          <w:noProof/>
          <w:kern w:val="2"/>
          <w:sz w:val="24"/>
          <w:szCs w:val="24"/>
          <w:lang w:val="en-US"/>
          <w14:ligatures w14:val="standardContextual"/>
        </w:rPr>
        <w:instrText xml:space="preserve"> TOC \h \z \c "Figure" </w:instrText>
      </w:r>
      <w:r>
        <w:rPr>
          <w:rFonts w:asciiTheme="minorHAnsi" w:eastAsiaTheme="minorEastAsia" w:hAnsiTheme="minorHAnsi" w:cstheme="minorBidi"/>
          <w:noProof/>
          <w:kern w:val="2"/>
          <w:sz w:val="24"/>
          <w:szCs w:val="24"/>
          <w:lang w:val="en-US"/>
          <w14:ligatures w14:val="standardContextual"/>
        </w:rPr>
        <w:fldChar w:fldCharType="separate"/>
      </w:r>
      <w:hyperlink w:anchor="_Toc230349826" w:history="1">
        <w:r w:rsidR="001D67B4" w:rsidRPr="00F53FD0">
          <w:rPr>
            <w:rStyle w:val="Hyperlink"/>
            <w:noProof/>
            <w:lang w:val="en-US"/>
          </w:rPr>
          <w:t>Figure 1. Trang chủ</w:t>
        </w:r>
        <w:r w:rsidR="001D67B4">
          <w:rPr>
            <w:noProof/>
            <w:webHidden/>
          </w:rPr>
          <w:tab/>
        </w:r>
        <w:r w:rsidR="001D67B4">
          <w:rPr>
            <w:noProof/>
            <w:webHidden/>
          </w:rPr>
          <w:fldChar w:fldCharType="begin"/>
        </w:r>
        <w:r w:rsidR="001D67B4">
          <w:rPr>
            <w:noProof/>
            <w:webHidden/>
          </w:rPr>
          <w:instrText xml:space="preserve"> PAGEREF _Toc230349826 \h </w:instrText>
        </w:r>
        <w:r w:rsidR="001D67B4">
          <w:rPr>
            <w:noProof/>
            <w:webHidden/>
          </w:rPr>
        </w:r>
        <w:r w:rsidR="001D67B4">
          <w:rPr>
            <w:noProof/>
            <w:webHidden/>
          </w:rPr>
          <w:fldChar w:fldCharType="separate"/>
        </w:r>
        <w:r w:rsidR="001D67B4">
          <w:rPr>
            <w:noProof/>
            <w:webHidden/>
          </w:rPr>
          <w:t>173</w:t>
        </w:r>
        <w:r w:rsidR="001D67B4">
          <w:rPr>
            <w:noProof/>
            <w:webHidden/>
          </w:rPr>
          <w:fldChar w:fldCharType="end"/>
        </w:r>
      </w:hyperlink>
    </w:p>
    <w:p w14:paraId="4C724EFE" w14:textId="3FB55B24"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27" w:history="1">
        <w:r w:rsidR="001D67B4" w:rsidRPr="00F53FD0">
          <w:rPr>
            <w:rStyle w:val="Hyperlink"/>
            <w:noProof/>
            <w:lang w:val="en-US"/>
          </w:rPr>
          <w:t>Figure 2. Danh sách sản phẩm</w:t>
        </w:r>
        <w:r w:rsidR="001D67B4">
          <w:rPr>
            <w:noProof/>
            <w:webHidden/>
          </w:rPr>
          <w:tab/>
        </w:r>
        <w:r w:rsidR="001D67B4">
          <w:rPr>
            <w:noProof/>
            <w:webHidden/>
          </w:rPr>
          <w:fldChar w:fldCharType="begin"/>
        </w:r>
        <w:r w:rsidR="001D67B4">
          <w:rPr>
            <w:noProof/>
            <w:webHidden/>
          </w:rPr>
          <w:instrText xml:space="preserve"> PAGEREF _Toc230349827 \h </w:instrText>
        </w:r>
        <w:r w:rsidR="001D67B4">
          <w:rPr>
            <w:noProof/>
            <w:webHidden/>
          </w:rPr>
        </w:r>
        <w:r w:rsidR="001D67B4">
          <w:rPr>
            <w:noProof/>
            <w:webHidden/>
          </w:rPr>
          <w:fldChar w:fldCharType="separate"/>
        </w:r>
        <w:r w:rsidR="001D67B4">
          <w:rPr>
            <w:noProof/>
            <w:webHidden/>
          </w:rPr>
          <w:t>174</w:t>
        </w:r>
        <w:r w:rsidR="001D67B4">
          <w:rPr>
            <w:noProof/>
            <w:webHidden/>
          </w:rPr>
          <w:fldChar w:fldCharType="end"/>
        </w:r>
      </w:hyperlink>
    </w:p>
    <w:p w14:paraId="584D3925" w14:textId="7B29E100"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28" w:history="1">
        <w:r w:rsidR="001D67B4" w:rsidRPr="00F53FD0">
          <w:rPr>
            <w:rStyle w:val="Hyperlink"/>
            <w:noProof/>
            <w:lang w:val="en-US"/>
          </w:rPr>
          <w:t>Figure 3. Chi tiết sản phẩm</w:t>
        </w:r>
        <w:r w:rsidR="001D67B4">
          <w:rPr>
            <w:noProof/>
            <w:webHidden/>
          </w:rPr>
          <w:tab/>
        </w:r>
        <w:r w:rsidR="001D67B4">
          <w:rPr>
            <w:noProof/>
            <w:webHidden/>
          </w:rPr>
          <w:fldChar w:fldCharType="begin"/>
        </w:r>
        <w:r w:rsidR="001D67B4">
          <w:rPr>
            <w:noProof/>
            <w:webHidden/>
          </w:rPr>
          <w:instrText xml:space="preserve"> PAGEREF _Toc230349828 \h </w:instrText>
        </w:r>
        <w:r w:rsidR="001D67B4">
          <w:rPr>
            <w:noProof/>
            <w:webHidden/>
          </w:rPr>
        </w:r>
        <w:r w:rsidR="001D67B4">
          <w:rPr>
            <w:noProof/>
            <w:webHidden/>
          </w:rPr>
          <w:fldChar w:fldCharType="separate"/>
        </w:r>
        <w:r w:rsidR="001D67B4">
          <w:rPr>
            <w:noProof/>
            <w:webHidden/>
          </w:rPr>
          <w:t>174</w:t>
        </w:r>
        <w:r w:rsidR="001D67B4">
          <w:rPr>
            <w:noProof/>
            <w:webHidden/>
          </w:rPr>
          <w:fldChar w:fldCharType="end"/>
        </w:r>
      </w:hyperlink>
    </w:p>
    <w:p w14:paraId="2596163C" w14:textId="73D58188"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29" w:history="1">
        <w:r w:rsidR="001D67B4" w:rsidRPr="00F53FD0">
          <w:rPr>
            <w:rStyle w:val="Hyperlink"/>
            <w:noProof/>
            <w:lang w:val="en-US"/>
          </w:rPr>
          <w:t>Figure 4. Giỏ hàng</w:t>
        </w:r>
        <w:r w:rsidR="001D67B4">
          <w:rPr>
            <w:noProof/>
            <w:webHidden/>
          </w:rPr>
          <w:tab/>
        </w:r>
        <w:r w:rsidR="001D67B4">
          <w:rPr>
            <w:noProof/>
            <w:webHidden/>
          </w:rPr>
          <w:fldChar w:fldCharType="begin"/>
        </w:r>
        <w:r w:rsidR="001D67B4">
          <w:rPr>
            <w:noProof/>
            <w:webHidden/>
          </w:rPr>
          <w:instrText xml:space="preserve"> PAGEREF _Toc230349829 \h </w:instrText>
        </w:r>
        <w:r w:rsidR="001D67B4">
          <w:rPr>
            <w:noProof/>
            <w:webHidden/>
          </w:rPr>
        </w:r>
        <w:r w:rsidR="001D67B4">
          <w:rPr>
            <w:noProof/>
            <w:webHidden/>
          </w:rPr>
          <w:fldChar w:fldCharType="separate"/>
        </w:r>
        <w:r w:rsidR="001D67B4">
          <w:rPr>
            <w:noProof/>
            <w:webHidden/>
          </w:rPr>
          <w:t>175</w:t>
        </w:r>
        <w:r w:rsidR="001D67B4">
          <w:rPr>
            <w:noProof/>
            <w:webHidden/>
          </w:rPr>
          <w:fldChar w:fldCharType="end"/>
        </w:r>
      </w:hyperlink>
    </w:p>
    <w:p w14:paraId="09DFD4D1" w14:textId="618B2308"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30" w:history="1">
        <w:r w:rsidR="001D67B4" w:rsidRPr="00F53FD0">
          <w:rPr>
            <w:rStyle w:val="Hyperlink"/>
            <w:noProof/>
            <w:lang w:val="en-US"/>
          </w:rPr>
          <w:t>Figure 5. Đặt hàng</w:t>
        </w:r>
        <w:r w:rsidR="001D67B4">
          <w:rPr>
            <w:noProof/>
            <w:webHidden/>
          </w:rPr>
          <w:tab/>
        </w:r>
        <w:r w:rsidR="001D67B4">
          <w:rPr>
            <w:noProof/>
            <w:webHidden/>
          </w:rPr>
          <w:fldChar w:fldCharType="begin"/>
        </w:r>
        <w:r w:rsidR="001D67B4">
          <w:rPr>
            <w:noProof/>
            <w:webHidden/>
          </w:rPr>
          <w:instrText xml:space="preserve"> PAGEREF _Toc230349830 \h </w:instrText>
        </w:r>
        <w:r w:rsidR="001D67B4">
          <w:rPr>
            <w:noProof/>
            <w:webHidden/>
          </w:rPr>
        </w:r>
        <w:r w:rsidR="001D67B4">
          <w:rPr>
            <w:noProof/>
            <w:webHidden/>
          </w:rPr>
          <w:fldChar w:fldCharType="separate"/>
        </w:r>
        <w:r w:rsidR="001D67B4">
          <w:rPr>
            <w:noProof/>
            <w:webHidden/>
          </w:rPr>
          <w:t>176</w:t>
        </w:r>
        <w:r w:rsidR="001D67B4">
          <w:rPr>
            <w:noProof/>
            <w:webHidden/>
          </w:rPr>
          <w:fldChar w:fldCharType="end"/>
        </w:r>
      </w:hyperlink>
    </w:p>
    <w:p w14:paraId="6AF4014F" w14:textId="08FEA4E1"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31" w:history="1">
        <w:r w:rsidR="001D67B4" w:rsidRPr="00F53FD0">
          <w:rPr>
            <w:rStyle w:val="Hyperlink"/>
            <w:noProof/>
            <w:lang w:val="en-US"/>
          </w:rPr>
          <w:t>Figure 6. Màn hình Dashboard</w:t>
        </w:r>
        <w:r w:rsidR="001D67B4">
          <w:rPr>
            <w:noProof/>
            <w:webHidden/>
          </w:rPr>
          <w:tab/>
        </w:r>
        <w:r w:rsidR="001D67B4">
          <w:rPr>
            <w:noProof/>
            <w:webHidden/>
          </w:rPr>
          <w:fldChar w:fldCharType="begin"/>
        </w:r>
        <w:r w:rsidR="001D67B4">
          <w:rPr>
            <w:noProof/>
            <w:webHidden/>
          </w:rPr>
          <w:instrText xml:space="preserve"> PAGEREF _Toc230349831 \h </w:instrText>
        </w:r>
        <w:r w:rsidR="001D67B4">
          <w:rPr>
            <w:noProof/>
            <w:webHidden/>
          </w:rPr>
        </w:r>
        <w:r w:rsidR="001D67B4">
          <w:rPr>
            <w:noProof/>
            <w:webHidden/>
          </w:rPr>
          <w:fldChar w:fldCharType="separate"/>
        </w:r>
        <w:r w:rsidR="001D67B4">
          <w:rPr>
            <w:noProof/>
            <w:webHidden/>
          </w:rPr>
          <w:t>177</w:t>
        </w:r>
        <w:r w:rsidR="001D67B4">
          <w:rPr>
            <w:noProof/>
            <w:webHidden/>
          </w:rPr>
          <w:fldChar w:fldCharType="end"/>
        </w:r>
      </w:hyperlink>
    </w:p>
    <w:p w14:paraId="2DE3140F" w14:textId="5E2B030F"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32" w:history="1">
        <w:r w:rsidR="001D67B4" w:rsidRPr="00F53FD0">
          <w:rPr>
            <w:rStyle w:val="Hyperlink"/>
            <w:noProof/>
            <w:lang w:val="en-US"/>
          </w:rPr>
          <w:t>Figure 7. Quản lý danh mục</w:t>
        </w:r>
        <w:r w:rsidR="001D67B4">
          <w:rPr>
            <w:noProof/>
            <w:webHidden/>
          </w:rPr>
          <w:tab/>
        </w:r>
        <w:r w:rsidR="001D67B4">
          <w:rPr>
            <w:noProof/>
            <w:webHidden/>
          </w:rPr>
          <w:fldChar w:fldCharType="begin"/>
        </w:r>
        <w:r w:rsidR="001D67B4">
          <w:rPr>
            <w:noProof/>
            <w:webHidden/>
          </w:rPr>
          <w:instrText xml:space="preserve"> PAGEREF _Toc230349832 \h </w:instrText>
        </w:r>
        <w:r w:rsidR="001D67B4">
          <w:rPr>
            <w:noProof/>
            <w:webHidden/>
          </w:rPr>
        </w:r>
        <w:r w:rsidR="001D67B4">
          <w:rPr>
            <w:noProof/>
            <w:webHidden/>
          </w:rPr>
          <w:fldChar w:fldCharType="separate"/>
        </w:r>
        <w:r w:rsidR="001D67B4">
          <w:rPr>
            <w:noProof/>
            <w:webHidden/>
          </w:rPr>
          <w:t>177</w:t>
        </w:r>
        <w:r w:rsidR="001D67B4">
          <w:rPr>
            <w:noProof/>
            <w:webHidden/>
          </w:rPr>
          <w:fldChar w:fldCharType="end"/>
        </w:r>
      </w:hyperlink>
    </w:p>
    <w:p w14:paraId="7B854DB3" w14:textId="082258F0"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33" w:history="1">
        <w:r w:rsidR="001D67B4" w:rsidRPr="00F53FD0">
          <w:rPr>
            <w:rStyle w:val="Hyperlink"/>
            <w:noProof/>
            <w:lang w:val="en-US"/>
          </w:rPr>
          <w:t>Figure 8. Quản lý sản phẩm</w:t>
        </w:r>
        <w:r w:rsidR="001D67B4">
          <w:rPr>
            <w:noProof/>
            <w:webHidden/>
          </w:rPr>
          <w:tab/>
        </w:r>
        <w:r w:rsidR="001D67B4">
          <w:rPr>
            <w:noProof/>
            <w:webHidden/>
          </w:rPr>
          <w:fldChar w:fldCharType="begin"/>
        </w:r>
        <w:r w:rsidR="001D67B4">
          <w:rPr>
            <w:noProof/>
            <w:webHidden/>
          </w:rPr>
          <w:instrText xml:space="preserve"> PAGEREF _Toc230349833 \h </w:instrText>
        </w:r>
        <w:r w:rsidR="001D67B4">
          <w:rPr>
            <w:noProof/>
            <w:webHidden/>
          </w:rPr>
        </w:r>
        <w:r w:rsidR="001D67B4">
          <w:rPr>
            <w:noProof/>
            <w:webHidden/>
          </w:rPr>
          <w:fldChar w:fldCharType="separate"/>
        </w:r>
        <w:r w:rsidR="001D67B4">
          <w:rPr>
            <w:noProof/>
            <w:webHidden/>
          </w:rPr>
          <w:t>178</w:t>
        </w:r>
        <w:r w:rsidR="001D67B4">
          <w:rPr>
            <w:noProof/>
            <w:webHidden/>
          </w:rPr>
          <w:fldChar w:fldCharType="end"/>
        </w:r>
      </w:hyperlink>
    </w:p>
    <w:p w14:paraId="4402CC74" w14:textId="58C12113"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34" w:history="1">
        <w:r w:rsidR="001D67B4" w:rsidRPr="00F53FD0">
          <w:rPr>
            <w:rStyle w:val="Hyperlink"/>
            <w:noProof/>
            <w:lang w:val="en-US"/>
          </w:rPr>
          <w:t>Figure 9. Quản lý tài khoản nhân viên</w:t>
        </w:r>
        <w:r w:rsidR="001D67B4">
          <w:rPr>
            <w:noProof/>
            <w:webHidden/>
          </w:rPr>
          <w:tab/>
        </w:r>
        <w:r w:rsidR="001D67B4">
          <w:rPr>
            <w:noProof/>
            <w:webHidden/>
          </w:rPr>
          <w:fldChar w:fldCharType="begin"/>
        </w:r>
        <w:r w:rsidR="001D67B4">
          <w:rPr>
            <w:noProof/>
            <w:webHidden/>
          </w:rPr>
          <w:instrText xml:space="preserve"> PAGEREF _Toc230349834 \h </w:instrText>
        </w:r>
        <w:r w:rsidR="001D67B4">
          <w:rPr>
            <w:noProof/>
            <w:webHidden/>
          </w:rPr>
        </w:r>
        <w:r w:rsidR="001D67B4">
          <w:rPr>
            <w:noProof/>
            <w:webHidden/>
          </w:rPr>
          <w:fldChar w:fldCharType="separate"/>
        </w:r>
        <w:r w:rsidR="001D67B4">
          <w:rPr>
            <w:noProof/>
            <w:webHidden/>
          </w:rPr>
          <w:t>179</w:t>
        </w:r>
        <w:r w:rsidR="001D67B4">
          <w:rPr>
            <w:noProof/>
            <w:webHidden/>
          </w:rPr>
          <w:fldChar w:fldCharType="end"/>
        </w:r>
      </w:hyperlink>
    </w:p>
    <w:p w14:paraId="3A6A64DE" w14:textId="0A42AF9C"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35" w:history="1">
        <w:r w:rsidR="001D67B4" w:rsidRPr="00F53FD0">
          <w:rPr>
            <w:rStyle w:val="Hyperlink"/>
            <w:noProof/>
            <w:lang w:val="en-US"/>
          </w:rPr>
          <w:t>Figure 10. Quản lý khách hàng</w:t>
        </w:r>
        <w:r w:rsidR="001D67B4">
          <w:rPr>
            <w:noProof/>
            <w:webHidden/>
          </w:rPr>
          <w:tab/>
        </w:r>
        <w:r w:rsidR="001D67B4">
          <w:rPr>
            <w:noProof/>
            <w:webHidden/>
          </w:rPr>
          <w:fldChar w:fldCharType="begin"/>
        </w:r>
        <w:r w:rsidR="001D67B4">
          <w:rPr>
            <w:noProof/>
            <w:webHidden/>
          </w:rPr>
          <w:instrText xml:space="preserve"> PAGEREF _Toc230349835 \h </w:instrText>
        </w:r>
        <w:r w:rsidR="001D67B4">
          <w:rPr>
            <w:noProof/>
            <w:webHidden/>
          </w:rPr>
        </w:r>
        <w:r w:rsidR="001D67B4">
          <w:rPr>
            <w:noProof/>
            <w:webHidden/>
          </w:rPr>
          <w:fldChar w:fldCharType="separate"/>
        </w:r>
        <w:r w:rsidR="001D67B4">
          <w:rPr>
            <w:noProof/>
            <w:webHidden/>
          </w:rPr>
          <w:t>180</w:t>
        </w:r>
        <w:r w:rsidR="001D67B4">
          <w:rPr>
            <w:noProof/>
            <w:webHidden/>
          </w:rPr>
          <w:fldChar w:fldCharType="end"/>
        </w:r>
      </w:hyperlink>
    </w:p>
    <w:p w14:paraId="1EAC739D" w14:textId="311A5566" w:rsidR="001D67B4" w:rsidRDefault="00485FDA">
      <w:pPr>
        <w:pStyle w:val="TableofFigures"/>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30349836" w:history="1">
        <w:r w:rsidR="001D67B4" w:rsidRPr="00F53FD0">
          <w:rPr>
            <w:rStyle w:val="Hyperlink"/>
            <w:noProof/>
            <w:lang w:val="en-US"/>
          </w:rPr>
          <w:t>Figure 11. Quản lý tin nổi bật</w:t>
        </w:r>
        <w:r w:rsidR="001D67B4">
          <w:rPr>
            <w:noProof/>
            <w:webHidden/>
          </w:rPr>
          <w:tab/>
        </w:r>
        <w:r w:rsidR="001D67B4">
          <w:rPr>
            <w:noProof/>
            <w:webHidden/>
          </w:rPr>
          <w:fldChar w:fldCharType="begin"/>
        </w:r>
        <w:r w:rsidR="001D67B4">
          <w:rPr>
            <w:noProof/>
            <w:webHidden/>
          </w:rPr>
          <w:instrText xml:space="preserve"> PAGEREF _Toc230349836 \h </w:instrText>
        </w:r>
        <w:r w:rsidR="001D67B4">
          <w:rPr>
            <w:noProof/>
            <w:webHidden/>
          </w:rPr>
        </w:r>
        <w:r w:rsidR="001D67B4">
          <w:rPr>
            <w:noProof/>
            <w:webHidden/>
          </w:rPr>
          <w:fldChar w:fldCharType="separate"/>
        </w:r>
        <w:r w:rsidR="001D67B4">
          <w:rPr>
            <w:noProof/>
            <w:webHidden/>
          </w:rPr>
          <w:t>181</w:t>
        </w:r>
        <w:r w:rsidR="001D67B4">
          <w:rPr>
            <w:noProof/>
            <w:webHidden/>
          </w:rPr>
          <w:fldChar w:fldCharType="end"/>
        </w:r>
      </w:hyperlink>
    </w:p>
    <w:p w14:paraId="135ED087" w14:textId="58DC1524" w:rsidR="00E15B8B" w:rsidRPr="0005675A" w:rsidRDefault="00876E64" w:rsidP="0005675A">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r>
        <w:rPr>
          <w:rFonts w:asciiTheme="minorHAnsi" w:eastAsiaTheme="minorEastAsia" w:hAnsiTheme="minorHAnsi" w:cstheme="minorBidi"/>
          <w:noProof/>
          <w:kern w:val="2"/>
          <w:sz w:val="24"/>
          <w:szCs w:val="24"/>
          <w:lang w:val="en-US"/>
          <w14:ligatures w14:val="standardContextual"/>
        </w:rPr>
        <w:fldChar w:fldCharType="end"/>
      </w:r>
    </w:p>
    <w:p w14:paraId="3F07BF01" w14:textId="3FD75312" w:rsidR="00E15B8B" w:rsidRDefault="00A81C5D">
      <w:pPr>
        <w:rPr>
          <w:b/>
          <w:bCs/>
        </w:rPr>
      </w:pPr>
      <w:r>
        <w:br w:type="page"/>
      </w:r>
    </w:p>
    <w:p w14:paraId="22A20727" w14:textId="654B31A2" w:rsidR="00E15B8B" w:rsidRPr="008F5C19" w:rsidRDefault="00A81C5D" w:rsidP="003D5D5C">
      <w:pPr>
        <w:pStyle w:val="Heading1"/>
      </w:pPr>
      <w:bookmarkStart w:id="0" w:name="_Toc230322421"/>
      <w:r w:rsidRPr="008F5C19">
        <w:rPr>
          <w:lang w:val="en-US"/>
        </w:rPr>
        <w:lastRenderedPageBreak/>
        <w:t>Giới thiệu đề tài</w:t>
      </w:r>
      <w:bookmarkEnd w:id="0"/>
    </w:p>
    <w:p w14:paraId="3CF9354A" w14:textId="2F7186B4" w:rsidR="00E15B8B" w:rsidRDefault="00A81C5D" w:rsidP="00C90E3A">
      <w:pPr>
        <w:pStyle w:val="Heading2"/>
      </w:pPr>
      <w:bookmarkStart w:id="1" w:name="_heading=h.w5gjritxrl5x" w:colFirst="0" w:colLast="0"/>
      <w:bookmarkEnd w:id="1"/>
      <w:r w:rsidRPr="2095AED0">
        <w:rPr>
          <w:lang w:val="en-US"/>
        </w:rPr>
        <w:t>Giới thiệu đề tài</w:t>
      </w:r>
    </w:p>
    <w:p w14:paraId="53644456" w14:textId="77777777" w:rsidR="0006279B" w:rsidRPr="00A16A26" w:rsidRDefault="0006279B" w:rsidP="00F262CD">
      <w:pPr>
        <w:ind w:firstLine="720"/>
        <w:jc w:val="both"/>
        <w:rPr>
          <w:lang w:val="en-US"/>
        </w:rPr>
      </w:pPr>
      <w:r w:rsidRPr="00A16A26">
        <w:rPr>
          <w:lang w:val="en-US"/>
        </w:rPr>
        <w:t>Trong bối cảnh công nghệ thông tin và thương mại điện tử phát triển mạnh mẽ, xu hướng mua sắm trực tuyến ngày càng trở nên phổ biến và đóng vai trò quan trọng trong hoạt động kinh doanh của nhiều doanh nghiệp. Đặc biệt trong lĩnh vực thời trang, khách hàng hiện nay không chỉ quan tâm đến chất lượng sản phẩm mà còn chú trọng đến sự tiện lợi, tốc độ và trải nghiệm mua sắm hiện đại. Việc ứng dụng website bán hàng trực tuyến đã trở thành giải pháp cần thiết giúp các thương hiệu tiếp cận khách hàng hiệu quả hơn, mở rộng thị trường và nâng cao khả năng cạnh tranh.</w:t>
      </w:r>
    </w:p>
    <w:p w14:paraId="489E8AB5" w14:textId="77777777" w:rsidR="0006279B" w:rsidRPr="00A16A26" w:rsidRDefault="0006279B" w:rsidP="00F262CD">
      <w:pPr>
        <w:ind w:firstLine="720"/>
        <w:jc w:val="both"/>
        <w:rPr>
          <w:lang w:val="en-US"/>
        </w:rPr>
      </w:pPr>
      <w:r w:rsidRPr="00A16A26">
        <w:rPr>
          <w:lang w:val="en-US"/>
        </w:rPr>
        <w:t>SLY Clothing là một thương hiệu thời trang local brand theo phong cách streetwear, được thành lập tại Thành phố Hồ Chí Minh và hướng đến nhóm khách hàng trẻ trung, năng động, yêu thích sự cá tính và tối giản trong phong cách thời trang. Các sản phẩm của SLY Clothing bao gồm áo thun, hoodie, jacket, quần và nhiều phụ kiện thời trang khác. Thương hiệu chú trọng vào thiết kế hiện đại, chất liệu phù hợp với khí hậu Việt Nam và xây dựng hình ảnh mang đậm tinh thần tự do, sáng tạo của giới trẻ.</w:t>
      </w:r>
    </w:p>
    <w:p w14:paraId="053C1813" w14:textId="77777777" w:rsidR="0006279B" w:rsidRPr="00A16A26" w:rsidRDefault="0006279B" w:rsidP="00F262CD">
      <w:pPr>
        <w:ind w:firstLine="720"/>
        <w:jc w:val="both"/>
        <w:rPr>
          <w:lang w:val="en-US"/>
        </w:rPr>
      </w:pPr>
      <w:r w:rsidRPr="00A16A26">
        <w:rPr>
          <w:lang w:val="en-US"/>
        </w:rPr>
        <w:t>Hiện nay, hoạt động kinh doanh của SLY Clothing chủ yếu vẫn tập trung vào hình thức bán trực tiếp tại cửa hàng. Điều này khiến khách hàng phải đến tận nơi để xem và mua sản phẩm, gây hạn chế về mặt thời gian, khoảng cách địa lý cũng như khả năng tiếp cận khách hàng ở các khu vực khác. Trong khi đó, nhu cầu mua sắm trực tuyến ngày càng tăng, đặc biệt sau sự phát triển mạnh của các nền tảng thương mại điện tử và thanh toán trực tuyến. Vì vậy, việc xây dựng một website bán thời trang trực tuyến cho SLY Clothing là cần thiết nhằm hỗ trợ khách hàng dễ dàng tìm kiếm, lựa chọn và đặt mua sản phẩm mà không cần đến trực tiếp cửa hàng.</w:t>
      </w:r>
    </w:p>
    <w:p w14:paraId="6D744DF7" w14:textId="77777777" w:rsidR="0006279B" w:rsidRPr="00A16A26" w:rsidRDefault="0006279B" w:rsidP="00F262CD">
      <w:pPr>
        <w:ind w:firstLine="720"/>
        <w:jc w:val="both"/>
        <w:rPr>
          <w:lang w:val="en-US"/>
        </w:rPr>
      </w:pPr>
      <w:r w:rsidRPr="00A16A26">
        <w:rPr>
          <w:lang w:val="en-US"/>
        </w:rPr>
        <w:t>Đề tài “Xây dựng website bán thời trang SLY Clothing” được thực hiện với mục tiêu xây dựng một hệ thống bán hàng trực tuyến hiện đại, đáp ứng nhu cầu quản lý và kinh doanh của cửa hàng. Hệ thống cho phép khách hàng xem thông tin sản phẩm, tìm kiếm, phân loại, thêm sản phẩm vào giỏ hàng, đặt hàng và theo dõi đơn hàng trực tuyến. Đồng thời, website cũng hỗ trợ phía quản trị trong việc quản lý sản phẩm, danh mục, đơn hàng, khách hàng và doanh thu một cách hiệu quả hơn.</w:t>
      </w:r>
    </w:p>
    <w:p w14:paraId="21DFFE5C" w14:textId="02BDA403" w:rsidR="0006279B" w:rsidRPr="00A16A26" w:rsidRDefault="0006279B" w:rsidP="00F262CD">
      <w:pPr>
        <w:ind w:firstLine="720"/>
        <w:jc w:val="both"/>
        <w:rPr>
          <w:lang w:val="en-US"/>
        </w:rPr>
      </w:pPr>
      <w:r w:rsidRPr="00A16A26">
        <w:rPr>
          <w:lang w:val="en-US"/>
        </w:rPr>
        <w:t xml:space="preserve">Thông qua việc triển khai hệ thống website bán hàng trực tuyến, SLY Clothing có thể mở rộng phạm vi kinh doanh, nâng cao trải nghiệm người dùng, tối ưu quy trình </w:t>
      </w:r>
      <w:r w:rsidRPr="00A16A26">
        <w:rPr>
          <w:lang w:val="en-US"/>
        </w:rPr>
        <w:lastRenderedPageBreak/>
        <w:t xml:space="preserve">quản lý và từng bước thích nghi với xu hướng chuyển đổi số trong lĩnh vực thời trang hiện </w:t>
      </w:r>
      <w:r>
        <w:rPr>
          <w:lang w:val="en-US"/>
        </w:rPr>
        <w:t>nay.</w:t>
      </w:r>
    </w:p>
    <w:p w14:paraId="1BD1E77F" w14:textId="3149807B" w:rsidR="00142D08" w:rsidRPr="00544CC3" w:rsidRDefault="00A81C5D" w:rsidP="00544CC3">
      <w:pPr>
        <w:pStyle w:val="Heading2"/>
      </w:pPr>
      <w:r w:rsidRPr="2095AED0">
        <w:rPr>
          <w:lang w:val="en-US"/>
        </w:rPr>
        <w:t>Mục tiêu thực hiện đề tài</w:t>
      </w:r>
    </w:p>
    <w:p w14:paraId="7DC663C4" w14:textId="75781BDD" w:rsidR="00401F1A" w:rsidRPr="00401F1A" w:rsidRDefault="00401F1A" w:rsidP="00117A8F">
      <w:pPr>
        <w:ind w:firstLine="720"/>
        <w:jc w:val="both"/>
        <w:rPr>
          <w:lang w:val="en-US"/>
        </w:rPr>
      </w:pPr>
      <w:r w:rsidRPr="00401F1A">
        <w:rPr>
          <w:lang w:val="en-US"/>
        </w:rPr>
        <w:t>Mục tiêu của đề tài “Xây dựng website bán thời trang SLY Clothing” là thiết kế và phát triển một hệ thống bán hàng trực tuyến nhằm hỗ trợ hoạt động kinh doanh của cửa hàng trong môi trường số hóa hiện nay. Hệ thống được xây dựng với mục đích giúp khách hàng có thể dễ dàng tiếp cận, tìm kiếm và mua sắm sản phẩm thời trang của SLY Clothing thông qua nền tảng trực tuyến mà không cần phải đến trực tiếp cửa hàng.</w:t>
      </w:r>
    </w:p>
    <w:p w14:paraId="597579F1" w14:textId="4623748B" w:rsidR="00401F1A" w:rsidRPr="00401F1A" w:rsidRDefault="00401F1A" w:rsidP="00117A8F">
      <w:pPr>
        <w:ind w:firstLine="720"/>
        <w:jc w:val="both"/>
        <w:rPr>
          <w:lang w:val="en-US"/>
        </w:rPr>
      </w:pPr>
      <w:r w:rsidRPr="00401F1A">
        <w:rPr>
          <w:lang w:val="en-US"/>
        </w:rPr>
        <w:t>Đề tài hướng đến việc xây dựng một website có giao diện thân thiện, hiện đại và dễ sử dụng, phù hợp với đối tượng khách hàng trẻ – nhóm khách hàng chính của thương hiệu SLY Clothing. Website cần đảm bảo khả năng hiển thị đầy đủ thông tin sản phẩm như hình ảnh, mô tả, giá bán, kích thước và danh mục sản phẩm, từ đó giúp người dùng dễ dàng lựa chọn sản phẩm phù hợp với nhu cầu của mình.</w:t>
      </w:r>
    </w:p>
    <w:p w14:paraId="01960DAF" w14:textId="698D86C5" w:rsidR="00401F1A" w:rsidRPr="00401F1A" w:rsidRDefault="00401F1A" w:rsidP="00117A8F">
      <w:pPr>
        <w:ind w:firstLine="720"/>
        <w:jc w:val="both"/>
        <w:rPr>
          <w:lang w:val="en-US"/>
        </w:rPr>
      </w:pPr>
      <w:r w:rsidRPr="00401F1A">
        <w:rPr>
          <w:lang w:val="en-US"/>
        </w:rPr>
        <w:t>Ngoài chức năng hỗ trợ khách hàng mua sắm trực tuyến, hệ thống còn đặt mục tiêu tối ưu hóa quy trình quản lý bán hàng cho phía quản trị viên. Website cần hỗ trợ các chức năng quản lý sản phẩm, quản lý danh mục, quản lý đơn hàng, quản lý khách hàng và theo dõi tình trạng đơn hàng một cách hiệu quả</w:t>
      </w:r>
      <w:r w:rsidR="00142D08">
        <w:rPr>
          <w:lang w:val="en-US"/>
        </w:rPr>
        <w:t>. Từ đó</w:t>
      </w:r>
      <w:r w:rsidRPr="00401F1A">
        <w:rPr>
          <w:lang w:val="en-US"/>
        </w:rPr>
        <w:t xml:space="preserve"> giảm bớt các thao tác thủ công trong quá trình vận hành cửa hàng và nâng cao hiệu quả quản lý dữ liệu.</w:t>
      </w:r>
    </w:p>
    <w:p w14:paraId="157632F7" w14:textId="238FE2FE" w:rsidR="00E15B8B" w:rsidRPr="00342C7B" w:rsidRDefault="00401F1A" w:rsidP="00117A8F">
      <w:pPr>
        <w:ind w:firstLine="720"/>
        <w:jc w:val="both"/>
        <w:rPr>
          <w:lang w:val="en-US"/>
        </w:rPr>
      </w:pPr>
      <w:r w:rsidRPr="00401F1A">
        <w:rPr>
          <w:lang w:val="en-US"/>
        </w:rPr>
        <w:t>Bên cạnh đó, đề tài cũng hướng đến việc áp dụng các công nghệ phát triển web hiện đại nhằm xây dựng một hệ thống có tính ổn định, bảo mật và khả năng mở rộng trong tương lai. Hệ thống cần đảm bảo khả năng xử lý dữ liệu nhanh chóng, hỗ trợ nhiều người dùng truy cập đồng thời và bảo vệ thông tin khách hàng trong quá trình sử dụng.</w:t>
      </w:r>
    </w:p>
    <w:p w14:paraId="728DE2C7" w14:textId="77777777" w:rsidR="00E15B8B" w:rsidRDefault="00E15B8B">
      <w:pPr>
        <w:ind w:left="851" w:hanging="294"/>
        <w:jc w:val="both"/>
        <w:rPr>
          <w:b/>
          <w:bCs/>
        </w:rPr>
      </w:pPr>
    </w:p>
    <w:p w14:paraId="4841DD36" w14:textId="77777777" w:rsidR="00E15B8B" w:rsidRDefault="00E15B8B">
      <w:pPr>
        <w:spacing w:after="80" w:line="288" w:lineRule="auto"/>
        <w:jc w:val="both"/>
        <w:rPr>
          <w:b/>
          <w:bCs/>
          <w:color w:val="000000"/>
        </w:rPr>
      </w:pPr>
    </w:p>
    <w:p w14:paraId="21D03045" w14:textId="77777777" w:rsidR="00E15B8B" w:rsidRDefault="00A81C5D">
      <w:pPr>
        <w:spacing w:line="240" w:lineRule="auto"/>
        <w:jc w:val="both"/>
        <w:rPr>
          <w:b/>
          <w:bCs/>
        </w:rPr>
      </w:pPr>
      <w:r>
        <w:br w:type="page"/>
      </w:r>
    </w:p>
    <w:p w14:paraId="6963A285" w14:textId="460BCBDA" w:rsidR="00F83674" w:rsidRPr="00F83674" w:rsidRDefault="00A81C5D" w:rsidP="008F5C19">
      <w:pPr>
        <w:pStyle w:val="Heading1"/>
      </w:pPr>
      <w:bookmarkStart w:id="2" w:name="_Toc230322422"/>
      <w:r w:rsidRPr="00782410">
        <w:rPr>
          <w:lang w:val="en-US"/>
        </w:rPr>
        <w:lastRenderedPageBreak/>
        <w:t>Phân</w:t>
      </w:r>
      <w:r w:rsidRPr="2095AED0">
        <w:rPr>
          <w:lang w:val="en-US"/>
        </w:rPr>
        <w:t xml:space="preserve"> tích yêu cầu</w:t>
      </w:r>
      <w:bookmarkEnd w:id="2"/>
    </w:p>
    <w:p w14:paraId="6E5D929B" w14:textId="6BD2C765" w:rsidR="00E15B8B" w:rsidRDefault="00A81C5D" w:rsidP="002F61E3">
      <w:pPr>
        <w:pStyle w:val="Heading2"/>
      </w:pPr>
      <w:r w:rsidRPr="2095AED0">
        <w:rPr>
          <w:lang w:val="en-US"/>
        </w:rPr>
        <w:t>Mục tiêu và phạm vi công việc</w:t>
      </w:r>
    </w:p>
    <w:p w14:paraId="16CE2C50" w14:textId="6CFE5013" w:rsidR="00E15B8B" w:rsidRDefault="00A81C5D" w:rsidP="00BA0661">
      <w:pPr>
        <w:pStyle w:val="Heading3"/>
      </w:pPr>
      <w:bookmarkStart w:id="3" w:name="_heading=h.bzaqxmraep1k" w:colFirst="0" w:colLast="0"/>
      <w:bookmarkEnd w:id="3"/>
      <w:r w:rsidRPr="2095AED0">
        <w:rPr>
          <w:lang w:val="en-US"/>
        </w:rPr>
        <w:t>Mục tiêu</w:t>
      </w:r>
    </w:p>
    <w:p w14:paraId="1F69EFF8" w14:textId="77777777" w:rsidR="00E81CB9" w:rsidRPr="00117A8F" w:rsidRDefault="00E81CB9" w:rsidP="004743F3">
      <w:pPr>
        <w:pStyle w:val="ListParagraph"/>
        <w:numPr>
          <w:ilvl w:val="0"/>
          <w:numId w:val="80"/>
        </w:numPr>
        <w:jc w:val="both"/>
        <w:rPr>
          <w:b/>
          <w:color w:val="000000" w:themeColor="text1"/>
          <w:lang w:val="en-US"/>
        </w:rPr>
      </w:pPr>
      <w:r w:rsidRPr="00117A8F">
        <w:rPr>
          <w:lang w:val="en-US"/>
        </w:rPr>
        <w:t>Phát triển nền tảng thương mại điện tử toàn diện: Xây dựng một hệ thống bán hàng trực tuyến dành riêng cho thương hiệu thời trang SLY, giúp khách hàng dễ dàng tìm kiếm, lựa chọn và đặt mua sản phẩm mọi lúc, mọi nơi.</w:t>
      </w:r>
    </w:p>
    <w:p w14:paraId="3E27B01F" w14:textId="77777777" w:rsidR="00E81CB9" w:rsidRPr="00117A8F" w:rsidRDefault="00E81CB9" w:rsidP="004743F3">
      <w:pPr>
        <w:pStyle w:val="ListParagraph"/>
        <w:numPr>
          <w:ilvl w:val="0"/>
          <w:numId w:val="80"/>
        </w:numPr>
        <w:jc w:val="both"/>
        <w:rPr>
          <w:b/>
          <w:color w:val="000000" w:themeColor="text1"/>
          <w:lang w:val="en-US"/>
        </w:rPr>
      </w:pPr>
      <w:r w:rsidRPr="00117A8F">
        <w:rPr>
          <w:lang w:val="en-US"/>
        </w:rPr>
        <w:t>Nâng cao trải nghiệm người dùng (UX/UI): Thiết kế giao diện thân thiện, hiện đại, tối ưu hóa trên đa thiết bị (Responsive) với hình ảnh sản phẩm trực quan, bộ lọc thông minh và quy trình mua sắm tinh gọn.</w:t>
      </w:r>
    </w:p>
    <w:p w14:paraId="139C6EFE" w14:textId="77777777" w:rsidR="00E81CB9" w:rsidRPr="00117A8F" w:rsidRDefault="00E81CB9" w:rsidP="004743F3">
      <w:pPr>
        <w:pStyle w:val="ListParagraph"/>
        <w:numPr>
          <w:ilvl w:val="0"/>
          <w:numId w:val="80"/>
        </w:numPr>
        <w:jc w:val="both"/>
        <w:rPr>
          <w:b/>
          <w:color w:val="000000" w:themeColor="text1"/>
          <w:lang w:val="en-US"/>
        </w:rPr>
      </w:pPr>
      <w:r w:rsidRPr="00117A8F">
        <w:rPr>
          <w:lang w:val="en-US"/>
        </w:rPr>
        <w:t>Hoàn thiện chu trình mua bán: Tích hợp đầy đủ các chức năng lõi của e-commerce như: quản lý giỏ hàng, thanh toán trực tuyến bảo mật, quản lý và theo dõi trạng thái đơn hàng.</w:t>
      </w:r>
    </w:p>
    <w:p w14:paraId="735ABA45" w14:textId="14A2C35A" w:rsidR="00E81CB9" w:rsidRPr="00117A8F" w:rsidRDefault="00E81CB9" w:rsidP="004743F3">
      <w:pPr>
        <w:pStyle w:val="ListParagraph"/>
        <w:numPr>
          <w:ilvl w:val="0"/>
          <w:numId w:val="80"/>
        </w:numPr>
        <w:jc w:val="both"/>
        <w:rPr>
          <w:b/>
          <w:color w:val="000000" w:themeColor="text1"/>
          <w:lang w:val="en-US"/>
        </w:rPr>
      </w:pPr>
      <w:r w:rsidRPr="00117A8F">
        <w:rPr>
          <w:lang w:val="en-US"/>
        </w:rPr>
        <w:t>Tối ưu hóa công tác quản trị: Xây dựng trang Dashboard nội bộ giúp Admin và Nhân viên (</w:t>
      </w:r>
      <w:r>
        <w:rPr>
          <w:b/>
          <w:bCs/>
          <w:color w:val="000000" w:themeColor="text1"/>
          <w:lang w:val="en-US"/>
        </w:rPr>
        <w:t>Employee</w:t>
      </w:r>
      <w:r w:rsidRPr="00117A8F">
        <w:rPr>
          <w:b/>
          <w:color w:val="000000" w:themeColor="text1"/>
          <w:lang w:val="en-US"/>
        </w:rPr>
        <w:t>) dễ dàng theo dõi doanh thu, kiểm soát hàng tồn kho và đồng bộ thông tin sản phẩm nhanh chóng.</w:t>
      </w:r>
    </w:p>
    <w:p w14:paraId="7AA8EB83" w14:textId="77777777" w:rsidR="00E81CB9" w:rsidRPr="00117A8F" w:rsidRDefault="00E81CB9" w:rsidP="004743F3">
      <w:pPr>
        <w:pStyle w:val="ListParagraph"/>
        <w:numPr>
          <w:ilvl w:val="0"/>
          <w:numId w:val="80"/>
        </w:numPr>
        <w:jc w:val="both"/>
        <w:rPr>
          <w:b/>
          <w:color w:val="000000" w:themeColor="text1"/>
          <w:lang w:val="en-US"/>
        </w:rPr>
      </w:pPr>
      <w:r w:rsidRPr="00117A8F">
        <w:rPr>
          <w:lang w:val="en-US"/>
        </w:rPr>
        <w:t>Đột phá trong dịch vụ chăm sóc khách hàng: Ứng dụng Trí tuệ Nhân tạo (AI) để xây dựng Chatbot thông minh, tự động tư vấn, tìm kiếm sản phẩm 24/7. Đồng thời tích hợp tính năng nhắn tin theo thời gian thực (Realtime Chat), cho phép chuyển tiếp liền mạch các yêu cầu hỗ trợ từ AI sang Nhân viên thật khi cần thiết.</w:t>
      </w:r>
    </w:p>
    <w:p w14:paraId="70349E5B" w14:textId="77777777" w:rsidR="00E81CB9" w:rsidRPr="00E81CB9" w:rsidRDefault="00E81CB9" w:rsidP="004743F3">
      <w:pPr>
        <w:pStyle w:val="ListParagraph"/>
        <w:numPr>
          <w:ilvl w:val="0"/>
          <w:numId w:val="80"/>
        </w:numPr>
        <w:jc w:val="both"/>
      </w:pPr>
      <w:r w:rsidRPr="00117A8F">
        <w:rPr>
          <w:lang w:val="en-US"/>
        </w:rPr>
        <w:t>Đảm bảo an toàn hệ thống: Triển khai các chuẩn xác thực hiện đại (JWT) nhằm bảo vệ nghiêm ngặt thông tin cá nhân và dữ liệu thanh toán của người dùng.</w:t>
      </w:r>
    </w:p>
    <w:p w14:paraId="74FD9998" w14:textId="525438F8" w:rsidR="00E15B8B" w:rsidRDefault="00A81C5D" w:rsidP="00117A8F">
      <w:pPr>
        <w:pStyle w:val="Heading3"/>
      </w:pPr>
      <w:bookmarkStart w:id="4" w:name="_heading=h.fpkarxgnq47n" w:colFirst="0" w:colLast="0"/>
      <w:bookmarkEnd w:id="4"/>
      <w:r>
        <w:t>Phạm vi</w:t>
      </w:r>
    </w:p>
    <w:p w14:paraId="1D0F0E8D" w14:textId="77777777" w:rsidR="00BD40BF" w:rsidRPr="00BD40BF" w:rsidRDefault="00BD40BF" w:rsidP="00117A8F">
      <w:pPr>
        <w:ind w:firstLine="270"/>
        <w:jc w:val="both"/>
        <w:rPr>
          <w:b/>
          <w:bCs/>
          <w:color w:val="000000" w:themeColor="text1"/>
          <w:lang w:val="en-US"/>
        </w:rPr>
      </w:pPr>
      <w:r w:rsidRPr="00BD40BF">
        <w:rPr>
          <w:lang w:val="en-US"/>
        </w:rPr>
        <w:t>Về mặt tính năng:</w:t>
      </w:r>
    </w:p>
    <w:p w14:paraId="65AE0AFE" w14:textId="77777777" w:rsidR="00BD40BF" w:rsidRPr="00BD40BF" w:rsidRDefault="00BD40BF" w:rsidP="004743F3">
      <w:pPr>
        <w:pStyle w:val="ListParagraph"/>
        <w:numPr>
          <w:ilvl w:val="0"/>
          <w:numId w:val="80"/>
        </w:numPr>
        <w:jc w:val="both"/>
        <w:rPr>
          <w:b/>
          <w:bCs/>
          <w:color w:val="000000" w:themeColor="text1"/>
          <w:lang w:val="en-US"/>
        </w:rPr>
      </w:pPr>
      <w:r w:rsidRPr="00117A8F">
        <w:rPr>
          <w:lang w:val="en-US"/>
        </w:rPr>
        <w:t>Đối với người dùng cuối: Trải nghiệm mua sắm không rào cản (xem sản phẩm, chat hỗ trợ) mà không bắt buộc đăng nhập; quản lý giỏ hàng, đặt hàng và thanh toán trực tuyến.</w:t>
      </w:r>
    </w:p>
    <w:p w14:paraId="60E8A5F6" w14:textId="77777777" w:rsidR="00BD40BF" w:rsidRPr="00BD40BF" w:rsidRDefault="00BD40BF" w:rsidP="004743F3">
      <w:pPr>
        <w:pStyle w:val="ListParagraph"/>
        <w:numPr>
          <w:ilvl w:val="0"/>
          <w:numId w:val="80"/>
        </w:numPr>
        <w:jc w:val="both"/>
        <w:rPr>
          <w:b/>
          <w:bCs/>
          <w:color w:val="000000" w:themeColor="text1"/>
          <w:lang w:val="en-US"/>
        </w:rPr>
      </w:pPr>
      <w:r w:rsidRPr="00117A8F">
        <w:rPr>
          <w:lang w:val="en-US"/>
        </w:rPr>
        <w:t>Đối với chăm sóc khách hàng: Hệ thống Chatbot AI tự động và Live Chat Realtime 1-1 với nhân viên.</w:t>
      </w:r>
    </w:p>
    <w:p w14:paraId="5833B997" w14:textId="77777777" w:rsidR="00BD40BF" w:rsidRPr="00BD40BF" w:rsidRDefault="00BD40BF" w:rsidP="004743F3">
      <w:pPr>
        <w:pStyle w:val="ListParagraph"/>
        <w:numPr>
          <w:ilvl w:val="0"/>
          <w:numId w:val="80"/>
        </w:numPr>
        <w:jc w:val="both"/>
        <w:rPr>
          <w:b/>
          <w:bCs/>
          <w:color w:val="000000" w:themeColor="text1"/>
          <w:lang w:val="en-US"/>
        </w:rPr>
      </w:pPr>
      <w:r w:rsidRPr="00117A8F">
        <w:rPr>
          <w:lang w:val="en-US"/>
        </w:rPr>
        <w:t>Đối với quản trị hệ thống: Quản lý danh mục, sản phẩm, đơn hàng, tài khoản người dùng và xem biểu đồ thống kê doanh thu.</w:t>
      </w:r>
    </w:p>
    <w:p w14:paraId="5363ACEC" w14:textId="77777777" w:rsidR="00BD40BF" w:rsidRPr="00BD40BF" w:rsidRDefault="00BD40BF" w:rsidP="00117A8F">
      <w:pPr>
        <w:ind w:firstLine="360"/>
        <w:jc w:val="both"/>
        <w:rPr>
          <w:b/>
          <w:bCs/>
          <w:color w:val="000000" w:themeColor="text1"/>
          <w:lang w:val="en-US"/>
        </w:rPr>
      </w:pPr>
      <w:r w:rsidRPr="00BD40BF">
        <w:rPr>
          <w:lang w:val="en-US"/>
        </w:rPr>
        <w:t>Về đối tượng sử dụng: Hệ thống phục vụ linh hoạt với 4 nhóm người dùng chính:</w:t>
      </w:r>
    </w:p>
    <w:p w14:paraId="31EDB61F" w14:textId="77777777" w:rsidR="00BD40BF" w:rsidRPr="00BD40BF" w:rsidRDefault="00BD40BF" w:rsidP="004743F3">
      <w:pPr>
        <w:pStyle w:val="ListParagraph"/>
        <w:numPr>
          <w:ilvl w:val="0"/>
          <w:numId w:val="80"/>
        </w:numPr>
        <w:jc w:val="both"/>
        <w:rPr>
          <w:b/>
          <w:bCs/>
          <w:color w:val="000000" w:themeColor="text1"/>
          <w:lang w:val="en-US"/>
        </w:rPr>
      </w:pPr>
      <w:r w:rsidRPr="00117A8F">
        <w:rPr>
          <w:lang w:val="en-US"/>
        </w:rPr>
        <w:lastRenderedPageBreak/>
        <w:t>Khách vãng lai (Guest): Có thể tra cứu thông tin sản phẩm và sử dụng kênh Chat tư vấn.</w:t>
      </w:r>
    </w:p>
    <w:p w14:paraId="07709BAE" w14:textId="77777777" w:rsidR="00BD40BF" w:rsidRPr="00BD40BF" w:rsidRDefault="00BD40BF" w:rsidP="004743F3">
      <w:pPr>
        <w:pStyle w:val="ListParagraph"/>
        <w:numPr>
          <w:ilvl w:val="0"/>
          <w:numId w:val="80"/>
        </w:numPr>
        <w:jc w:val="both"/>
        <w:rPr>
          <w:b/>
          <w:bCs/>
          <w:color w:val="000000" w:themeColor="text1"/>
          <w:lang w:val="en-US"/>
        </w:rPr>
      </w:pPr>
      <w:r w:rsidRPr="00117A8F">
        <w:rPr>
          <w:lang w:val="en-US"/>
        </w:rPr>
        <w:t>Khách hàng (Customer): Khách đã đăng ký tài khoản, có thêm quyền theo dõi lịch sử đơn hàng, cập nhật hồ sơ cá nhân.</w:t>
      </w:r>
    </w:p>
    <w:p w14:paraId="06112294" w14:textId="77777777" w:rsidR="00BD40BF" w:rsidRPr="00BD40BF" w:rsidRDefault="00BD40BF" w:rsidP="004743F3">
      <w:pPr>
        <w:pStyle w:val="ListParagraph"/>
        <w:numPr>
          <w:ilvl w:val="0"/>
          <w:numId w:val="80"/>
        </w:numPr>
        <w:jc w:val="both"/>
        <w:rPr>
          <w:b/>
          <w:bCs/>
          <w:color w:val="000000" w:themeColor="text1"/>
          <w:lang w:val="en-US"/>
        </w:rPr>
      </w:pPr>
      <w:r w:rsidRPr="00117A8F">
        <w:rPr>
          <w:lang w:val="en-US"/>
        </w:rPr>
        <w:t>Nhân viên (Staff): Đảm nhiệm việc tư vấn khách hàng qua Live Chat và cập nhật, xử lý đơn hàng.</w:t>
      </w:r>
    </w:p>
    <w:p w14:paraId="52678159" w14:textId="77777777" w:rsidR="00BD40BF" w:rsidRPr="00BD40BF" w:rsidRDefault="00BD40BF" w:rsidP="004743F3">
      <w:pPr>
        <w:pStyle w:val="ListParagraph"/>
        <w:numPr>
          <w:ilvl w:val="0"/>
          <w:numId w:val="80"/>
        </w:numPr>
        <w:jc w:val="both"/>
        <w:rPr>
          <w:b/>
          <w:bCs/>
          <w:color w:val="000000" w:themeColor="text1"/>
        </w:rPr>
      </w:pPr>
      <w:r w:rsidRPr="00117A8F">
        <w:rPr>
          <w:lang w:val="en-US"/>
        </w:rPr>
        <w:t>Quản trị viên (Admin): Nắm toàn quyền điều hành, quản lý dữ liệu toàn hệ thống và theo dõi thống kê doanh thu.</w:t>
      </w:r>
    </w:p>
    <w:p w14:paraId="7C0781AA" w14:textId="1038704B" w:rsidR="00E15B8B" w:rsidRDefault="00A81C5D" w:rsidP="002F61E3">
      <w:pPr>
        <w:pStyle w:val="Heading2"/>
      </w:pPr>
      <w:r w:rsidRPr="2095AED0">
        <w:rPr>
          <w:lang w:val="en-US"/>
        </w:rPr>
        <w:t>Yêu cầu chức năng</w:t>
      </w:r>
    </w:p>
    <w:p w14:paraId="47066233" w14:textId="346E4FB1" w:rsidR="007372CB" w:rsidRDefault="007372CB" w:rsidP="007372CB">
      <w:pPr>
        <w:pStyle w:val="Heading3"/>
      </w:pPr>
      <w:bookmarkStart w:id="5" w:name="_heading=h.6v61yxm430ik" w:colFirst="0" w:colLast="0"/>
      <w:bookmarkStart w:id="6" w:name="_heading=h.ew2ekwyad4pl" w:colFirst="0" w:colLast="0"/>
      <w:bookmarkEnd w:id="5"/>
      <w:bookmarkEnd w:id="6"/>
      <w:r w:rsidRPr="2095AED0">
        <w:rPr>
          <w:lang w:val="en-US"/>
        </w:rPr>
        <w:t>Khách</w:t>
      </w:r>
      <w:r>
        <w:rPr>
          <w:lang w:val="en-US"/>
        </w:rPr>
        <w:t xml:space="preserve"> vãng lai</w:t>
      </w:r>
      <w:r w:rsidRPr="2095AED0">
        <w:rPr>
          <w:lang w:val="en-US"/>
        </w:rPr>
        <w:t xml:space="preserve"> (Guest - Người dùng không có tài khoản)</w:t>
      </w:r>
    </w:p>
    <w:p w14:paraId="5AF219B7" w14:textId="7E37A6FE" w:rsidR="007372CB" w:rsidRDefault="007372CB" w:rsidP="007372CB">
      <w:pPr>
        <w:ind w:firstLine="288"/>
        <w:jc w:val="both"/>
        <w:rPr>
          <w:lang w:val="en-US"/>
        </w:rPr>
      </w:pPr>
      <w:r w:rsidRPr="2095AED0">
        <w:rPr>
          <w:lang w:val="en-US"/>
        </w:rPr>
        <w:t>Khách có thể tương tác với website mà không cần đăng nhập. Các chức năng</w:t>
      </w:r>
      <w:r>
        <w:rPr>
          <w:lang w:val="en-US"/>
        </w:rPr>
        <w:t xml:space="preserve"> cơ bản</w:t>
      </w:r>
      <w:r w:rsidRPr="2095AED0">
        <w:rPr>
          <w:lang w:val="en-US"/>
        </w:rPr>
        <w:t xml:space="preserve"> bao gồm:</w:t>
      </w:r>
    </w:p>
    <w:p w14:paraId="58536E81" w14:textId="48F9E505" w:rsidR="007372CB" w:rsidRDefault="007372CB" w:rsidP="007372CB">
      <w:pPr>
        <w:pStyle w:val="ListParagraph"/>
        <w:numPr>
          <w:ilvl w:val="0"/>
          <w:numId w:val="41"/>
        </w:numPr>
        <w:jc w:val="both"/>
        <w:rPr>
          <w:bCs/>
          <w:lang w:val="en-US"/>
        </w:rPr>
      </w:pPr>
      <w:r>
        <w:rPr>
          <w:bCs/>
          <w:lang w:val="en-US"/>
        </w:rPr>
        <w:t>Xem trang chủ:</w:t>
      </w:r>
    </w:p>
    <w:p w14:paraId="178B724B" w14:textId="67D4BBE9" w:rsidR="007372CB" w:rsidRDefault="007372CB" w:rsidP="007372CB">
      <w:pPr>
        <w:pStyle w:val="ListParagraph"/>
        <w:numPr>
          <w:ilvl w:val="1"/>
          <w:numId w:val="41"/>
        </w:numPr>
        <w:jc w:val="both"/>
        <w:rPr>
          <w:bCs/>
          <w:lang w:val="en-US"/>
        </w:rPr>
      </w:pPr>
      <w:r>
        <w:rPr>
          <w:bCs/>
          <w:lang w:val="en-US"/>
        </w:rPr>
        <w:t>Hiển thị tin nổi bật có thể ấn vào để chuyển đến nội dung đó.</w:t>
      </w:r>
    </w:p>
    <w:p w14:paraId="2D005E33" w14:textId="2D6D6CB8" w:rsidR="007372CB" w:rsidRDefault="007372CB" w:rsidP="007372CB">
      <w:pPr>
        <w:pStyle w:val="ListParagraph"/>
        <w:numPr>
          <w:ilvl w:val="1"/>
          <w:numId w:val="41"/>
        </w:numPr>
        <w:jc w:val="both"/>
        <w:rPr>
          <w:bCs/>
          <w:lang w:val="en-US"/>
        </w:rPr>
      </w:pPr>
      <w:r>
        <w:rPr>
          <w:bCs/>
          <w:lang w:val="en-US"/>
        </w:rPr>
        <w:t>Hiển thị danh sách 10 sản phẩm mới nhất.</w:t>
      </w:r>
    </w:p>
    <w:p w14:paraId="7FDA7ADF" w14:textId="4AE334D0" w:rsidR="007372CB" w:rsidRDefault="007372CB" w:rsidP="007372CB">
      <w:pPr>
        <w:pStyle w:val="ListParagraph"/>
        <w:numPr>
          <w:ilvl w:val="1"/>
          <w:numId w:val="41"/>
        </w:numPr>
        <w:jc w:val="both"/>
        <w:rPr>
          <w:bCs/>
          <w:lang w:val="en-US"/>
        </w:rPr>
      </w:pPr>
      <w:r>
        <w:rPr>
          <w:bCs/>
          <w:lang w:val="en-US"/>
        </w:rPr>
        <w:t>Thanh điều hướng bên giúp điều hướng sang trang danh sách sản phẩm, lọc sản phẩm theo danh mục, tìm kiếm sản phẩm theo tên.</w:t>
      </w:r>
    </w:p>
    <w:p w14:paraId="42DB183C" w14:textId="703096DA" w:rsidR="007372CB" w:rsidRDefault="007372CB" w:rsidP="007372CB">
      <w:pPr>
        <w:pStyle w:val="ListParagraph"/>
        <w:numPr>
          <w:ilvl w:val="1"/>
          <w:numId w:val="41"/>
        </w:numPr>
        <w:jc w:val="both"/>
        <w:rPr>
          <w:bCs/>
          <w:lang w:val="en-US"/>
        </w:rPr>
      </w:pPr>
      <w:r>
        <w:rPr>
          <w:bCs/>
          <w:lang w:val="en-US"/>
        </w:rPr>
        <w:t>Hiển thị logo SLY và tên tài khoản ở header khi đã đăng nhập hoặc cho phép chuyển sang trang đăng nhập khi chưa có tài khoản.</w:t>
      </w:r>
    </w:p>
    <w:p w14:paraId="1D57CE34" w14:textId="2E702B29" w:rsidR="007372CB" w:rsidRPr="00E55B2A" w:rsidRDefault="007372CB" w:rsidP="007372CB">
      <w:pPr>
        <w:pStyle w:val="ListParagraph"/>
        <w:numPr>
          <w:ilvl w:val="1"/>
          <w:numId w:val="41"/>
        </w:numPr>
        <w:jc w:val="both"/>
        <w:rPr>
          <w:bCs/>
          <w:lang w:val="en-US"/>
        </w:rPr>
      </w:pPr>
      <w:r>
        <w:rPr>
          <w:bCs/>
          <w:lang w:val="en-US"/>
        </w:rPr>
        <w:t>Có footer hiển thị các đường link marketing.</w:t>
      </w:r>
    </w:p>
    <w:p w14:paraId="14D15D7F" w14:textId="3BB26775" w:rsidR="007372CB" w:rsidRPr="008F2EB4" w:rsidRDefault="007372CB" w:rsidP="007372CB">
      <w:pPr>
        <w:pStyle w:val="ListParagraph"/>
        <w:numPr>
          <w:ilvl w:val="0"/>
          <w:numId w:val="41"/>
        </w:numPr>
        <w:spacing w:before="240"/>
        <w:jc w:val="both"/>
        <w:rPr>
          <w:b/>
          <w:lang w:val="en-US"/>
        </w:rPr>
      </w:pPr>
      <w:r w:rsidRPr="008F2EB4">
        <w:rPr>
          <w:lang w:val="en-US"/>
        </w:rPr>
        <w:t>Xem danh sách sản phẩm:</w:t>
      </w:r>
    </w:p>
    <w:p w14:paraId="5DC3743E" w14:textId="4AF49C37" w:rsidR="007372CB" w:rsidRPr="008F2EB4" w:rsidRDefault="007372CB" w:rsidP="007372CB">
      <w:pPr>
        <w:pStyle w:val="ListParagraph"/>
        <w:numPr>
          <w:ilvl w:val="1"/>
          <w:numId w:val="41"/>
        </w:numPr>
        <w:jc w:val="both"/>
        <w:rPr>
          <w:lang w:val="en-US"/>
        </w:rPr>
      </w:pPr>
      <w:r w:rsidRPr="008F2EB4">
        <w:rPr>
          <w:lang w:val="en-US"/>
        </w:rPr>
        <w:t>Hiển thị danh sách sản phẩm theo dạng lưới, được lấy dữ liệu từ CSDL với chức năng phân trang.</w:t>
      </w:r>
    </w:p>
    <w:p w14:paraId="32082FED" w14:textId="2695C213" w:rsidR="007372CB" w:rsidRPr="008F2EB4" w:rsidRDefault="007372CB" w:rsidP="007372CB">
      <w:pPr>
        <w:pStyle w:val="ListParagraph"/>
        <w:numPr>
          <w:ilvl w:val="1"/>
          <w:numId w:val="41"/>
        </w:numPr>
        <w:jc w:val="both"/>
        <w:rPr>
          <w:lang w:val="en-US"/>
        </w:rPr>
      </w:pPr>
      <w:r w:rsidRPr="008F2EB4">
        <w:rPr>
          <w:lang w:val="en-US"/>
        </w:rPr>
        <w:t>Bộ lọc linh hoạt: Tên sản phẩm, khoảng giá (tối thiểu - tối đa).</w:t>
      </w:r>
    </w:p>
    <w:p w14:paraId="0A01A348" w14:textId="5A430FE5" w:rsidR="007372CB" w:rsidRPr="008F2EB4" w:rsidRDefault="007372CB" w:rsidP="007372CB">
      <w:pPr>
        <w:pStyle w:val="ListParagraph"/>
        <w:numPr>
          <w:ilvl w:val="1"/>
          <w:numId w:val="41"/>
        </w:numPr>
        <w:jc w:val="both"/>
        <w:rPr>
          <w:lang w:val="en-US"/>
        </w:rPr>
      </w:pPr>
      <w:r w:rsidRPr="008F2EB4">
        <w:rPr>
          <w:lang w:val="en-US"/>
        </w:rPr>
        <w:t>Hỗ trợ sắp xếp: Theo giá (thấp đến cao, cao đến thấp), sản phẩm mới nhất.</w:t>
      </w:r>
    </w:p>
    <w:p w14:paraId="1E28ED86" w14:textId="74D9BE78" w:rsidR="007372CB" w:rsidRPr="008F2EB4" w:rsidRDefault="007372CB" w:rsidP="007372CB">
      <w:pPr>
        <w:pStyle w:val="ListParagraph"/>
        <w:numPr>
          <w:ilvl w:val="1"/>
          <w:numId w:val="41"/>
        </w:numPr>
        <w:jc w:val="both"/>
        <w:rPr>
          <w:lang w:val="en-US"/>
        </w:rPr>
      </w:pPr>
      <w:r w:rsidRPr="008F2EB4">
        <w:rPr>
          <w:lang w:val="en-US"/>
        </w:rPr>
        <w:t>Mỗi sản phẩm hiển thị các thông tin: Tên, Hình ảnh, Giá gốc (gạch ngang nếu có ưu đãi), Giá sau giảm và nhãn giảm giá (nếu có).</w:t>
      </w:r>
    </w:p>
    <w:p w14:paraId="67D64855" w14:textId="77777777" w:rsidR="007372CB" w:rsidRPr="008F2EB4" w:rsidRDefault="007372CB" w:rsidP="007372CB">
      <w:pPr>
        <w:pStyle w:val="ListParagraph"/>
        <w:numPr>
          <w:ilvl w:val="1"/>
          <w:numId w:val="41"/>
        </w:numPr>
        <w:jc w:val="both"/>
        <w:rPr>
          <w:b/>
          <w:lang w:val="en-US"/>
        </w:rPr>
      </w:pPr>
      <w:r w:rsidRPr="008F2EB4">
        <w:rPr>
          <w:lang w:val="en-US"/>
        </w:rPr>
        <w:t>Hiển thị trạng thái "HẾT HÀNG" đối với các sản phẩm có số lượng tồn kho bằng 0.</w:t>
      </w:r>
    </w:p>
    <w:p w14:paraId="79922C13" w14:textId="2519BF8D" w:rsidR="007372CB" w:rsidRPr="008F2EB4" w:rsidRDefault="007372CB" w:rsidP="007372CB">
      <w:pPr>
        <w:pStyle w:val="ListParagraph"/>
        <w:numPr>
          <w:ilvl w:val="0"/>
          <w:numId w:val="41"/>
        </w:numPr>
        <w:jc w:val="both"/>
        <w:rPr>
          <w:b/>
          <w:lang w:val="en-US"/>
        </w:rPr>
      </w:pPr>
      <w:r w:rsidRPr="008F2EB4">
        <w:rPr>
          <w:lang w:val="en-US"/>
        </w:rPr>
        <w:t>Xem chi tiết sản phẩm (Không cần đăng nhập):</w:t>
      </w:r>
    </w:p>
    <w:p w14:paraId="16E17C1E" w14:textId="27E08CAF" w:rsidR="007372CB" w:rsidRPr="00337AB2" w:rsidRDefault="007372CB" w:rsidP="007372CB">
      <w:pPr>
        <w:pStyle w:val="ListParagraph"/>
        <w:numPr>
          <w:ilvl w:val="1"/>
          <w:numId w:val="41"/>
        </w:numPr>
        <w:jc w:val="both"/>
        <w:rPr>
          <w:lang w:val="en-US"/>
        </w:rPr>
      </w:pPr>
      <w:r w:rsidRPr="00337AB2">
        <w:rPr>
          <w:lang w:val="en-US"/>
        </w:rPr>
        <w:lastRenderedPageBreak/>
        <w:t>Xem đầy đủ thông tin: Tên, mô tả, hướng dẫn bảo quản, giá bán (đã ưu đãi), và giá gốc.</w:t>
      </w:r>
    </w:p>
    <w:p w14:paraId="753F4DCC" w14:textId="32FBB2A8" w:rsidR="007372CB" w:rsidRPr="00337AB2" w:rsidRDefault="007372CB" w:rsidP="007372CB">
      <w:pPr>
        <w:pStyle w:val="ListParagraph"/>
        <w:numPr>
          <w:ilvl w:val="1"/>
          <w:numId w:val="41"/>
        </w:numPr>
        <w:jc w:val="both"/>
        <w:rPr>
          <w:lang w:val="en-US"/>
        </w:rPr>
      </w:pPr>
      <w:r w:rsidRPr="00337AB2">
        <w:rPr>
          <w:lang w:val="en-US"/>
        </w:rPr>
        <w:t>Xem bộ sưu tập hình ảnh trực quan với tính năng chuyển đổi ảnh.</w:t>
      </w:r>
    </w:p>
    <w:p w14:paraId="2E1CD9B5" w14:textId="01D30103" w:rsidR="007372CB" w:rsidRPr="00337AB2" w:rsidRDefault="007372CB" w:rsidP="007372CB">
      <w:pPr>
        <w:pStyle w:val="ListParagraph"/>
        <w:numPr>
          <w:ilvl w:val="1"/>
          <w:numId w:val="41"/>
        </w:numPr>
        <w:jc w:val="both"/>
        <w:rPr>
          <w:lang w:val="en-US"/>
        </w:rPr>
      </w:pPr>
      <w:r w:rsidRPr="00337AB2">
        <w:rPr>
          <w:lang w:val="en-US"/>
        </w:rPr>
        <w:t>Chọn kích cỡ (size) và số lượng: Tự động vô hiệu hóa các lựa chọn không còn hàng và giới hạn số lượng theo tồn kho thực tế.</w:t>
      </w:r>
    </w:p>
    <w:p w14:paraId="064E5259" w14:textId="77777777" w:rsidR="007372CB" w:rsidRPr="00450D09" w:rsidRDefault="007372CB" w:rsidP="007372CB">
      <w:pPr>
        <w:pStyle w:val="ListParagraph"/>
        <w:numPr>
          <w:ilvl w:val="1"/>
          <w:numId w:val="41"/>
        </w:numPr>
        <w:jc w:val="both"/>
        <w:rPr>
          <w:b/>
          <w:lang w:val="en-US"/>
        </w:rPr>
      </w:pPr>
      <w:r w:rsidRPr="00337AB2">
        <w:rPr>
          <w:lang w:val="en-US"/>
        </w:rPr>
        <w:t>Thêm vào giỏ hàng: Kiểm tra hợp lệ (</w:t>
      </w:r>
      <w:r w:rsidRPr="008F2EB4">
        <w:rPr>
          <w:lang w:val="en-US"/>
        </w:rPr>
        <w:t>size</w:t>
      </w:r>
      <w:r w:rsidRPr="00337AB2">
        <w:rPr>
          <w:lang w:val="en-US"/>
        </w:rPr>
        <w:t>/số lượng)</w:t>
      </w:r>
      <w:r w:rsidRPr="008F2EB4">
        <w:rPr>
          <w:lang w:val="en-US"/>
        </w:rPr>
        <w:t xml:space="preserve"> qua JavaScript </w:t>
      </w:r>
      <w:r w:rsidRPr="00337AB2">
        <w:rPr>
          <w:lang w:val="en-US"/>
        </w:rPr>
        <w:t>và hiển thị</w:t>
      </w:r>
      <w:r w:rsidRPr="008F2EB4">
        <w:rPr>
          <w:lang w:val="en-US"/>
        </w:rPr>
        <w:t xml:space="preserve"> thông báo phản hồi </w:t>
      </w:r>
      <w:r w:rsidRPr="00337AB2">
        <w:rPr>
          <w:lang w:val="en-US"/>
        </w:rPr>
        <w:t>kết quả</w:t>
      </w:r>
      <w:r w:rsidRPr="008F2EB4">
        <w:rPr>
          <w:lang w:val="en-US"/>
        </w:rPr>
        <w:t xml:space="preserve"> ngay trên trang</w:t>
      </w:r>
      <w:r w:rsidRPr="00337AB2">
        <w:rPr>
          <w:lang w:val="en-US"/>
        </w:rPr>
        <w:t>.</w:t>
      </w:r>
    </w:p>
    <w:p w14:paraId="192C523F" w14:textId="48692F74" w:rsidR="007372CB" w:rsidRPr="00B80014" w:rsidRDefault="007372CB" w:rsidP="007372CB">
      <w:pPr>
        <w:pStyle w:val="ListParagraph"/>
        <w:numPr>
          <w:ilvl w:val="0"/>
          <w:numId w:val="41"/>
        </w:numPr>
        <w:jc w:val="both"/>
        <w:rPr>
          <w:b/>
          <w:lang w:val="en-US"/>
        </w:rPr>
      </w:pPr>
      <w:r w:rsidRPr="00B80014">
        <w:rPr>
          <w:lang w:val="en-US"/>
        </w:rPr>
        <w:t>Đăng ký tài khoản:</w:t>
      </w:r>
    </w:p>
    <w:p w14:paraId="545C04C4" w14:textId="45ECBED0" w:rsidR="007372CB" w:rsidRPr="00B80014" w:rsidRDefault="007372CB" w:rsidP="007372CB">
      <w:pPr>
        <w:pStyle w:val="ListParagraph"/>
        <w:numPr>
          <w:ilvl w:val="1"/>
          <w:numId w:val="41"/>
        </w:numPr>
        <w:jc w:val="both"/>
        <w:rPr>
          <w:b/>
          <w:lang w:val="en-US"/>
        </w:rPr>
      </w:pPr>
      <w:r>
        <w:rPr>
          <w:lang w:val="en-US"/>
        </w:rPr>
        <w:t>Form</w:t>
      </w:r>
      <w:r w:rsidRPr="00B80014">
        <w:rPr>
          <w:lang w:val="en-US"/>
        </w:rPr>
        <w:t xml:space="preserve"> đăng ký</w:t>
      </w:r>
      <w:r>
        <w:rPr>
          <w:lang w:val="en-US"/>
        </w:rPr>
        <w:t xml:space="preserve"> bao gồm các thông tin</w:t>
      </w:r>
      <w:r w:rsidRPr="00B80014">
        <w:rPr>
          <w:lang w:val="en-US"/>
        </w:rPr>
        <w:t>: Họ tên</w:t>
      </w:r>
      <w:r>
        <w:rPr>
          <w:lang w:val="en-US"/>
        </w:rPr>
        <w:t>, Số điện thoại</w:t>
      </w:r>
      <w:r w:rsidRPr="00B80014">
        <w:rPr>
          <w:lang w:val="en-US"/>
        </w:rPr>
        <w:t>, Mật khẩu</w:t>
      </w:r>
      <w:r>
        <w:rPr>
          <w:lang w:val="en-US"/>
        </w:rPr>
        <w:t>.</w:t>
      </w:r>
    </w:p>
    <w:p w14:paraId="692FB0C9" w14:textId="399EF9B7" w:rsidR="007372CB" w:rsidRPr="00B80014" w:rsidRDefault="007372CB" w:rsidP="007372CB">
      <w:pPr>
        <w:pStyle w:val="ListParagraph"/>
        <w:numPr>
          <w:ilvl w:val="1"/>
          <w:numId w:val="41"/>
        </w:numPr>
        <w:jc w:val="both"/>
        <w:rPr>
          <w:b/>
          <w:lang w:val="en-US"/>
        </w:rPr>
      </w:pPr>
      <w:r>
        <w:rPr>
          <w:lang w:val="en-US"/>
        </w:rPr>
        <w:t>Số điện thoại phải là duy nhất</w:t>
      </w:r>
    </w:p>
    <w:p w14:paraId="659E0A33" w14:textId="63E03777" w:rsidR="007372CB" w:rsidRPr="00B80014" w:rsidRDefault="007372CB" w:rsidP="007372CB">
      <w:pPr>
        <w:pStyle w:val="ListParagraph"/>
        <w:numPr>
          <w:ilvl w:val="1"/>
          <w:numId w:val="41"/>
        </w:numPr>
        <w:jc w:val="both"/>
        <w:rPr>
          <w:b/>
          <w:lang w:val="en-US"/>
        </w:rPr>
      </w:pPr>
      <w:r w:rsidRPr="00B80014">
        <w:rPr>
          <w:lang w:val="en-US"/>
        </w:rPr>
        <w:t>Yêu cầu mật khẩu: Tối thiểu 8 ký tự, ít nhất 1 chữ hoa, 1 chữ thường, 1 số, 1 ký tự đặc biệt.</w:t>
      </w:r>
    </w:p>
    <w:p w14:paraId="7AFA380A" w14:textId="3C2FA9AA" w:rsidR="007372CB" w:rsidRPr="00B80014" w:rsidRDefault="007372CB" w:rsidP="007372CB">
      <w:pPr>
        <w:pStyle w:val="ListParagraph"/>
        <w:numPr>
          <w:ilvl w:val="1"/>
          <w:numId w:val="41"/>
        </w:numPr>
        <w:jc w:val="both"/>
        <w:rPr>
          <w:b/>
          <w:lang w:val="en-US"/>
        </w:rPr>
      </w:pPr>
      <w:r w:rsidRPr="00B80014">
        <w:rPr>
          <w:lang w:val="en-US"/>
        </w:rPr>
        <w:t>Khi đăng ký thành công:</w:t>
      </w:r>
    </w:p>
    <w:p w14:paraId="6C44DEF3" w14:textId="77777777" w:rsidR="007372CB" w:rsidRPr="00561C24" w:rsidRDefault="007372CB" w:rsidP="007372CB">
      <w:pPr>
        <w:pStyle w:val="ListParagraph"/>
        <w:numPr>
          <w:ilvl w:val="2"/>
          <w:numId w:val="41"/>
        </w:numPr>
        <w:jc w:val="both"/>
        <w:rPr>
          <w:b/>
          <w:lang w:val="en-US"/>
        </w:rPr>
      </w:pPr>
      <w:r w:rsidRPr="00561C24">
        <w:rPr>
          <w:lang w:val="en-US"/>
        </w:rPr>
        <w:t>Lưu thông tin người dùng vào CSDL.</w:t>
      </w:r>
    </w:p>
    <w:p w14:paraId="4E0C0D53" w14:textId="6480E6FB" w:rsidR="007372CB" w:rsidRPr="00561C24" w:rsidRDefault="007372CB" w:rsidP="007372CB">
      <w:pPr>
        <w:pStyle w:val="ListParagraph"/>
        <w:numPr>
          <w:ilvl w:val="2"/>
          <w:numId w:val="41"/>
        </w:numPr>
        <w:jc w:val="both"/>
        <w:rPr>
          <w:b/>
          <w:lang w:val="en-US"/>
        </w:rPr>
      </w:pPr>
      <w:r w:rsidRPr="00561C24">
        <w:rPr>
          <w:lang w:val="en-US"/>
        </w:rPr>
        <w:t>Chuyển hướng người dùng sang trang xác minh số điện thoại.</w:t>
      </w:r>
    </w:p>
    <w:p w14:paraId="3F6819B2" w14:textId="0B09F6EE" w:rsidR="00E15B8B" w:rsidRDefault="00A81C5D" w:rsidP="00782410">
      <w:pPr>
        <w:pStyle w:val="Heading3"/>
      </w:pPr>
      <w:r w:rsidRPr="2095AED0">
        <w:rPr>
          <w:lang w:val="en-US"/>
        </w:rPr>
        <w:t>Khách hàng (Customer - Người dùng có tài khoản)</w:t>
      </w:r>
    </w:p>
    <w:p w14:paraId="17AE94C3" w14:textId="77456DF0" w:rsidR="00777B5B" w:rsidRDefault="00A81C5D" w:rsidP="00117A8F">
      <w:pPr>
        <w:ind w:firstLine="288"/>
        <w:jc w:val="both"/>
        <w:rPr>
          <w:b/>
          <w:lang w:val="en-US"/>
        </w:rPr>
      </w:pPr>
      <w:r w:rsidRPr="2095AED0">
        <w:rPr>
          <w:lang w:val="en-US"/>
        </w:rPr>
        <w:t>Khách hàng kế thừa tất cả chức năng của Khách</w:t>
      </w:r>
      <w:r w:rsidR="00815FEC">
        <w:rPr>
          <w:lang w:val="en-US"/>
        </w:rPr>
        <w:t xml:space="preserve"> vãng lai</w:t>
      </w:r>
      <w:r w:rsidRPr="2095AED0">
        <w:rPr>
          <w:lang w:val="en-US"/>
        </w:rPr>
        <w:t xml:space="preserve"> và có thêm các </w:t>
      </w:r>
      <w:r w:rsidR="00815FEC">
        <w:rPr>
          <w:lang w:val="en-US"/>
        </w:rPr>
        <w:t>chức</w:t>
      </w:r>
      <w:r w:rsidRPr="2095AED0">
        <w:rPr>
          <w:lang w:val="en-US"/>
        </w:rPr>
        <w:t xml:space="preserve"> năng sau khi đăng nhập thành công:</w:t>
      </w:r>
    </w:p>
    <w:p w14:paraId="1F8DC12D" w14:textId="77777777" w:rsidR="00E15B8B" w:rsidRPr="00777B5B" w:rsidRDefault="00A81C5D" w:rsidP="004743F3">
      <w:pPr>
        <w:pStyle w:val="ListParagraph"/>
        <w:numPr>
          <w:ilvl w:val="0"/>
          <w:numId w:val="41"/>
        </w:numPr>
        <w:jc w:val="both"/>
        <w:rPr>
          <w:b/>
          <w:lang w:val="en-US"/>
        </w:rPr>
      </w:pPr>
      <w:r w:rsidRPr="00777B5B">
        <w:rPr>
          <w:lang w:val="en-US"/>
        </w:rPr>
        <w:t>Đăng nhập:</w:t>
      </w:r>
    </w:p>
    <w:p w14:paraId="1C38A800" w14:textId="77777777" w:rsidR="00E15B8B" w:rsidRPr="00C32687" w:rsidRDefault="00A81C5D" w:rsidP="004743F3">
      <w:pPr>
        <w:pStyle w:val="ListParagraph"/>
        <w:numPr>
          <w:ilvl w:val="1"/>
          <w:numId w:val="41"/>
        </w:numPr>
        <w:jc w:val="both"/>
        <w:rPr>
          <w:b/>
          <w:lang w:val="en-US"/>
        </w:rPr>
      </w:pPr>
      <w:r w:rsidRPr="00C32687">
        <w:rPr>
          <w:lang w:val="en-US"/>
        </w:rPr>
        <w:t>Biểu mẫu đăng nhập: Tên người dùng và Mật khẩu.</w:t>
      </w:r>
    </w:p>
    <w:p w14:paraId="2A8672CE" w14:textId="77777777" w:rsidR="00E15B8B" w:rsidRPr="00C32687" w:rsidRDefault="00A81C5D" w:rsidP="004743F3">
      <w:pPr>
        <w:pStyle w:val="ListParagraph"/>
        <w:numPr>
          <w:ilvl w:val="1"/>
          <w:numId w:val="41"/>
        </w:numPr>
        <w:jc w:val="both"/>
        <w:rPr>
          <w:b/>
          <w:lang w:val="en-US"/>
        </w:rPr>
      </w:pPr>
      <w:r w:rsidRPr="00C32687">
        <w:rPr>
          <w:lang w:val="en-US"/>
        </w:rPr>
        <w:t>Nếu thất bại: Hiển thị thông báo lỗi.</w:t>
      </w:r>
    </w:p>
    <w:p w14:paraId="02EF21DB" w14:textId="6355223D" w:rsidR="00E15B8B" w:rsidRPr="00561C24" w:rsidRDefault="00A81C5D" w:rsidP="004743F3">
      <w:pPr>
        <w:pStyle w:val="ListParagraph"/>
        <w:numPr>
          <w:ilvl w:val="1"/>
          <w:numId w:val="41"/>
        </w:numPr>
        <w:jc w:val="both"/>
        <w:rPr>
          <w:b/>
          <w:lang w:val="en-US"/>
        </w:rPr>
      </w:pPr>
      <w:r w:rsidRPr="00C32687">
        <w:rPr>
          <w:lang w:val="en-US"/>
        </w:rPr>
        <w:t>Nếu thành công:</w:t>
      </w:r>
    </w:p>
    <w:p w14:paraId="6BBB4927" w14:textId="28E5984F" w:rsidR="00561C24" w:rsidRPr="00561C24" w:rsidRDefault="00561C24" w:rsidP="004743F3">
      <w:pPr>
        <w:pStyle w:val="ListParagraph"/>
        <w:numPr>
          <w:ilvl w:val="2"/>
          <w:numId w:val="41"/>
        </w:numPr>
        <w:jc w:val="both"/>
        <w:rPr>
          <w:b/>
          <w:lang w:val="en-US"/>
        </w:rPr>
      </w:pPr>
      <w:r>
        <w:rPr>
          <w:lang w:val="en-US"/>
        </w:rPr>
        <w:t>Nếu tài khoản chưa xác minh thì chuyển sang trang xác minh số điện thoại.</w:t>
      </w:r>
    </w:p>
    <w:p w14:paraId="223A2D5E" w14:textId="64ABBC4B" w:rsidR="0001333D" w:rsidRPr="0001333D" w:rsidRDefault="00561C24" w:rsidP="004743F3">
      <w:pPr>
        <w:pStyle w:val="ListParagraph"/>
        <w:numPr>
          <w:ilvl w:val="2"/>
          <w:numId w:val="41"/>
        </w:numPr>
        <w:jc w:val="both"/>
        <w:rPr>
          <w:b/>
          <w:lang w:val="en-US"/>
        </w:rPr>
      </w:pPr>
      <w:r>
        <w:rPr>
          <w:lang w:val="en-US"/>
        </w:rPr>
        <w:t>Nếu đã xác minh thì chuyển về trang trước đó.</w:t>
      </w:r>
    </w:p>
    <w:p w14:paraId="640E1114" w14:textId="162D8FFF" w:rsidR="0001333D" w:rsidRDefault="0001333D" w:rsidP="004743F3">
      <w:pPr>
        <w:pStyle w:val="ListParagraph"/>
        <w:numPr>
          <w:ilvl w:val="0"/>
          <w:numId w:val="41"/>
        </w:numPr>
        <w:jc w:val="both"/>
        <w:rPr>
          <w:lang w:val="en-US"/>
        </w:rPr>
      </w:pPr>
      <w:r>
        <w:rPr>
          <w:lang w:val="en-US"/>
        </w:rPr>
        <w:t xml:space="preserve">Đăng xuất: </w:t>
      </w:r>
      <w:r w:rsidR="00FD0E45">
        <w:rPr>
          <w:lang w:val="en-US"/>
        </w:rPr>
        <w:t>Khách hàng đăng xuất khỏi tài khoản</w:t>
      </w:r>
      <w:r w:rsidR="00780D01">
        <w:rPr>
          <w:lang w:val="en-US"/>
        </w:rPr>
        <w:t xml:space="preserve"> và quay lại trang đăng nhập.</w:t>
      </w:r>
    </w:p>
    <w:p w14:paraId="759253EE" w14:textId="7BC40DE1" w:rsidR="00780D01" w:rsidRDefault="00780D01" w:rsidP="004743F3">
      <w:pPr>
        <w:pStyle w:val="ListParagraph"/>
        <w:numPr>
          <w:ilvl w:val="0"/>
          <w:numId w:val="41"/>
        </w:numPr>
        <w:jc w:val="both"/>
        <w:rPr>
          <w:lang w:val="en-US"/>
        </w:rPr>
      </w:pPr>
      <w:r>
        <w:rPr>
          <w:lang w:val="en-US"/>
        </w:rPr>
        <w:t>Đặt hàng:</w:t>
      </w:r>
    </w:p>
    <w:p w14:paraId="04AA4408" w14:textId="36F44D50" w:rsidR="00780D01" w:rsidRDefault="00BC2D9A" w:rsidP="004743F3">
      <w:pPr>
        <w:pStyle w:val="ListParagraph"/>
        <w:numPr>
          <w:ilvl w:val="1"/>
          <w:numId w:val="41"/>
        </w:numPr>
        <w:jc w:val="both"/>
        <w:rPr>
          <w:lang w:val="en-US"/>
        </w:rPr>
      </w:pPr>
      <w:r>
        <w:rPr>
          <w:lang w:val="en-US"/>
        </w:rPr>
        <w:t>Tại giỏ hàng có sản phẩm, khách hàng nhấn nút tiến hành đặt hàng.</w:t>
      </w:r>
    </w:p>
    <w:p w14:paraId="1C11DB76" w14:textId="43F9D5E0" w:rsidR="003E0F95" w:rsidRDefault="003E0F95" w:rsidP="004743F3">
      <w:pPr>
        <w:pStyle w:val="ListParagraph"/>
        <w:numPr>
          <w:ilvl w:val="1"/>
          <w:numId w:val="41"/>
        </w:numPr>
        <w:jc w:val="both"/>
        <w:rPr>
          <w:lang w:val="en-US"/>
        </w:rPr>
      </w:pPr>
      <w:r>
        <w:rPr>
          <w:lang w:val="en-US"/>
        </w:rPr>
        <w:t>Khách hàng nhập thông tin địa chỉ giao hàng nếu chưa cập nhật trong thông tin cá nhân</w:t>
      </w:r>
      <w:r w:rsidR="00CC26F8">
        <w:rPr>
          <w:lang w:val="en-US"/>
        </w:rPr>
        <w:t xml:space="preserve"> hoặc hệ thống sẽ tự động điền nếu có.</w:t>
      </w:r>
    </w:p>
    <w:p w14:paraId="1B4B8B02" w14:textId="592E9C94" w:rsidR="00CC26F8" w:rsidRDefault="00CC26F8" w:rsidP="004743F3">
      <w:pPr>
        <w:pStyle w:val="ListParagraph"/>
        <w:numPr>
          <w:ilvl w:val="1"/>
          <w:numId w:val="41"/>
        </w:numPr>
        <w:jc w:val="both"/>
        <w:rPr>
          <w:lang w:val="en-US"/>
        </w:rPr>
      </w:pPr>
      <w:r>
        <w:rPr>
          <w:lang w:val="en-US"/>
        </w:rPr>
        <w:lastRenderedPageBreak/>
        <w:t>Khách hàng kiểm tra lại các thông tin</w:t>
      </w:r>
      <w:r w:rsidR="002A204B">
        <w:rPr>
          <w:lang w:val="en-US"/>
        </w:rPr>
        <w:t xml:space="preserve"> như sản phẩm, số lượng, thành tiền, tổng tiền</w:t>
      </w:r>
      <w:r>
        <w:rPr>
          <w:lang w:val="en-US"/>
        </w:rPr>
        <w:t xml:space="preserve"> và nhấn thanh toán.</w:t>
      </w:r>
    </w:p>
    <w:p w14:paraId="179D0E5C" w14:textId="3F4AA6C3" w:rsidR="00BC2D9A" w:rsidRDefault="00BC2D9A" w:rsidP="004743F3">
      <w:pPr>
        <w:pStyle w:val="ListParagraph"/>
        <w:numPr>
          <w:ilvl w:val="1"/>
          <w:numId w:val="41"/>
        </w:numPr>
        <w:jc w:val="both"/>
        <w:rPr>
          <w:lang w:val="en-US"/>
        </w:rPr>
      </w:pPr>
      <w:r>
        <w:rPr>
          <w:lang w:val="en-US"/>
        </w:rPr>
        <w:t xml:space="preserve">Hệ thống tiến hành kiểm tra dữ liệu, tạo đơn hàng và lưu vào </w:t>
      </w:r>
      <w:r w:rsidR="003E0F95">
        <w:rPr>
          <w:lang w:val="en-US"/>
        </w:rPr>
        <w:t>cơ sở dữ liệu.</w:t>
      </w:r>
    </w:p>
    <w:p w14:paraId="604B849F" w14:textId="211A892C" w:rsidR="003E0F95" w:rsidRPr="0001333D" w:rsidRDefault="003E0F95" w:rsidP="004743F3">
      <w:pPr>
        <w:pStyle w:val="ListParagraph"/>
        <w:numPr>
          <w:ilvl w:val="1"/>
          <w:numId w:val="41"/>
        </w:numPr>
        <w:jc w:val="both"/>
        <w:rPr>
          <w:lang w:val="en-US"/>
        </w:rPr>
      </w:pPr>
      <w:r>
        <w:rPr>
          <w:lang w:val="en-US"/>
        </w:rPr>
        <w:t>Khách hàng được chuyển hướng sang trang thanh toán.</w:t>
      </w:r>
    </w:p>
    <w:p w14:paraId="2AF279F2" w14:textId="77777777" w:rsidR="00E15B8B" w:rsidRPr="002A204B" w:rsidRDefault="00A81C5D" w:rsidP="004743F3">
      <w:pPr>
        <w:pStyle w:val="ListParagraph"/>
        <w:numPr>
          <w:ilvl w:val="0"/>
          <w:numId w:val="41"/>
        </w:numPr>
        <w:jc w:val="both"/>
        <w:rPr>
          <w:b/>
          <w:lang w:val="en-US"/>
        </w:rPr>
      </w:pPr>
      <w:r w:rsidRPr="00780D01">
        <w:rPr>
          <w:lang w:val="en-US"/>
        </w:rPr>
        <w:t>Thanh toán:</w:t>
      </w:r>
    </w:p>
    <w:p w14:paraId="1A72CACB" w14:textId="24CB6E63" w:rsidR="002A204B" w:rsidRPr="00620F54" w:rsidRDefault="00620F54" w:rsidP="004743F3">
      <w:pPr>
        <w:pStyle w:val="ListParagraph"/>
        <w:numPr>
          <w:ilvl w:val="1"/>
          <w:numId w:val="41"/>
        </w:numPr>
        <w:jc w:val="both"/>
        <w:rPr>
          <w:b/>
          <w:lang w:val="en-US"/>
        </w:rPr>
      </w:pPr>
      <w:r>
        <w:rPr>
          <w:bCs/>
          <w:lang w:val="en-US"/>
        </w:rPr>
        <w:t>Hiển thị mã QR</w:t>
      </w:r>
      <w:r w:rsidR="002374B8">
        <w:rPr>
          <w:bCs/>
          <w:lang w:val="en-US"/>
        </w:rPr>
        <w:t xml:space="preserve"> từ SePay</w:t>
      </w:r>
      <w:r>
        <w:rPr>
          <w:bCs/>
          <w:lang w:val="en-US"/>
        </w:rPr>
        <w:t>, thông tin chuyển khoản, tổng số tiền.</w:t>
      </w:r>
    </w:p>
    <w:p w14:paraId="54EB7C28" w14:textId="63A26AA1" w:rsidR="00620F54" w:rsidRPr="00620F54" w:rsidRDefault="00620F54" w:rsidP="004743F3">
      <w:pPr>
        <w:pStyle w:val="ListParagraph"/>
        <w:numPr>
          <w:ilvl w:val="1"/>
          <w:numId w:val="41"/>
        </w:numPr>
        <w:jc w:val="both"/>
        <w:rPr>
          <w:b/>
          <w:lang w:val="en-US"/>
        </w:rPr>
      </w:pPr>
      <w:r>
        <w:rPr>
          <w:bCs/>
          <w:lang w:val="en-US"/>
        </w:rPr>
        <w:t>Khách hàng quét mã để thanh toán.</w:t>
      </w:r>
    </w:p>
    <w:p w14:paraId="315C66CC" w14:textId="3003D350" w:rsidR="00620F54" w:rsidRPr="00780D01" w:rsidRDefault="00620F54" w:rsidP="004743F3">
      <w:pPr>
        <w:pStyle w:val="ListParagraph"/>
        <w:numPr>
          <w:ilvl w:val="1"/>
          <w:numId w:val="41"/>
        </w:numPr>
        <w:jc w:val="both"/>
        <w:rPr>
          <w:b/>
          <w:lang w:val="en-US"/>
        </w:rPr>
      </w:pPr>
      <w:r>
        <w:rPr>
          <w:bCs/>
          <w:lang w:val="en-US"/>
        </w:rPr>
        <w:t>Người dùng nhấn nút hoặc làm mới lại trang để cập nhật trạng thái thanh toán.</w:t>
      </w:r>
    </w:p>
    <w:p w14:paraId="52D837A0" w14:textId="77777777" w:rsidR="00E15B8B" w:rsidRPr="00620F54" w:rsidRDefault="00A81C5D" w:rsidP="004743F3">
      <w:pPr>
        <w:pStyle w:val="ListParagraph"/>
        <w:numPr>
          <w:ilvl w:val="1"/>
          <w:numId w:val="41"/>
        </w:numPr>
        <w:jc w:val="both"/>
        <w:rPr>
          <w:b/>
          <w:lang w:val="en-US"/>
        </w:rPr>
      </w:pPr>
      <w:r w:rsidRPr="00620F54">
        <w:rPr>
          <w:lang w:val="en-US"/>
        </w:rPr>
        <w:t>Khi thanh toán thành công:</w:t>
      </w:r>
    </w:p>
    <w:p w14:paraId="4BDAE7B1" w14:textId="4C2D4736" w:rsidR="00E15B8B" w:rsidRPr="00EB4153" w:rsidRDefault="00EB4153" w:rsidP="004743F3">
      <w:pPr>
        <w:pStyle w:val="ListParagraph"/>
        <w:numPr>
          <w:ilvl w:val="2"/>
          <w:numId w:val="41"/>
        </w:numPr>
        <w:jc w:val="both"/>
        <w:rPr>
          <w:b/>
          <w:lang w:val="en-US"/>
        </w:rPr>
      </w:pPr>
      <w:r>
        <w:rPr>
          <w:lang w:val="en-US"/>
        </w:rPr>
        <w:t>SePay gửi webhook để thông báo chuyển khoản thảnh công</w:t>
      </w:r>
      <w:r w:rsidR="00557E50">
        <w:rPr>
          <w:lang w:val="en-US"/>
        </w:rPr>
        <w:t>, hệ thống lưu giao dịch vào cơ sở dữ liệu.</w:t>
      </w:r>
    </w:p>
    <w:p w14:paraId="28CFBF84" w14:textId="3A8F016A" w:rsidR="00D9749C" w:rsidRPr="00D9749C" w:rsidRDefault="00EB4153" w:rsidP="004743F3">
      <w:pPr>
        <w:pStyle w:val="ListParagraph"/>
        <w:numPr>
          <w:ilvl w:val="2"/>
          <w:numId w:val="41"/>
        </w:numPr>
        <w:jc w:val="both"/>
        <w:rPr>
          <w:b/>
          <w:lang w:val="en-US"/>
        </w:rPr>
      </w:pPr>
      <w:r>
        <w:rPr>
          <w:lang w:val="en-US"/>
        </w:rPr>
        <w:t>Nếu chuyển</w:t>
      </w:r>
      <w:r w:rsidR="006B7FA6">
        <w:rPr>
          <w:lang w:val="en-US"/>
        </w:rPr>
        <w:t xml:space="preserve"> khoản đúng thì </w:t>
      </w:r>
      <w:r w:rsidR="00557E50">
        <w:rPr>
          <w:lang w:val="en-US"/>
        </w:rPr>
        <w:t xml:space="preserve">trạng thái giao </w:t>
      </w:r>
      <w:r w:rsidR="003156C6">
        <w:rPr>
          <w:lang w:val="en-US"/>
        </w:rPr>
        <w:t>đơn hàng</w:t>
      </w:r>
      <w:r w:rsidR="00557E50">
        <w:rPr>
          <w:lang w:val="en-US"/>
        </w:rPr>
        <w:t xml:space="preserve"> được cập nhật là </w:t>
      </w:r>
      <w:r w:rsidR="00D9749C">
        <w:rPr>
          <w:lang w:val="en-US"/>
        </w:rPr>
        <w:t>đã thanh toán và chuyển hướng k</w:t>
      </w:r>
      <w:r w:rsidR="002374B8">
        <w:rPr>
          <w:lang w:val="en-US"/>
        </w:rPr>
        <w:t>hách hàng sang trang chi tiết đơn hàng</w:t>
      </w:r>
      <w:r w:rsidR="00D9749C">
        <w:rPr>
          <w:lang w:val="en-US"/>
        </w:rPr>
        <w:t>.</w:t>
      </w:r>
    </w:p>
    <w:p w14:paraId="3C4F1007" w14:textId="2E9C2288" w:rsidR="009E26D9" w:rsidRPr="00234CEA" w:rsidRDefault="00D9749C" w:rsidP="004743F3">
      <w:pPr>
        <w:pStyle w:val="ListParagraph"/>
        <w:numPr>
          <w:ilvl w:val="2"/>
          <w:numId w:val="41"/>
        </w:numPr>
        <w:jc w:val="both"/>
        <w:rPr>
          <w:b/>
          <w:lang w:val="en-US"/>
        </w:rPr>
      </w:pPr>
      <w:r>
        <w:rPr>
          <w:lang w:val="en-US"/>
        </w:rPr>
        <w:t xml:space="preserve">Nếu chuyển khoản sai </w:t>
      </w:r>
      <w:r w:rsidR="008A3BB4">
        <w:rPr>
          <w:lang w:val="en-US"/>
        </w:rPr>
        <w:t xml:space="preserve">nội dung, số tiền </w:t>
      </w:r>
      <w:r>
        <w:rPr>
          <w:lang w:val="en-US"/>
        </w:rPr>
        <w:t>thì cần phải liên hệ lại với cửa hàng</w:t>
      </w:r>
      <w:r w:rsidR="008A3BB4">
        <w:rPr>
          <w:lang w:val="en-US"/>
        </w:rPr>
        <w:t>.</w:t>
      </w:r>
      <w:r w:rsidR="009E26D9">
        <w:rPr>
          <w:lang w:val="en-US"/>
        </w:rPr>
        <w:t xml:space="preserve"> Trạng thái đơn hàng không cập nhật tự động.</w:t>
      </w:r>
    </w:p>
    <w:p w14:paraId="0547456A" w14:textId="2121F090" w:rsidR="00234CEA" w:rsidRPr="00234CEA" w:rsidRDefault="00234CEA" w:rsidP="004743F3">
      <w:pPr>
        <w:pStyle w:val="ListParagraph"/>
        <w:numPr>
          <w:ilvl w:val="0"/>
          <w:numId w:val="41"/>
        </w:numPr>
        <w:jc w:val="both"/>
        <w:rPr>
          <w:bCs/>
          <w:lang w:val="en-US"/>
        </w:rPr>
      </w:pPr>
      <w:r>
        <w:rPr>
          <w:bCs/>
          <w:lang w:val="en-US"/>
        </w:rPr>
        <w:t xml:space="preserve">Đổi mật khẩu: </w:t>
      </w:r>
      <w:r w:rsidR="00ED53C1" w:rsidRPr="00F00D71">
        <w:rPr>
          <w:lang w:val="en-US"/>
        </w:rPr>
        <w:t>Form</w:t>
      </w:r>
      <w:r w:rsidR="00ED53C1">
        <w:rPr>
          <w:bCs/>
          <w:lang w:val="en-US"/>
        </w:rPr>
        <w:t xml:space="preserve"> quên mật khẩu </w:t>
      </w:r>
      <w:r w:rsidR="00ED53C1" w:rsidRPr="00F00D71">
        <w:rPr>
          <w:lang w:val="en-US"/>
        </w:rPr>
        <w:t>gồm</w:t>
      </w:r>
      <w:r w:rsidR="00ED53C1">
        <w:rPr>
          <w:bCs/>
          <w:lang w:val="en-US"/>
        </w:rPr>
        <w:t xml:space="preserve"> số điện thoại</w:t>
      </w:r>
      <w:r w:rsidR="00ED53C1" w:rsidRPr="00F00D71">
        <w:rPr>
          <w:lang w:val="en-US"/>
        </w:rPr>
        <w:t>, mã otp</w:t>
      </w:r>
      <w:r w:rsidR="00ED53C1">
        <w:rPr>
          <w:lang w:val="en-US"/>
        </w:rPr>
        <w:t xml:space="preserve"> và ô</w:t>
      </w:r>
      <w:r w:rsidR="00ED53C1">
        <w:rPr>
          <w:bCs/>
          <w:lang w:val="en-US"/>
        </w:rPr>
        <w:t xml:space="preserve"> nhập </w:t>
      </w:r>
      <w:r w:rsidR="00ED53C1">
        <w:rPr>
          <w:lang w:val="en-US"/>
        </w:rPr>
        <w:t>mật khẩu mớ</w:t>
      </w:r>
      <w:r w:rsidR="003533BF">
        <w:rPr>
          <w:lang w:val="en-US"/>
        </w:rPr>
        <w:t>i</w:t>
      </w:r>
      <w:r w:rsidR="000B32FD">
        <w:rPr>
          <w:bCs/>
          <w:lang w:val="en-US"/>
        </w:rPr>
        <w:t>.</w:t>
      </w:r>
    </w:p>
    <w:p w14:paraId="2D18A157" w14:textId="77777777" w:rsidR="00E15B8B" w:rsidRPr="00FF3FCA" w:rsidRDefault="00A81C5D" w:rsidP="004743F3">
      <w:pPr>
        <w:numPr>
          <w:ilvl w:val="0"/>
          <w:numId w:val="9"/>
        </w:numPr>
        <w:pBdr>
          <w:top w:val="nil"/>
          <w:left w:val="nil"/>
          <w:bottom w:val="nil"/>
          <w:right w:val="nil"/>
          <w:between w:val="nil"/>
        </w:pBdr>
        <w:ind w:hanging="284"/>
        <w:jc w:val="both"/>
      </w:pPr>
      <w:r w:rsidRPr="00FF3FCA">
        <w:rPr>
          <w:lang w:val="en-US"/>
        </w:rPr>
        <w:t>Thêm vào giỏ hàng:</w:t>
      </w:r>
    </w:p>
    <w:p w14:paraId="24F2471F" w14:textId="77777777" w:rsidR="00E15B8B" w:rsidRPr="00FF3FCA" w:rsidRDefault="00A81C5D" w:rsidP="004743F3">
      <w:pPr>
        <w:numPr>
          <w:ilvl w:val="0"/>
          <w:numId w:val="9"/>
        </w:numPr>
        <w:pBdr>
          <w:top w:val="nil"/>
          <w:left w:val="nil"/>
          <w:bottom w:val="nil"/>
          <w:right w:val="nil"/>
          <w:between w:val="nil"/>
        </w:pBdr>
        <w:jc w:val="both"/>
      </w:pPr>
      <w:r w:rsidRPr="00FF3FCA">
        <w:rPr>
          <w:lang w:val="en-US"/>
        </w:rPr>
        <w:t>Thêm sản phẩm vào giỏ hàng từ danh sách sản phẩm hoặc trang chi tiết sản phẩm..</w:t>
      </w:r>
    </w:p>
    <w:p w14:paraId="7D9F32CB" w14:textId="77777777" w:rsidR="00E15B8B" w:rsidRPr="00FF3FCA" w:rsidRDefault="00A81C5D" w:rsidP="004743F3">
      <w:pPr>
        <w:numPr>
          <w:ilvl w:val="0"/>
          <w:numId w:val="9"/>
        </w:numPr>
        <w:pBdr>
          <w:top w:val="nil"/>
          <w:left w:val="nil"/>
          <w:bottom w:val="nil"/>
          <w:right w:val="nil"/>
          <w:between w:val="nil"/>
        </w:pBdr>
        <w:jc w:val="both"/>
      </w:pPr>
      <w:r w:rsidRPr="00FF3FCA">
        <w:rPr>
          <w:lang w:val="en-US"/>
        </w:rPr>
        <w:t>Người dùng có thể chọn số lượng khi thêm vào giỏ hàng (mặc định: 1).</w:t>
      </w:r>
    </w:p>
    <w:p w14:paraId="5F6CA156" w14:textId="77777777" w:rsidR="00E15B8B" w:rsidRPr="00FF3FCA" w:rsidRDefault="00A81C5D" w:rsidP="004743F3">
      <w:pPr>
        <w:numPr>
          <w:ilvl w:val="0"/>
          <w:numId w:val="9"/>
        </w:numPr>
        <w:pBdr>
          <w:top w:val="nil"/>
          <w:left w:val="nil"/>
          <w:bottom w:val="nil"/>
          <w:right w:val="nil"/>
          <w:between w:val="nil"/>
        </w:pBdr>
        <w:jc w:val="both"/>
      </w:pPr>
      <w:r w:rsidRPr="00FF3FCA">
        <w:rPr>
          <w:lang w:val="en-US"/>
        </w:rPr>
        <w:t>Xem và chỉnh sửa giỏ hàng:</w:t>
      </w:r>
    </w:p>
    <w:p w14:paraId="6576495D" w14:textId="77777777" w:rsidR="00E15B8B" w:rsidRPr="00FF3FCA" w:rsidRDefault="00A81C5D" w:rsidP="004743F3">
      <w:pPr>
        <w:numPr>
          <w:ilvl w:val="0"/>
          <w:numId w:val="9"/>
        </w:numPr>
        <w:pBdr>
          <w:top w:val="nil"/>
          <w:left w:val="nil"/>
          <w:bottom w:val="nil"/>
          <w:right w:val="nil"/>
          <w:between w:val="nil"/>
        </w:pBdr>
        <w:jc w:val="both"/>
      </w:pPr>
      <w:r w:rsidRPr="00FF3FCA">
        <w:rPr>
          <w:lang w:val="en-US"/>
        </w:rPr>
        <w:t>Hiển thị trang giỏ hàng với danh sách sản phẩm đã chọn: Tên sản phẩm, Hình ảnh, Kích cỡ, Số lượng, Đơn giá, Thành tiền.</w:t>
      </w:r>
    </w:p>
    <w:p w14:paraId="05E96EEC" w14:textId="77777777" w:rsidR="00E15B8B" w:rsidRPr="00FF3FCA" w:rsidRDefault="00A81C5D" w:rsidP="004743F3">
      <w:pPr>
        <w:numPr>
          <w:ilvl w:val="0"/>
          <w:numId w:val="9"/>
        </w:numPr>
        <w:pBdr>
          <w:top w:val="nil"/>
          <w:left w:val="nil"/>
          <w:bottom w:val="nil"/>
          <w:right w:val="nil"/>
          <w:between w:val="nil"/>
        </w:pBdr>
        <w:jc w:val="both"/>
      </w:pPr>
      <w:r w:rsidRPr="00FF3FCA">
        <w:rPr>
          <w:lang w:val="en-US"/>
        </w:rPr>
        <w:t>Chỉnh sửa số lượng mỗi sản phẩm (tăng/giảm).</w:t>
      </w:r>
    </w:p>
    <w:p w14:paraId="67510A0E" w14:textId="77777777" w:rsidR="00E15B8B" w:rsidRPr="00FF3FCA" w:rsidRDefault="00A81C5D" w:rsidP="004743F3">
      <w:pPr>
        <w:numPr>
          <w:ilvl w:val="0"/>
          <w:numId w:val="9"/>
        </w:numPr>
        <w:pBdr>
          <w:top w:val="nil"/>
          <w:left w:val="nil"/>
          <w:bottom w:val="nil"/>
          <w:right w:val="nil"/>
          <w:between w:val="nil"/>
        </w:pBdr>
        <w:jc w:val="both"/>
      </w:pPr>
      <w:r w:rsidRPr="00FF3FCA">
        <w:rPr>
          <w:lang w:val="en-US"/>
        </w:rPr>
        <w:t>Nếu số lượng được chỉnh thành 0, xóa sản phẩm khỏi giỏ hàng.</w:t>
      </w:r>
    </w:p>
    <w:p w14:paraId="2AFBAF60" w14:textId="77777777" w:rsidR="00E15B8B" w:rsidRPr="00FF3FCA" w:rsidRDefault="00A81C5D" w:rsidP="004743F3">
      <w:pPr>
        <w:numPr>
          <w:ilvl w:val="0"/>
          <w:numId w:val="9"/>
        </w:numPr>
        <w:pBdr>
          <w:top w:val="nil"/>
          <w:left w:val="nil"/>
          <w:bottom w:val="nil"/>
          <w:right w:val="nil"/>
          <w:between w:val="nil"/>
        </w:pBdr>
        <w:jc w:val="both"/>
      </w:pPr>
      <w:r w:rsidRPr="00FF3FCA">
        <w:rPr>
          <w:lang w:val="en-US"/>
        </w:rPr>
        <w:t>Hiển thị tổng giá trị giỏ hàng và nút “Tiến hành thanh toán” (yêu cầu đăng nhập).</w:t>
      </w:r>
    </w:p>
    <w:p w14:paraId="1483CC1F" w14:textId="77777777" w:rsidR="00E15B8B" w:rsidRPr="00FF3FCA" w:rsidRDefault="00A81C5D" w:rsidP="004743F3">
      <w:pPr>
        <w:numPr>
          <w:ilvl w:val="1"/>
          <w:numId w:val="9"/>
        </w:numPr>
        <w:pBdr>
          <w:top w:val="nil"/>
          <w:left w:val="nil"/>
          <w:bottom w:val="nil"/>
          <w:right w:val="nil"/>
          <w:between w:val="nil"/>
        </w:pBdr>
        <w:jc w:val="both"/>
      </w:pPr>
      <w:r w:rsidRPr="00FF3FCA">
        <w:rPr>
          <w:lang w:val="en-US"/>
        </w:rPr>
        <w:t>Xem lịch sử đơn hàng (Tính năng bổ sung):</w:t>
      </w:r>
    </w:p>
    <w:p w14:paraId="1F3A775D" w14:textId="77777777" w:rsidR="00E15B8B" w:rsidRPr="00FF3FCA" w:rsidRDefault="00A81C5D" w:rsidP="004743F3">
      <w:pPr>
        <w:numPr>
          <w:ilvl w:val="0"/>
          <w:numId w:val="9"/>
        </w:numPr>
        <w:pBdr>
          <w:top w:val="nil"/>
          <w:left w:val="nil"/>
          <w:bottom w:val="nil"/>
          <w:right w:val="nil"/>
          <w:between w:val="nil"/>
        </w:pBdr>
        <w:jc w:val="both"/>
      </w:pPr>
      <w:r w:rsidRPr="00FF3FCA">
        <w:rPr>
          <w:lang w:val="en-US"/>
        </w:rPr>
        <w:lastRenderedPageBreak/>
        <w:t>Hiển thị danh sách đơn hàng trước đó: Mã đơn hàng, Ngày, Tổng, Trạng thái (Tất cả, chờ xác nhận, đã xác nhận).</w:t>
      </w:r>
    </w:p>
    <w:p w14:paraId="2101E3CF" w14:textId="637CFBFB" w:rsidR="00E15B8B" w:rsidRDefault="00A81C5D" w:rsidP="00782410">
      <w:pPr>
        <w:pStyle w:val="Heading3"/>
      </w:pPr>
      <w:bookmarkStart w:id="7" w:name="_heading=h.7nbs8rewojih" w:colFirst="0" w:colLast="0"/>
      <w:bookmarkEnd w:id="7"/>
      <w:r w:rsidRPr="2095AED0">
        <w:rPr>
          <w:lang w:val="en-US"/>
        </w:rPr>
        <w:t>Quản trị viên (Admin - Quản trị hệ thống</w:t>
      </w:r>
      <w:r w:rsidR="00046D0A" w:rsidRPr="2095AED0">
        <w:rPr>
          <w:lang w:val="en-US"/>
        </w:rPr>
        <w:t>, chủ cửa hàng</w:t>
      </w:r>
      <w:r w:rsidRPr="2095AED0">
        <w:rPr>
          <w:lang w:val="en-US"/>
        </w:rPr>
        <w:t>)</w:t>
      </w:r>
    </w:p>
    <w:p w14:paraId="608D3871" w14:textId="546681CF" w:rsidR="000B32FD" w:rsidRDefault="00A81C5D" w:rsidP="00117A8F">
      <w:pPr>
        <w:jc w:val="both"/>
        <w:rPr>
          <w:b/>
          <w:lang w:val="en-US"/>
        </w:rPr>
      </w:pPr>
      <w:r w:rsidRPr="2095AED0">
        <w:rPr>
          <w:lang w:val="en-US"/>
        </w:rPr>
        <w:t>Quản trị viên có các tính năng quản lý phía Back-End</w:t>
      </w:r>
      <w:r w:rsidR="00B422E8">
        <w:rPr>
          <w:lang w:val="en-US"/>
        </w:rPr>
        <w:t xml:space="preserve"> và kế thừa các chức năng của Nhân viên bán hàng</w:t>
      </w:r>
      <w:r w:rsidRPr="2095AED0">
        <w:rPr>
          <w:lang w:val="en-US"/>
        </w:rPr>
        <w:t>:</w:t>
      </w:r>
    </w:p>
    <w:p w14:paraId="24BB2264" w14:textId="77777777" w:rsidR="00E15B8B" w:rsidRPr="00B422E8" w:rsidRDefault="00A81C5D" w:rsidP="004743F3">
      <w:pPr>
        <w:pStyle w:val="ListParagraph"/>
        <w:numPr>
          <w:ilvl w:val="0"/>
          <w:numId w:val="41"/>
        </w:numPr>
        <w:rPr>
          <w:lang w:val="en-US"/>
        </w:rPr>
      </w:pPr>
      <w:r w:rsidRPr="1D60B184">
        <w:rPr>
          <w:lang w:val="en-US"/>
        </w:rPr>
        <w:t>Đăng nhập:</w:t>
      </w:r>
    </w:p>
    <w:p w14:paraId="3A2319EA" w14:textId="7B9A416F" w:rsidR="00E15B8B" w:rsidRPr="00B422E8" w:rsidRDefault="1D60B184" w:rsidP="004743F3">
      <w:pPr>
        <w:numPr>
          <w:ilvl w:val="1"/>
          <w:numId w:val="7"/>
        </w:numPr>
        <w:ind w:left="1417"/>
        <w:jc w:val="both"/>
        <w:rPr>
          <w:lang w:val="en-US"/>
        </w:rPr>
      </w:pPr>
      <w:r w:rsidRPr="1D60B184">
        <w:rPr>
          <w:lang w:val="en-US"/>
        </w:rPr>
        <w:t>Cổng đăng nhập riêng cho admin.</w:t>
      </w:r>
    </w:p>
    <w:p w14:paraId="6FA5F9B3" w14:textId="77777777" w:rsidR="00E15B8B" w:rsidRPr="00B422E8" w:rsidRDefault="00A81C5D" w:rsidP="004743F3">
      <w:pPr>
        <w:numPr>
          <w:ilvl w:val="1"/>
          <w:numId w:val="7"/>
        </w:numPr>
        <w:ind w:left="1417"/>
        <w:jc w:val="both"/>
        <w:rPr>
          <w:b/>
          <w:lang w:val="en-US"/>
        </w:rPr>
      </w:pPr>
      <w:r w:rsidRPr="6E864596">
        <w:rPr>
          <w:lang w:val="en-US"/>
        </w:rPr>
        <w:t>Chuyển hướng đến bảng điều khiển admin khi đăng nhập thành công.</w:t>
      </w:r>
    </w:p>
    <w:p w14:paraId="4D69441C" w14:textId="77777777" w:rsidR="00E15B8B" w:rsidRPr="00FF3FCA" w:rsidRDefault="00A81C5D" w:rsidP="004743F3">
      <w:pPr>
        <w:numPr>
          <w:ilvl w:val="0"/>
          <w:numId w:val="6"/>
        </w:numPr>
        <w:ind w:left="425" w:firstLine="0"/>
        <w:jc w:val="both"/>
        <w:rPr>
          <w:b/>
          <w:lang w:val="en-US"/>
        </w:rPr>
      </w:pPr>
      <w:r w:rsidRPr="00FF3FCA">
        <w:rPr>
          <w:lang w:val="en-US"/>
        </w:rPr>
        <w:t>Tìm kiếm:</w:t>
      </w:r>
    </w:p>
    <w:p w14:paraId="5A66B838" w14:textId="77777777" w:rsidR="00E15B8B" w:rsidRPr="00FF3FCA" w:rsidRDefault="00A81C5D" w:rsidP="004743F3">
      <w:pPr>
        <w:numPr>
          <w:ilvl w:val="1"/>
          <w:numId w:val="6"/>
        </w:numPr>
        <w:ind w:left="1417"/>
        <w:jc w:val="both"/>
        <w:rPr>
          <w:b/>
          <w:lang w:val="en-US"/>
        </w:rPr>
      </w:pPr>
      <w:r w:rsidRPr="00FF3FCA">
        <w:rPr>
          <w:lang w:val="en-US"/>
        </w:rPr>
        <w:t>Tìm kiếm Sản phẩm, Danh mục, Tài khoản người dùng hoặc Đơn hàng theo các trường liên quan (ví dụ: Tên sản phẩm, Mã danh mục, Email, Mã đơn hàng).</w:t>
      </w:r>
    </w:p>
    <w:p w14:paraId="31B61236" w14:textId="77777777" w:rsidR="00E15B8B" w:rsidRPr="00FF3FCA" w:rsidRDefault="00A81C5D" w:rsidP="004743F3">
      <w:pPr>
        <w:numPr>
          <w:ilvl w:val="1"/>
          <w:numId w:val="6"/>
        </w:numPr>
        <w:ind w:left="1417"/>
        <w:jc w:val="both"/>
        <w:rPr>
          <w:b/>
          <w:lang w:val="en-US"/>
        </w:rPr>
      </w:pPr>
      <w:r w:rsidRPr="00FF3FCA">
        <w:rPr>
          <w:lang w:val="en-US"/>
        </w:rPr>
        <w:t>Hiển thị kết quả trong bảng phân trang với liên kết xem chi tiết.</w:t>
      </w:r>
    </w:p>
    <w:p w14:paraId="30E5819A" w14:textId="096F63CA" w:rsidR="00E15B8B" w:rsidRPr="00681ADA" w:rsidRDefault="00A81C5D" w:rsidP="004743F3">
      <w:pPr>
        <w:pStyle w:val="ListParagraph"/>
        <w:numPr>
          <w:ilvl w:val="0"/>
          <w:numId w:val="41"/>
        </w:numPr>
        <w:jc w:val="both"/>
        <w:rPr>
          <w:b/>
          <w:lang w:val="en-US"/>
        </w:rPr>
      </w:pPr>
      <w:r w:rsidRPr="00681ADA">
        <w:rPr>
          <w:lang w:val="en-US"/>
        </w:rPr>
        <w:t>Quản lý</w:t>
      </w:r>
      <w:r w:rsidR="00932D62" w:rsidRPr="00681ADA">
        <w:rPr>
          <w:lang w:val="en-US"/>
        </w:rPr>
        <w:t xml:space="preserve"> danh mục và</w:t>
      </w:r>
      <w:r w:rsidRPr="00681ADA">
        <w:rPr>
          <w:lang w:val="en-US"/>
        </w:rPr>
        <w:t xml:space="preserve"> sản phẩm:</w:t>
      </w:r>
    </w:p>
    <w:p w14:paraId="6FA9BE92" w14:textId="7A52A62F" w:rsidR="00E15B8B" w:rsidRPr="00681ADA" w:rsidRDefault="00A81C5D" w:rsidP="004743F3">
      <w:pPr>
        <w:pStyle w:val="ListParagraph"/>
        <w:numPr>
          <w:ilvl w:val="1"/>
          <w:numId w:val="41"/>
        </w:numPr>
        <w:jc w:val="both"/>
        <w:rPr>
          <w:b/>
          <w:lang w:val="en-US"/>
        </w:rPr>
      </w:pPr>
      <w:r w:rsidRPr="00681ADA">
        <w:rPr>
          <w:lang w:val="en-US"/>
        </w:rPr>
        <w:t xml:space="preserve">Xem danh sách </w:t>
      </w:r>
      <w:r w:rsidR="00681ADA" w:rsidRPr="00681ADA">
        <w:rPr>
          <w:lang w:val="en-US"/>
        </w:rPr>
        <w:t>danh mục</w:t>
      </w:r>
      <w:r w:rsidRPr="00681ADA">
        <w:rPr>
          <w:lang w:val="en-US"/>
        </w:rPr>
        <w:t>:</w:t>
      </w:r>
      <w:r w:rsidR="00D00174" w:rsidRPr="00D00174">
        <w:rPr>
          <w:lang w:val="en-US"/>
        </w:rPr>
        <w:t xml:space="preserve"> </w:t>
      </w:r>
      <w:r w:rsidR="00D00174">
        <w:rPr>
          <w:lang w:val="en-US"/>
        </w:rPr>
        <w:t>Hiển thị danh sách danh mục tối đa 15 danh mục.</w:t>
      </w:r>
    </w:p>
    <w:p w14:paraId="5C639D7A" w14:textId="42254751" w:rsidR="00681ADA" w:rsidRPr="00D00174" w:rsidRDefault="00D00174" w:rsidP="004743F3">
      <w:pPr>
        <w:pStyle w:val="ListParagraph"/>
        <w:numPr>
          <w:ilvl w:val="1"/>
          <w:numId w:val="41"/>
        </w:numPr>
        <w:jc w:val="both"/>
        <w:rPr>
          <w:b/>
          <w:lang w:val="en-US"/>
        </w:rPr>
      </w:pPr>
      <w:r>
        <w:rPr>
          <w:bCs/>
          <w:lang w:val="en-US"/>
        </w:rPr>
        <w:t>Xem danh sách sản phẩm:</w:t>
      </w:r>
    </w:p>
    <w:p w14:paraId="5E00C7C5" w14:textId="43183D77" w:rsidR="00E15B8B" w:rsidRPr="00771EE4" w:rsidRDefault="00A81C5D" w:rsidP="004743F3">
      <w:pPr>
        <w:pStyle w:val="ListParagraph"/>
        <w:numPr>
          <w:ilvl w:val="2"/>
          <w:numId w:val="41"/>
        </w:numPr>
        <w:jc w:val="both"/>
        <w:rPr>
          <w:b/>
          <w:lang w:val="en-US"/>
        </w:rPr>
      </w:pPr>
      <w:r w:rsidRPr="00681ADA">
        <w:rPr>
          <w:lang w:val="en-US"/>
        </w:rPr>
        <w:t>Hiển thị danh sách sản phẩm</w:t>
      </w:r>
      <w:r w:rsidR="00457C1D">
        <w:rPr>
          <w:lang w:val="en-US"/>
        </w:rPr>
        <w:t xml:space="preserve"> có phân trang, cho phép </w:t>
      </w:r>
      <w:r w:rsidR="001F4999">
        <w:rPr>
          <w:lang w:val="en-US"/>
        </w:rPr>
        <w:t xml:space="preserve">tìm kiếm theo tên, lọc theo khoảng giá, </w:t>
      </w:r>
      <w:r w:rsidR="00E868D2">
        <w:rPr>
          <w:lang w:val="en-US"/>
        </w:rPr>
        <w:t>sắp xếp theo các tiêu chí như mới nhất, giá tăng/giảm dần, giảm giá tăng/giảm dần</w:t>
      </w:r>
      <w:r w:rsidR="00287ECF">
        <w:rPr>
          <w:lang w:val="en-US"/>
        </w:rPr>
        <w:t>.</w:t>
      </w:r>
    </w:p>
    <w:p w14:paraId="31CF64BC" w14:textId="5EF028A1" w:rsidR="00771EE4" w:rsidRPr="003C2E59" w:rsidRDefault="00771EE4" w:rsidP="004743F3">
      <w:pPr>
        <w:pStyle w:val="ListParagraph"/>
        <w:numPr>
          <w:ilvl w:val="2"/>
          <w:numId w:val="41"/>
        </w:numPr>
        <w:jc w:val="both"/>
        <w:rPr>
          <w:b/>
          <w:lang w:val="en-US"/>
        </w:rPr>
      </w:pPr>
      <w:r>
        <w:rPr>
          <w:lang w:val="en-US"/>
        </w:rPr>
        <w:t>Danh sách sản phẩm hiển thị các nút chức năng như xem, chỉnh sửa, xóa, khôi phục</w:t>
      </w:r>
      <w:r w:rsidR="003C2E59">
        <w:rPr>
          <w:lang w:val="en-US"/>
        </w:rPr>
        <w:t xml:space="preserve"> trạng thái kinh doanh</w:t>
      </w:r>
      <w:r>
        <w:rPr>
          <w:lang w:val="en-US"/>
        </w:rPr>
        <w:t xml:space="preserve"> để thao tác nhanh</w:t>
      </w:r>
      <w:r w:rsidR="003C2E59">
        <w:rPr>
          <w:lang w:val="en-US"/>
        </w:rPr>
        <w:t>.</w:t>
      </w:r>
      <w:r w:rsidR="00DC4255">
        <w:rPr>
          <w:lang w:val="en-US"/>
        </w:rPr>
        <w:t xml:space="preserve"> Có nút thêm mới để tạo mới sản phẩm.</w:t>
      </w:r>
      <w:r w:rsidR="00B72132">
        <w:rPr>
          <w:lang w:val="en-US"/>
        </w:rPr>
        <w:t xml:space="preserve"> Thông tin hiển thị cơ bản như tên sản phẩm, giá, số lượng tồn kho, danh mục.</w:t>
      </w:r>
    </w:p>
    <w:p w14:paraId="41131A80" w14:textId="2025EFBD" w:rsidR="00D507BD" w:rsidRPr="00DC4255" w:rsidRDefault="003C2E59" w:rsidP="004743F3">
      <w:pPr>
        <w:pStyle w:val="ListParagraph"/>
        <w:numPr>
          <w:ilvl w:val="2"/>
          <w:numId w:val="41"/>
        </w:numPr>
        <w:jc w:val="both"/>
        <w:rPr>
          <w:b/>
          <w:lang w:val="en-US"/>
        </w:rPr>
      </w:pPr>
      <w:r>
        <w:rPr>
          <w:lang w:val="en-US"/>
        </w:rPr>
        <w:t xml:space="preserve">Danh sách </w:t>
      </w:r>
      <w:r w:rsidR="00287ECF">
        <w:rPr>
          <w:lang w:val="en-US"/>
        </w:rPr>
        <w:t>sản phẩm hiển thị phân chia ra 2 trang con hiển thị trạng thái sản phẩm: Đang kinh doanh, Ngừng kinh doanh.</w:t>
      </w:r>
    </w:p>
    <w:p w14:paraId="21020859" w14:textId="634240D6" w:rsidR="00B72132" w:rsidRPr="00B72132" w:rsidRDefault="00A81C5D" w:rsidP="004743F3">
      <w:pPr>
        <w:pStyle w:val="ListParagraph"/>
        <w:numPr>
          <w:ilvl w:val="1"/>
          <w:numId w:val="41"/>
        </w:numPr>
        <w:jc w:val="both"/>
        <w:rPr>
          <w:b/>
          <w:lang w:val="en-US"/>
        </w:rPr>
      </w:pPr>
      <w:r w:rsidRPr="003D628C">
        <w:rPr>
          <w:lang w:val="en-US"/>
        </w:rPr>
        <w:t>Xem chi tiết sản phẩm:</w:t>
      </w:r>
    </w:p>
    <w:p w14:paraId="6607048A" w14:textId="3827CB2E" w:rsidR="00E15B8B" w:rsidRPr="00B72132" w:rsidRDefault="00B72132" w:rsidP="004743F3">
      <w:pPr>
        <w:pStyle w:val="ListParagraph"/>
        <w:numPr>
          <w:ilvl w:val="2"/>
          <w:numId w:val="41"/>
        </w:numPr>
        <w:jc w:val="both"/>
        <w:rPr>
          <w:b/>
          <w:lang w:val="en-US"/>
        </w:rPr>
      </w:pPr>
      <w:r>
        <w:rPr>
          <w:lang w:val="en-US"/>
        </w:rPr>
        <w:t>Hiển thị tất cả các thuộc tính sản phẩm</w:t>
      </w:r>
      <w:r w:rsidR="00484403">
        <w:rPr>
          <w:lang w:val="en-US"/>
        </w:rPr>
        <w:t>, tất cả các hình ảnh</w:t>
      </w:r>
      <w:r w:rsidR="00E16193">
        <w:rPr>
          <w:lang w:val="en-US"/>
        </w:rPr>
        <w:t>, kích cỡ sản phẩm với số lượng tồn kho</w:t>
      </w:r>
      <w:r w:rsidR="00A81C5D" w:rsidRPr="00B72132">
        <w:rPr>
          <w:lang w:val="en-US"/>
        </w:rPr>
        <w:t>.</w:t>
      </w:r>
    </w:p>
    <w:p w14:paraId="3646038A" w14:textId="7A872240" w:rsidR="00E15B8B" w:rsidRPr="00FF6B8E" w:rsidRDefault="00484403" w:rsidP="004743F3">
      <w:pPr>
        <w:pStyle w:val="ListParagraph"/>
        <w:numPr>
          <w:ilvl w:val="2"/>
          <w:numId w:val="41"/>
        </w:numPr>
        <w:jc w:val="both"/>
        <w:rPr>
          <w:b/>
          <w:lang w:val="en-US"/>
        </w:rPr>
      </w:pPr>
      <w:r>
        <w:rPr>
          <w:lang w:val="en-US"/>
        </w:rPr>
        <w:t>Có nút chỉnh sửa, xóa, khôi phục để thao tác nhanh</w:t>
      </w:r>
      <w:r w:rsidR="00A81C5D" w:rsidRPr="00B72132">
        <w:rPr>
          <w:lang w:val="en-US"/>
        </w:rPr>
        <w:t>.</w:t>
      </w:r>
    </w:p>
    <w:p w14:paraId="06AF43F1" w14:textId="77777777" w:rsidR="00D00174" w:rsidRPr="00D00174" w:rsidRDefault="00FF6B8E" w:rsidP="004743F3">
      <w:pPr>
        <w:pStyle w:val="ListParagraph"/>
        <w:numPr>
          <w:ilvl w:val="1"/>
          <w:numId w:val="41"/>
        </w:numPr>
        <w:jc w:val="both"/>
        <w:rPr>
          <w:b/>
          <w:lang w:val="en-US"/>
        </w:rPr>
      </w:pPr>
      <w:r>
        <w:rPr>
          <w:bCs/>
          <w:lang w:val="en-US"/>
        </w:rPr>
        <w:t>Thêm danh mục:</w:t>
      </w:r>
      <w:r w:rsidR="00C046BF">
        <w:rPr>
          <w:bCs/>
          <w:lang w:val="en-US"/>
        </w:rPr>
        <w:t xml:space="preserve"> </w:t>
      </w:r>
    </w:p>
    <w:p w14:paraId="07DEFD56" w14:textId="025EB76B" w:rsidR="00FF6B8E" w:rsidRPr="00D00174" w:rsidRDefault="00887CD5" w:rsidP="004743F3">
      <w:pPr>
        <w:pStyle w:val="ListParagraph"/>
        <w:numPr>
          <w:ilvl w:val="2"/>
          <w:numId w:val="41"/>
        </w:numPr>
        <w:jc w:val="both"/>
        <w:rPr>
          <w:b/>
          <w:lang w:val="en-US"/>
        </w:rPr>
      </w:pPr>
      <w:r w:rsidRPr="00C046BF">
        <w:rPr>
          <w:bCs/>
          <w:lang w:val="en-US"/>
        </w:rPr>
        <w:lastRenderedPageBreak/>
        <w:t>Hiển thị biểu mẫu cho phép nhập</w:t>
      </w:r>
      <w:r w:rsidR="00C046BF" w:rsidRPr="00C046BF">
        <w:rPr>
          <w:bCs/>
          <w:lang w:val="en-US"/>
        </w:rPr>
        <w:t xml:space="preserve"> tên danh mục.</w:t>
      </w:r>
    </w:p>
    <w:p w14:paraId="5999598A" w14:textId="7E31A828" w:rsidR="00D00174" w:rsidRPr="00C046BF" w:rsidRDefault="00D00174" w:rsidP="004743F3">
      <w:pPr>
        <w:pStyle w:val="ListParagraph"/>
        <w:numPr>
          <w:ilvl w:val="2"/>
          <w:numId w:val="41"/>
        </w:numPr>
        <w:jc w:val="both"/>
        <w:rPr>
          <w:b/>
          <w:lang w:val="en-US"/>
        </w:rPr>
      </w:pPr>
      <w:r>
        <w:rPr>
          <w:bCs/>
          <w:lang w:val="en-US"/>
        </w:rPr>
        <w:t>Cho phép thêm tối đa 15 danh mục.</w:t>
      </w:r>
    </w:p>
    <w:p w14:paraId="3702A411" w14:textId="32FB3ABC" w:rsidR="00E15B8B" w:rsidRPr="00FF6B8E" w:rsidRDefault="00A81C5D" w:rsidP="004743F3">
      <w:pPr>
        <w:pStyle w:val="ListParagraph"/>
        <w:numPr>
          <w:ilvl w:val="1"/>
          <w:numId w:val="41"/>
        </w:numPr>
        <w:jc w:val="both"/>
        <w:rPr>
          <w:b/>
          <w:lang w:val="en-US"/>
        </w:rPr>
      </w:pPr>
      <w:r w:rsidRPr="00FF6B8E">
        <w:rPr>
          <w:lang w:val="en-US"/>
        </w:rPr>
        <w:t>Thêm sản phẩm:</w:t>
      </w:r>
    </w:p>
    <w:p w14:paraId="3382DF7B" w14:textId="77777777" w:rsidR="00C046BF" w:rsidRPr="00C046BF" w:rsidRDefault="00C046BF" w:rsidP="004743F3">
      <w:pPr>
        <w:pStyle w:val="ListParagraph"/>
        <w:numPr>
          <w:ilvl w:val="2"/>
          <w:numId w:val="41"/>
        </w:numPr>
        <w:jc w:val="both"/>
        <w:rPr>
          <w:b/>
          <w:lang w:val="en-US"/>
        </w:rPr>
      </w:pPr>
      <w:r>
        <w:rPr>
          <w:lang w:val="en-US"/>
        </w:rPr>
        <w:t>Hiển thị biểu mẫu cho phép nhập các thông tin của sản phẩm, cho phép thêm hình ảnh (tối thiểu 1 hình ảnh), có thể thêm kích cỡ (không bắt buộc).</w:t>
      </w:r>
    </w:p>
    <w:p w14:paraId="39BC53F2" w14:textId="0012F16C" w:rsidR="00E15B8B" w:rsidRPr="0001760E" w:rsidRDefault="00C046BF" w:rsidP="004743F3">
      <w:pPr>
        <w:pStyle w:val="ListParagraph"/>
        <w:numPr>
          <w:ilvl w:val="2"/>
          <w:numId w:val="41"/>
        </w:numPr>
        <w:jc w:val="both"/>
        <w:rPr>
          <w:b/>
          <w:lang w:val="en-US"/>
        </w:rPr>
      </w:pPr>
      <w:r>
        <w:rPr>
          <w:lang w:val="en-US"/>
        </w:rPr>
        <w:t xml:space="preserve">Sản phẩm sau khi thêm sẽ được tính toán lại số lượng tồn kho </w:t>
      </w:r>
      <w:r w:rsidR="0001760E">
        <w:rPr>
          <w:lang w:val="en-US"/>
        </w:rPr>
        <w:t>nếu cần như sau:</w:t>
      </w:r>
    </w:p>
    <w:p w14:paraId="15244BA4" w14:textId="4B127BB0" w:rsidR="0001760E" w:rsidRPr="0001760E" w:rsidRDefault="0001760E" w:rsidP="004743F3">
      <w:pPr>
        <w:pStyle w:val="ListParagraph"/>
        <w:numPr>
          <w:ilvl w:val="3"/>
          <w:numId w:val="41"/>
        </w:numPr>
        <w:jc w:val="both"/>
        <w:rPr>
          <w:b/>
          <w:lang w:val="en-US"/>
        </w:rPr>
      </w:pPr>
      <w:r>
        <w:rPr>
          <w:lang w:val="en-US"/>
        </w:rPr>
        <w:t>Nếu sản phẩm có kích cỡ, tổng số lượng tồn kho là tổng số lượng của các kích cỡ.</w:t>
      </w:r>
    </w:p>
    <w:p w14:paraId="264BCACE" w14:textId="382AEFFC" w:rsidR="0001760E" w:rsidRPr="00C046BF" w:rsidRDefault="0001760E" w:rsidP="004743F3">
      <w:pPr>
        <w:pStyle w:val="ListParagraph"/>
        <w:numPr>
          <w:ilvl w:val="3"/>
          <w:numId w:val="41"/>
        </w:numPr>
        <w:jc w:val="both"/>
        <w:rPr>
          <w:b/>
          <w:lang w:val="en-US"/>
        </w:rPr>
      </w:pPr>
      <w:r>
        <w:rPr>
          <w:lang w:val="en-US"/>
        </w:rPr>
        <w:t>Nếu sản phẩm không có kích cỡ, số lượng tồn kho do người dùng nhập vào.</w:t>
      </w:r>
    </w:p>
    <w:p w14:paraId="0DCA5BF3" w14:textId="7A88604B" w:rsidR="00E15B8B" w:rsidRPr="00D00174" w:rsidRDefault="00A81C5D" w:rsidP="004743F3">
      <w:pPr>
        <w:pStyle w:val="ListParagraph"/>
        <w:numPr>
          <w:ilvl w:val="1"/>
          <w:numId w:val="41"/>
        </w:numPr>
        <w:jc w:val="both"/>
        <w:rPr>
          <w:b/>
          <w:lang w:val="en-US"/>
        </w:rPr>
      </w:pPr>
      <w:r w:rsidRPr="00D00174">
        <w:rPr>
          <w:lang w:val="en-US"/>
        </w:rPr>
        <w:t>Cập nhật danh mục:</w:t>
      </w:r>
      <w:r w:rsidR="00D00174" w:rsidRPr="00D00174">
        <w:rPr>
          <w:b/>
          <w:lang w:val="en-US"/>
        </w:rPr>
        <w:t xml:space="preserve"> </w:t>
      </w:r>
      <w:r w:rsidRPr="00D00174">
        <w:rPr>
          <w:lang w:val="en-US"/>
        </w:rPr>
        <w:t xml:space="preserve">Chỉnh sửa </w:t>
      </w:r>
      <w:r w:rsidR="00D00174" w:rsidRPr="00D00174">
        <w:rPr>
          <w:lang w:val="en-US"/>
        </w:rPr>
        <w:t>tên của danh mục</w:t>
      </w:r>
      <w:r w:rsidRPr="00D00174">
        <w:rPr>
          <w:lang w:val="en-US"/>
        </w:rPr>
        <w:t>.</w:t>
      </w:r>
    </w:p>
    <w:p w14:paraId="615C4374" w14:textId="35DCF282" w:rsidR="00D00174" w:rsidRPr="00221D8F" w:rsidRDefault="00D00174" w:rsidP="004743F3">
      <w:pPr>
        <w:pStyle w:val="ListParagraph"/>
        <w:numPr>
          <w:ilvl w:val="1"/>
          <w:numId w:val="41"/>
        </w:numPr>
        <w:jc w:val="both"/>
        <w:rPr>
          <w:b/>
          <w:lang w:val="en-US"/>
        </w:rPr>
      </w:pPr>
      <w:r>
        <w:rPr>
          <w:lang w:val="en-US"/>
        </w:rPr>
        <w:t xml:space="preserve">Cập nhật sản phẩm: Cập nhật </w:t>
      </w:r>
      <w:r w:rsidR="000A3BF3">
        <w:rPr>
          <w:lang w:val="en-US"/>
        </w:rPr>
        <w:t>các thông tin của sản phẩm với các ràng buộc như lúc tạo</w:t>
      </w:r>
      <w:r w:rsidR="00221D8F">
        <w:rPr>
          <w:lang w:val="en-US"/>
        </w:rPr>
        <w:t>. Khi cập nhật sản phẩm, người dùng có thể thực hiện thêm các chức năng sau:</w:t>
      </w:r>
    </w:p>
    <w:p w14:paraId="0DDADC2E" w14:textId="0FEF3A85" w:rsidR="00221D8F" w:rsidRPr="00221D8F" w:rsidRDefault="00221D8F" w:rsidP="004743F3">
      <w:pPr>
        <w:pStyle w:val="ListParagraph"/>
        <w:numPr>
          <w:ilvl w:val="2"/>
          <w:numId w:val="41"/>
        </w:numPr>
        <w:jc w:val="both"/>
        <w:rPr>
          <w:b/>
          <w:lang w:val="en-US"/>
        </w:rPr>
      </w:pPr>
      <w:r>
        <w:rPr>
          <w:bCs/>
          <w:lang w:val="en-US"/>
        </w:rPr>
        <w:t>Thêm hình ảnh</w:t>
      </w:r>
      <w:r w:rsidR="00FD63A8">
        <w:rPr>
          <w:bCs/>
          <w:lang w:val="en-US"/>
        </w:rPr>
        <w:t>: Tải ảnh lên hệ thống ngoài và lưu lại tên trong cơ sở dữ liệu.</w:t>
      </w:r>
    </w:p>
    <w:p w14:paraId="6A028F2C" w14:textId="0FD8ED06" w:rsidR="00221D8F" w:rsidRPr="00C5561A" w:rsidRDefault="00221D8F" w:rsidP="004743F3">
      <w:pPr>
        <w:pStyle w:val="ListParagraph"/>
        <w:numPr>
          <w:ilvl w:val="2"/>
          <w:numId w:val="41"/>
        </w:numPr>
        <w:jc w:val="both"/>
        <w:rPr>
          <w:b/>
          <w:lang w:val="en-US"/>
        </w:rPr>
      </w:pPr>
      <w:r>
        <w:rPr>
          <w:lang w:val="en-US"/>
        </w:rPr>
        <w:t>Xóa hình ảnh</w:t>
      </w:r>
      <w:r w:rsidR="006E448C">
        <w:rPr>
          <w:lang w:val="en-US"/>
        </w:rPr>
        <w:t>: Phải còn ít nhất 1 hình ảnh</w:t>
      </w:r>
      <w:r w:rsidR="00FD63A8">
        <w:rPr>
          <w:lang w:val="en-US"/>
        </w:rPr>
        <w:t xml:space="preserve">, xóa hình ảnh khỏi </w:t>
      </w:r>
      <w:r w:rsidR="00771DE5">
        <w:rPr>
          <w:lang w:val="en-US"/>
        </w:rPr>
        <w:t>hệ thống lưu trữ và cơ sở dữ liệu.</w:t>
      </w:r>
    </w:p>
    <w:p w14:paraId="3A3CFD8E" w14:textId="7C579965" w:rsidR="00C5561A" w:rsidRPr="00C5561A" w:rsidRDefault="00C5561A" w:rsidP="004743F3">
      <w:pPr>
        <w:pStyle w:val="ListParagraph"/>
        <w:numPr>
          <w:ilvl w:val="2"/>
          <w:numId w:val="41"/>
        </w:numPr>
        <w:jc w:val="both"/>
        <w:rPr>
          <w:b/>
          <w:lang w:val="en-US"/>
        </w:rPr>
      </w:pPr>
      <w:r>
        <w:rPr>
          <w:lang w:val="en-US"/>
        </w:rPr>
        <w:t>Thêm kích cỡ sản phẩm.</w:t>
      </w:r>
    </w:p>
    <w:p w14:paraId="4966518E" w14:textId="11C5C542" w:rsidR="00C5561A" w:rsidRPr="00C5561A" w:rsidRDefault="00C5561A" w:rsidP="004743F3">
      <w:pPr>
        <w:pStyle w:val="ListParagraph"/>
        <w:numPr>
          <w:ilvl w:val="2"/>
          <w:numId w:val="41"/>
        </w:numPr>
        <w:jc w:val="both"/>
        <w:rPr>
          <w:b/>
          <w:lang w:val="en-US"/>
        </w:rPr>
      </w:pPr>
      <w:r>
        <w:rPr>
          <w:lang w:val="en-US"/>
        </w:rPr>
        <w:t>Cập nhật số lượng tồn kho của kích cỡ sản phẩm.</w:t>
      </w:r>
    </w:p>
    <w:p w14:paraId="5807B7DF" w14:textId="6958523B" w:rsidR="00C5561A" w:rsidRPr="00771DE5" w:rsidRDefault="00C5561A" w:rsidP="004743F3">
      <w:pPr>
        <w:pStyle w:val="ListParagraph"/>
        <w:numPr>
          <w:ilvl w:val="2"/>
          <w:numId w:val="41"/>
        </w:numPr>
        <w:jc w:val="both"/>
        <w:rPr>
          <w:b/>
          <w:lang w:val="en-US"/>
        </w:rPr>
      </w:pPr>
      <w:r>
        <w:rPr>
          <w:lang w:val="en-US"/>
        </w:rPr>
        <w:t>Xóa kích cỡ sản phẩm.</w:t>
      </w:r>
    </w:p>
    <w:p w14:paraId="6E14A354" w14:textId="6EEE4CF4" w:rsidR="00ED26CB" w:rsidRPr="00ED26CB" w:rsidRDefault="00EE1317" w:rsidP="004743F3">
      <w:pPr>
        <w:pStyle w:val="ListParagraph"/>
        <w:numPr>
          <w:ilvl w:val="2"/>
          <w:numId w:val="41"/>
        </w:numPr>
        <w:jc w:val="both"/>
        <w:rPr>
          <w:b/>
          <w:lang w:val="en-US"/>
        </w:rPr>
      </w:pPr>
      <w:r>
        <w:rPr>
          <w:lang w:val="en-US"/>
        </w:rPr>
        <w:t>Cập nhật giảm giá sản phẩm</w:t>
      </w:r>
      <w:r w:rsidR="00593BD2">
        <w:rPr>
          <w:lang w:val="en-US"/>
        </w:rPr>
        <w:t>.</w:t>
      </w:r>
    </w:p>
    <w:p w14:paraId="646B3944" w14:textId="26A6AD25" w:rsidR="00E15B8B" w:rsidRPr="00593BD2" w:rsidRDefault="00A81C5D" w:rsidP="004743F3">
      <w:pPr>
        <w:pStyle w:val="ListParagraph"/>
        <w:numPr>
          <w:ilvl w:val="1"/>
          <w:numId w:val="41"/>
        </w:numPr>
        <w:jc w:val="both"/>
        <w:rPr>
          <w:b/>
          <w:lang w:val="en-US"/>
        </w:rPr>
      </w:pPr>
      <w:r w:rsidRPr="00593BD2">
        <w:rPr>
          <w:lang w:val="en-US"/>
        </w:rPr>
        <w:t>Xóa danh mục:</w:t>
      </w:r>
      <w:r w:rsidR="00593BD2" w:rsidRPr="00593BD2">
        <w:rPr>
          <w:lang w:val="en-US"/>
        </w:rPr>
        <w:t xml:space="preserve"> Danh mục bị xóa không làm mất sản phẩm.</w:t>
      </w:r>
    </w:p>
    <w:p w14:paraId="6F4F3F5C" w14:textId="46560CF7" w:rsidR="00593BD2" w:rsidRPr="00ED26CB" w:rsidRDefault="00593BD2" w:rsidP="004743F3">
      <w:pPr>
        <w:pStyle w:val="ListParagraph"/>
        <w:numPr>
          <w:ilvl w:val="1"/>
          <w:numId w:val="41"/>
        </w:numPr>
        <w:jc w:val="both"/>
        <w:rPr>
          <w:b/>
          <w:lang w:val="en-US"/>
        </w:rPr>
      </w:pPr>
      <w:r>
        <w:rPr>
          <w:bCs/>
          <w:lang w:val="en-US"/>
        </w:rPr>
        <w:t>Xóa sản phẩm:</w:t>
      </w:r>
      <w:r w:rsidR="00ED26CB">
        <w:rPr>
          <w:bCs/>
          <w:lang w:val="en-US"/>
        </w:rPr>
        <w:t xml:space="preserve"> </w:t>
      </w:r>
      <w:r w:rsidRPr="00ED26CB">
        <w:rPr>
          <w:bCs/>
          <w:lang w:val="en-US"/>
        </w:rPr>
        <w:t>Sản phẩm không hoàn toàn bị xóa mà bị đánh dấu là đã xóa, chuyển về trạng thái ngừng kinh doanh và ẩn khỏi khách hàng.</w:t>
      </w:r>
    </w:p>
    <w:p w14:paraId="7B077458" w14:textId="0BFE5B63" w:rsidR="00ED26CB" w:rsidRPr="00ED26CB" w:rsidRDefault="00ED26CB" w:rsidP="004743F3">
      <w:pPr>
        <w:pStyle w:val="ListParagraph"/>
        <w:numPr>
          <w:ilvl w:val="1"/>
          <w:numId w:val="41"/>
        </w:numPr>
        <w:jc w:val="both"/>
        <w:rPr>
          <w:b/>
          <w:lang w:val="en-US"/>
        </w:rPr>
      </w:pPr>
      <w:r>
        <w:rPr>
          <w:bCs/>
          <w:lang w:val="en-US"/>
        </w:rPr>
        <w:t xml:space="preserve">Khôi phục sản phẩm: Đưa sản phẩm về </w:t>
      </w:r>
      <w:r w:rsidR="004C7141">
        <w:rPr>
          <w:bCs/>
          <w:lang w:val="en-US"/>
        </w:rPr>
        <w:t>trạng thái kinh doanh.</w:t>
      </w:r>
    </w:p>
    <w:p w14:paraId="3EB11040" w14:textId="39B9B051" w:rsidR="00234D94" w:rsidRPr="002523E8" w:rsidRDefault="00234D94" w:rsidP="004743F3">
      <w:pPr>
        <w:pStyle w:val="ListParagraph"/>
        <w:numPr>
          <w:ilvl w:val="0"/>
          <w:numId w:val="41"/>
        </w:numPr>
        <w:jc w:val="both"/>
        <w:rPr>
          <w:b/>
          <w:lang w:val="en-US"/>
        </w:rPr>
      </w:pPr>
      <w:r w:rsidRPr="002523E8">
        <w:rPr>
          <w:lang w:val="en-US"/>
        </w:rPr>
        <w:t xml:space="preserve">Quản lý </w:t>
      </w:r>
      <w:r w:rsidR="008B1040" w:rsidRPr="002523E8">
        <w:rPr>
          <w:lang w:val="en-US"/>
        </w:rPr>
        <w:t>tài khoản nhân viên</w:t>
      </w:r>
      <w:r w:rsidRPr="002523E8">
        <w:rPr>
          <w:lang w:val="en-US"/>
        </w:rPr>
        <w:t>:</w:t>
      </w:r>
    </w:p>
    <w:p w14:paraId="29C94330" w14:textId="1041F24B" w:rsidR="00234D94" w:rsidRPr="002523E8" w:rsidRDefault="00234D94" w:rsidP="004743F3">
      <w:pPr>
        <w:pStyle w:val="ListParagraph"/>
        <w:numPr>
          <w:ilvl w:val="1"/>
          <w:numId w:val="41"/>
        </w:numPr>
        <w:jc w:val="both"/>
        <w:rPr>
          <w:b/>
          <w:lang w:val="en-US"/>
        </w:rPr>
      </w:pPr>
      <w:r w:rsidRPr="002523E8">
        <w:rPr>
          <w:lang w:val="en-US"/>
        </w:rPr>
        <w:t xml:space="preserve">Xem danh sách </w:t>
      </w:r>
      <w:r w:rsidR="001621DE" w:rsidRPr="002523E8">
        <w:rPr>
          <w:lang w:val="en-US"/>
        </w:rPr>
        <w:t>tài khoản</w:t>
      </w:r>
      <w:r w:rsidRPr="002523E8">
        <w:rPr>
          <w:lang w:val="en-US"/>
        </w:rPr>
        <w:t>:</w:t>
      </w:r>
    </w:p>
    <w:p w14:paraId="5E1E7703" w14:textId="323ABEEC" w:rsidR="00E93078" w:rsidRPr="002523E8" w:rsidRDefault="00E93078" w:rsidP="004743F3">
      <w:pPr>
        <w:pStyle w:val="ListParagraph"/>
        <w:numPr>
          <w:ilvl w:val="2"/>
          <w:numId w:val="41"/>
        </w:numPr>
        <w:jc w:val="both"/>
        <w:rPr>
          <w:lang w:val="en-US"/>
        </w:rPr>
      </w:pPr>
      <w:r w:rsidRPr="002523E8">
        <w:rPr>
          <w:lang w:val="en-US"/>
        </w:rPr>
        <w:lastRenderedPageBreak/>
        <w:t>Hiển thị danh sách thông qua bảng (Table), hỗ trợ hiển thị ảnh đại diện (viết tắt tên), vai trò, trạng thái.</w:t>
      </w:r>
    </w:p>
    <w:p w14:paraId="199CD2E3" w14:textId="4414BA99" w:rsidR="00E93078" w:rsidRPr="002523E8" w:rsidRDefault="00E93078" w:rsidP="004743F3">
      <w:pPr>
        <w:pStyle w:val="ListParagraph"/>
        <w:numPr>
          <w:ilvl w:val="2"/>
          <w:numId w:val="41"/>
        </w:numPr>
        <w:jc w:val="both"/>
        <w:rPr>
          <w:lang w:val="en-US"/>
        </w:rPr>
      </w:pPr>
      <w:r w:rsidRPr="002523E8">
        <w:rPr>
          <w:lang w:val="en-US"/>
        </w:rPr>
        <w:t>Có chỉ báo tải dữ liệu (Loading state) và thông báo lỗi hệ thống nếu quá trình lấy dữ liệu thất bại.</w:t>
      </w:r>
    </w:p>
    <w:p w14:paraId="7EE2652A" w14:textId="3937E986" w:rsidR="00E93078" w:rsidRPr="002523E8" w:rsidRDefault="00E93078" w:rsidP="004743F3">
      <w:pPr>
        <w:pStyle w:val="ListParagraph"/>
        <w:numPr>
          <w:ilvl w:val="2"/>
          <w:numId w:val="41"/>
        </w:numPr>
        <w:jc w:val="both"/>
        <w:rPr>
          <w:lang w:val="en-US"/>
        </w:rPr>
      </w:pPr>
      <w:r w:rsidRPr="002523E8">
        <w:rPr>
          <w:lang w:val="en-US"/>
        </w:rPr>
        <w:t>Trạng thái hiển thị phân biệt rõ giữa tài khoản hoạt động và tài khoản bị vô hiệu hóa (hiển thị mờ hoặc thay đổi màu sắc).</w:t>
      </w:r>
    </w:p>
    <w:p w14:paraId="4CC337DF" w14:textId="4E4FEB14" w:rsidR="00234D94" w:rsidRPr="002523E8" w:rsidRDefault="00E93078" w:rsidP="004743F3">
      <w:pPr>
        <w:pStyle w:val="ListParagraph"/>
        <w:numPr>
          <w:ilvl w:val="2"/>
          <w:numId w:val="41"/>
        </w:numPr>
        <w:jc w:val="both"/>
        <w:rPr>
          <w:b/>
          <w:lang w:val="en-US"/>
        </w:rPr>
      </w:pPr>
      <w:r w:rsidRPr="002523E8">
        <w:rPr>
          <w:lang w:val="en-US"/>
        </w:rPr>
        <w:t>Footer hiển thị tổng số lượng tài khoản đang quản lý.</w:t>
      </w:r>
    </w:p>
    <w:p w14:paraId="78433EB9" w14:textId="3E84190A" w:rsidR="00234D94" w:rsidRPr="002523E8" w:rsidRDefault="00234D94" w:rsidP="004743F3">
      <w:pPr>
        <w:pStyle w:val="ListParagraph"/>
        <w:numPr>
          <w:ilvl w:val="1"/>
          <w:numId w:val="41"/>
        </w:numPr>
        <w:jc w:val="both"/>
        <w:rPr>
          <w:b/>
          <w:lang w:val="en-US"/>
        </w:rPr>
      </w:pPr>
      <w:r w:rsidRPr="002523E8">
        <w:rPr>
          <w:lang w:val="en-US"/>
        </w:rPr>
        <w:t xml:space="preserve">Xem chi tiết </w:t>
      </w:r>
      <w:r w:rsidR="008B1040" w:rsidRPr="002523E8">
        <w:rPr>
          <w:lang w:val="en-US"/>
        </w:rPr>
        <w:t>tài khoản</w:t>
      </w:r>
      <w:r w:rsidRPr="002523E8">
        <w:rPr>
          <w:lang w:val="en-US"/>
        </w:rPr>
        <w:t>:</w:t>
      </w:r>
    </w:p>
    <w:p w14:paraId="06454342" w14:textId="36C0CDFB" w:rsidR="00574BCA" w:rsidRPr="002523E8" w:rsidRDefault="6F655FE6" w:rsidP="004743F3">
      <w:pPr>
        <w:pStyle w:val="ListParagraph"/>
        <w:numPr>
          <w:ilvl w:val="2"/>
          <w:numId w:val="41"/>
        </w:numPr>
        <w:jc w:val="both"/>
        <w:rPr>
          <w:lang w:val="en-US"/>
        </w:rPr>
      </w:pPr>
      <w:r w:rsidRPr="002523E8">
        <w:rPr>
          <w:lang w:val="en-US"/>
        </w:rPr>
        <w:t>Hiển thị thông qua giao diện Modal dạng xem (Detail Modal) với bố cục lưới (grid).</w:t>
      </w:r>
    </w:p>
    <w:p w14:paraId="584B6CC0" w14:textId="2A31E517" w:rsidR="00234D94" w:rsidRPr="002523E8" w:rsidRDefault="00574BCA" w:rsidP="004743F3">
      <w:pPr>
        <w:pStyle w:val="ListParagraph"/>
        <w:numPr>
          <w:ilvl w:val="2"/>
          <w:numId w:val="41"/>
        </w:numPr>
        <w:jc w:val="both"/>
        <w:rPr>
          <w:b/>
          <w:lang w:val="en-US"/>
        </w:rPr>
      </w:pPr>
      <w:r w:rsidRPr="002523E8">
        <w:rPr>
          <w:lang w:val="en-US"/>
        </w:rPr>
        <w:t>Thông tin chi tiết bao gồm: Vai trò, Trạng thái, SĐT, Email, Giới tính, Ngày sinh, Trạng thái xác thực SĐT, Ngày tạo và Ngày cập nhật gần nhất.</w:t>
      </w:r>
    </w:p>
    <w:p w14:paraId="6097F7AF" w14:textId="15E70F49" w:rsidR="00234D94" w:rsidRPr="002523E8" w:rsidRDefault="003A7346" w:rsidP="004743F3">
      <w:pPr>
        <w:pStyle w:val="ListParagraph"/>
        <w:numPr>
          <w:ilvl w:val="1"/>
          <w:numId w:val="41"/>
        </w:numPr>
        <w:jc w:val="both"/>
        <w:rPr>
          <w:b/>
          <w:lang w:val="en-US"/>
        </w:rPr>
      </w:pPr>
      <w:r w:rsidRPr="002523E8">
        <w:rPr>
          <w:lang w:val="en-US"/>
        </w:rPr>
        <w:t xml:space="preserve">Tạo tài </w:t>
      </w:r>
      <w:r w:rsidR="00C03072" w:rsidRPr="002523E8">
        <w:rPr>
          <w:lang w:val="en-US"/>
        </w:rPr>
        <w:t xml:space="preserve">và cập nhật tài </w:t>
      </w:r>
      <w:r w:rsidRPr="002523E8">
        <w:rPr>
          <w:lang w:val="en-US"/>
        </w:rPr>
        <w:t>khoản</w:t>
      </w:r>
      <w:r w:rsidR="00234D94" w:rsidRPr="002523E8">
        <w:rPr>
          <w:lang w:val="en-US"/>
        </w:rPr>
        <w:t>:</w:t>
      </w:r>
    </w:p>
    <w:p w14:paraId="7C19DAFC" w14:textId="79C7CFFE" w:rsidR="00720899" w:rsidRPr="002523E8" w:rsidRDefault="00720899" w:rsidP="004743F3">
      <w:pPr>
        <w:pStyle w:val="ListParagraph"/>
        <w:numPr>
          <w:ilvl w:val="2"/>
          <w:numId w:val="41"/>
        </w:numPr>
        <w:jc w:val="both"/>
        <w:rPr>
          <w:lang w:val="en-US"/>
        </w:rPr>
      </w:pPr>
      <w:r w:rsidRPr="002523E8">
        <w:rPr>
          <w:lang w:val="en-US"/>
        </w:rPr>
        <w:t>Sử dụng giao diện Modal chung (Create/Edit Modal) với biểu mẫu nhập liệu có kiểm tra lỗi (Validation) ngay trong thời gian thực.</w:t>
      </w:r>
    </w:p>
    <w:p w14:paraId="06F2F561" w14:textId="01834966" w:rsidR="00720899" w:rsidRPr="002523E8" w:rsidRDefault="00720899" w:rsidP="004743F3">
      <w:pPr>
        <w:pStyle w:val="ListParagraph"/>
        <w:numPr>
          <w:ilvl w:val="2"/>
          <w:numId w:val="41"/>
        </w:numPr>
        <w:jc w:val="both"/>
        <w:rPr>
          <w:lang w:val="en-US"/>
        </w:rPr>
      </w:pPr>
      <w:r w:rsidRPr="002523E8">
        <w:rPr>
          <w:lang w:val="en-US"/>
        </w:rPr>
        <w:t>Logic xử lý form:</w:t>
      </w:r>
    </w:p>
    <w:p w14:paraId="31BC3938" w14:textId="77777777" w:rsidR="00720899" w:rsidRPr="002523E8" w:rsidRDefault="00720899" w:rsidP="004743F3">
      <w:pPr>
        <w:pStyle w:val="ListParagraph"/>
        <w:numPr>
          <w:ilvl w:val="3"/>
          <w:numId w:val="41"/>
        </w:numPr>
        <w:jc w:val="both"/>
        <w:rPr>
          <w:lang w:val="en-US"/>
        </w:rPr>
      </w:pPr>
      <w:r w:rsidRPr="002523E8">
        <w:rPr>
          <w:lang w:val="en-US"/>
        </w:rPr>
        <w:t>Tự động phát hiện chế độ (Tạo mới hoặc Chỉnh sửa).</w:t>
      </w:r>
    </w:p>
    <w:p w14:paraId="1CEBEEEA" w14:textId="77777777" w:rsidR="00720899" w:rsidRPr="002523E8" w:rsidRDefault="00720899" w:rsidP="004743F3">
      <w:pPr>
        <w:pStyle w:val="ListParagraph"/>
        <w:numPr>
          <w:ilvl w:val="3"/>
          <w:numId w:val="41"/>
        </w:numPr>
        <w:jc w:val="both"/>
        <w:rPr>
          <w:lang w:val="en-US"/>
        </w:rPr>
      </w:pPr>
      <w:r w:rsidRPr="002523E8">
        <w:rPr>
          <w:lang w:val="en-US"/>
        </w:rPr>
        <w:t>Các trường dữ liệu được chuẩn hóa: Ngày sinh (date picker), Giới tính và Vai trò (select dropdown).</w:t>
      </w:r>
    </w:p>
    <w:p w14:paraId="22394B1F" w14:textId="77777777" w:rsidR="00720899" w:rsidRPr="002523E8" w:rsidRDefault="00720899" w:rsidP="004743F3">
      <w:pPr>
        <w:pStyle w:val="ListParagraph"/>
        <w:numPr>
          <w:ilvl w:val="3"/>
          <w:numId w:val="41"/>
        </w:numPr>
        <w:jc w:val="both"/>
        <w:rPr>
          <w:lang w:val="en-US"/>
        </w:rPr>
      </w:pPr>
      <w:r w:rsidRPr="002523E8">
        <w:rPr>
          <w:lang w:val="en-US"/>
        </w:rPr>
        <w:t>Trường mật khẩu chỉ hiển thị khi ở chế độ tạo mới.</w:t>
      </w:r>
    </w:p>
    <w:p w14:paraId="0B039C03" w14:textId="638FB13E" w:rsidR="00720899" w:rsidRPr="002523E8" w:rsidRDefault="00720899" w:rsidP="004743F3">
      <w:pPr>
        <w:pStyle w:val="ListParagraph"/>
        <w:numPr>
          <w:ilvl w:val="2"/>
          <w:numId w:val="41"/>
        </w:numPr>
        <w:jc w:val="both"/>
        <w:rPr>
          <w:lang w:val="en-US"/>
        </w:rPr>
      </w:pPr>
      <w:r w:rsidRPr="002523E8">
        <w:rPr>
          <w:lang w:val="en-US"/>
        </w:rPr>
        <w:t>Xử lý phản hồi: Hiển thị thông báo lỗi nhập liệu hoặc lỗi từ phía máy chủ (Server error) nếu trùng lặp SĐT/Email.</w:t>
      </w:r>
    </w:p>
    <w:p w14:paraId="1BFC8E6F" w14:textId="7B0F13A9" w:rsidR="00234D94" w:rsidRPr="002523E8" w:rsidRDefault="00720899" w:rsidP="004743F3">
      <w:pPr>
        <w:pStyle w:val="ListParagraph"/>
        <w:numPr>
          <w:ilvl w:val="2"/>
          <w:numId w:val="41"/>
        </w:numPr>
        <w:jc w:val="both"/>
        <w:rPr>
          <w:b/>
          <w:lang w:val="en-US"/>
        </w:rPr>
      </w:pPr>
      <w:r w:rsidRPr="002523E8">
        <w:rPr>
          <w:lang w:val="en-US"/>
        </w:rPr>
        <w:t>Trạng thái chờ (Submit loading): Vô hiệu hóa nút lưu khi đang xử lý để tránh gửi yêu cầu trùng lặp.</w:t>
      </w:r>
    </w:p>
    <w:p w14:paraId="769C3B8A" w14:textId="0A10DD27" w:rsidR="00513B6A" w:rsidRPr="002523E8" w:rsidRDefault="00A60078" w:rsidP="004743F3">
      <w:pPr>
        <w:pStyle w:val="ListParagraph"/>
        <w:numPr>
          <w:ilvl w:val="1"/>
          <w:numId w:val="41"/>
        </w:numPr>
        <w:jc w:val="both"/>
        <w:rPr>
          <w:b/>
          <w:lang w:val="en-US"/>
        </w:rPr>
      </w:pPr>
      <w:r w:rsidRPr="002523E8">
        <w:rPr>
          <w:lang w:val="en-US"/>
        </w:rPr>
        <w:t>Vô hiệu hóa tài khoản</w:t>
      </w:r>
      <w:r w:rsidR="00234D94" w:rsidRPr="002523E8">
        <w:rPr>
          <w:lang w:val="en-US"/>
        </w:rPr>
        <w:t>:</w:t>
      </w:r>
    </w:p>
    <w:p w14:paraId="62A5213B" w14:textId="77777777" w:rsidR="00513B6A" w:rsidRPr="002523E8" w:rsidRDefault="00513B6A" w:rsidP="004743F3">
      <w:pPr>
        <w:pStyle w:val="ListParagraph"/>
        <w:numPr>
          <w:ilvl w:val="2"/>
          <w:numId w:val="41"/>
        </w:numPr>
        <w:jc w:val="both"/>
        <w:rPr>
          <w:lang w:val="en-US"/>
        </w:rPr>
      </w:pPr>
      <w:r w:rsidRPr="002523E8">
        <w:rPr>
          <w:lang w:val="en-US"/>
        </w:rPr>
        <w:t>Chỉ quản trị viên (ADMIN) mới có quyền thực hiện thao tác.</w:t>
      </w:r>
    </w:p>
    <w:p w14:paraId="73F8B743" w14:textId="77777777" w:rsidR="00513B6A" w:rsidRPr="002523E8" w:rsidRDefault="00513B6A" w:rsidP="004743F3">
      <w:pPr>
        <w:pStyle w:val="ListParagraph"/>
        <w:numPr>
          <w:ilvl w:val="2"/>
          <w:numId w:val="41"/>
        </w:numPr>
        <w:jc w:val="both"/>
        <w:rPr>
          <w:lang w:val="en-US"/>
        </w:rPr>
      </w:pPr>
      <w:r w:rsidRPr="002523E8">
        <w:rPr>
          <w:lang w:val="en-US"/>
        </w:rPr>
        <w:t>Ngăn chặn quản trị viên vô hiệu hóa chính tài khoản của mình.</w:t>
      </w:r>
    </w:p>
    <w:p w14:paraId="3B3C3E50" w14:textId="609F3105" w:rsidR="008A3BB4" w:rsidRPr="002523E8" w:rsidRDefault="00513B6A" w:rsidP="004743F3">
      <w:pPr>
        <w:pStyle w:val="ListParagraph"/>
        <w:numPr>
          <w:ilvl w:val="2"/>
          <w:numId w:val="41"/>
        </w:numPr>
        <w:jc w:val="both"/>
        <w:rPr>
          <w:ins w:id="8" w:author="{023EA616-8666-49D8-A9EA-01CBE05DABA2}" w:date="2026-05-21T23:50:00Z"/>
          <w:b/>
          <w:lang w:val="en-US"/>
        </w:rPr>
      </w:pPr>
      <w:r w:rsidRPr="002523E8">
        <w:rPr>
          <w:lang w:val="en-US"/>
        </w:rPr>
        <w:t>Có trạng thái hiển thị đang cập nhật (Loading) cho nút chuyển đổi để người dùng biết hệ thống đang xử lý.</w:t>
      </w:r>
    </w:p>
    <w:p w14:paraId="4C90A5B6" w14:textId="5057C4CB" w:rsidR="005E28FA" w:rsidRPr="002523E8" w:rsidRDefault="005E28FA" w:rsidP="004743F3">
      <w:pPr>
        <w:pStyle w:val="ListParagraph"/>
        <w:numPr>
          <w:ilvl w:val="1"/>
          <w:numId w:val="41"/>
        </w:numPr>
        <w:jc w:val="both"/>
        <w:rPr>
          <w:b/>
          <w:lang w:val="en-US"/>
        </w:rPr>
      </w:pPr>
      <w:r w:rsidRPr="002523E8">
        <w:rPr>
          <w:lang w:val="en-US"/>
        </w:rPr>
        <w:lastRenderedPageBreak/>
        <w:t>Tìm kiếm tài khoản:</w:t>
      </w:r>
      <w:r w:rsidR="002523E8">
        <w:rPr>
          <w:lang w:val="en-US"/>
        </w:rPr>
        <w:t xml:space="preserve"> </w:t>
      </w:r>
      <w:r w:rsidR="00D37B4D" w:rsidRPr="00D37B4D">
        <w:t>Tìm kiếm linh hoạt theo thời gian thực (Real-time filter) dựa trên từ khóa nhập vào ô tìm kiếm: Họ tên, Số điện thoại (đã được chuẩn hóa loại bỏ khoảng trắng), hoặc Email.</w:t>
      </w:r>
    </w:p>
    <w:p w14:paraId="1AB3DCBE" w14:textId="77777777" w:rsidR="00E15B8B" w:rsidRPr="003D280E" w:rsidRDefault="00A81C5D" w:rsidP="004743F3">
      <w:pPr>
        <w:numPr>
          <w:ilvl w:val="0"/>
          <w:numId w:val="8"/>
        </w:numPr>
        <w:ind w:left="425" w:firstLine="0"/>
        <w:jc w:val="both"/>
        <w:rPr>
          <w:b/>
          <w:lang w:val="en-US"/>
        </w:rPr>
      </w:pPr>
      <w:r w:rsidRPr="58FF2CF0">
        <w:rPr>
          <w:lang w:val="en-US"/>
        </w:rPr>
        <w:t>Quản lý khách hàng:</w:t>
      </w:r>
    </w:p>
    <w:p w14:paraId="012836C6" w14:textId="77777777" w:rsidR="00E15B8B" w:rsidRPr="003D280E" w:rsidRDefault="00A81C5D" w:rsidP="004743F3">
      <w:pPr>
        <w:numPr>
          <w:ilvl w:val="1"/>
          <w:numId w:val="8"/>
        </w:numPr>
        <w:ind w:left="1417"/>
        <w:jc w:val="both"/>
        <w:rPr>
          <w:b/>
          <w:lang w:val="en-US"/>
        </w:rPr>
      </w:pPr>
      <w:r w:rsidRPr="58FF2CF0">
        <w:rPr>
          <w:lang w:val="en-US"/>
        </w:rPr>
        <w:t>Xem danh sách khách hàng:</w:t>
      </w:r>
    </w:p>
    <w:p w14:paraId="7ECA03EC" w14:textId="77777777" w:rsidR="00E15B8B" w:rsidRPr="003D280E" w:rsidRDefault="00A81C5D" w:rsidP="004743F3">
      <w:pPr>
        <w:numPr>
          <w:ilvl w:val="2"/>
          <w:numId w:val="8"/>
        </w:numPr>
        <w:ind w:left="1984"/>
        <w:jc w:val="both"/>
        <w:rPr>
          <w:b/>
          <w:lang w:val="en-US"/>
        </w:rPr>
      </w:pPr>
      <w:r w:rsidRPr="58FF2CF0">
        <w:rPr>
          <w:lang w:val="en-US"/>
        </w:rPr>
        <w:t>Hiển thị danh sách phân trang của người dùng đã đăng ký: Email, Họ tên, Số điện thoại, Địa chỉ, Ngày đăng ký.</w:t>
      </w:r>
    </w:p>
    <w:p w14:paraId="27056534" w14:textId="77777777" w:rsidR="00E15B8B" w:rsidRPr="003D280E" w:rsidRDefault="00A81C5D" w:rsidP="004743F3">
      <w:pPr>
        <w:numPr>
          <w:ilvl w:val="2"/>
          <w:numId w:val="8"/>
        </w:numPr>
        <w:ind w:left="1984"/>
        <w:jc w:val="both"/>
        <w:rPr>
          <w:b/>
          <w:lang w:val="en-US"/>
        </w:rPr>
      </w:pPr>
      <w:r w:rsidRPr="58FF2CF0">
        <w:rPr>
          <w:lang w:val="en-US"/>
        </w:rPr>
        <w:t>Mật khẩu không được xem (lưu dưới dạng mã hóa).</w:t>
      </w:r>
    </w:p>
    <w:p w14:paraId="150853A2" w14:textId="77777777" w:rsidR="00E15B8B" w:rsidRPr="003D280E" w:rsidRDefault="00A81C5D" w:rsidP="004743F3">
      <w:pPr>
        <w:numPr>
          <w:ilvl w:val="1"/>
          <w:numId w:val="8"/>
        </w:numPr>
        <w:pBdr>
          <w:top w:val="nil"/>
          <w:left w:val="nil"/>
          <w:bottom w:val="nil"/>
          <w:right w:val="nil"/>
          <w:between w:val="nil"/>
        </w:pBdr>
        <w:ind w:left="1417"/>
        <w:jc w:val="both"/>
        <w:rPr>
          <w:b/>
          <w:lang w:val="en-US"/>
        </w:rPr>
      </w:pPr>
      <w:r w:rsidRPr="58FF2CF0">
        <w:rPr>
          <w:lang w:val="en-US"/>
        </w:rPr>
        <w:t>Xem chi tiết thông tin khách hàng:</w:t>
      </w:r>
    </w:p>
    <w:p w14:paraId="7B7D3C39" w14:textId="77777777" w:rsidR="00E15B8B" w:rsidRPr="003D280E" w:rsidRDefault="00A81C5D" w:rsidP="004743F3">
      <w:pPr>
        <w:numPr>
          <w:ilvl w:val="2"/>
          <w:numId w:val="8"/>
        </w:numPr>
        <w:ind w:left="1984"/>
        <w:jc w:val="both"/>
        <w:rPr>
          <w:b/>
          <w:lang w:val="en-US"/>
        </w:rPr>
      </w:pPr>
      <w:r w:rsidRPr="58FF2CF0">
        <w:rPr>
          <w:lang w:val="en-US"/>
        </w:rPr>
        <w:t>Hiển thị tất cả thuộc tính của người dùng trừ mật khẩu.</w:t>
      </w:r>
    </w:p>
    <w:p w14:paraId="53193AA6" w14:textId="77777777" w:rsidR="00E15B8B" w:rsidRPr="003D280E" w:rsidRDefault="00A81C5D" w:rsidP="004743F3">
      <w:pPr>
        <w:numPr>
          <w:ilvl w:val="1"/>
          <w:numId w:val="8"/>
        </w:numPr>
        <w:pBdr>
          <w:top w:val="nil"/>
          <w:left w:val="nil"/>
          <w:bottom w:val="nil"/>
          <w:right w:val="nil"/>
          <w:between w:val="nil"/>
        </w:pBdr>
        <w:ind w:left="1417"/>
        <w:jc w:val="both"/>
        <w:rPr>
          <w:b/>
          <w:lang w:val="en-US"/>
        </w:rPr>
      </w:pPr>
      <w:r w:rsidRPr="58FF2CF0">
        <w:rPr>
          <w:lang w:val="en-US"/>
        </w:rPr>
        <w:t>Cập nhật tài khoản cho khách hàng:</w:t>
      </w:r>
    </w:p>
    <w:p w14:paraId="679A1289" w14:textId="77777777" w:rsidR="0094426C" w:rsidRPr="003D280E" w:rsidRDefault="0094426C" w:rsidP="004743F3">
      <w:pPr>
        <w:numPr>
          <w:ilvl w:val="2"/>
          <w:numId w:val="8"/>
        </w:numPr>
        <w:ind w:left="1984"/>
        <w:jc w:val="both"/>
        <w:rPr>
          <w:b/>
          <w:lang w:val="en-US"/>
        </w:rPr>
      </w:pPr>
      <w:r w:rsidRPr="58FF2CF0">
        <w:rPr>
          <w:lang w:val="en-US"/>
        </w:rPr>
        <w:t>Hiển thị tất cả thuộc tính của người dùng trừ mật khẩu.</w:t>
      </w:r>
    </w:p>
    <w:p w14:paraId="772DA555" w14:textId="23F3CB57" w:rsidR="00C12A96" w:rsidRPr="003D280E" w:rsidRDefault="00C12A96" w:rsidP="004743F3">
      <w:pPr>
        <w:numPr>
          <w:ilvl w:val="1"/>
          <w:numId w:val="8"/>
        </w:numPr>
        <w:pBdr>
          <w:top w:val="nil"/>
          <w:left w:val="nil"/>
          <w:bottom w:val="nil"/>
          <w:right w:val="nil"/>
          <w:between w:val="nil"/>
        </w:pBdr>
        <w:ind w:left="1417"/>
        <w:jc w:val="both"/>
        <w:rPr>
          <w:b/>
          <w:lang w:val="en-US"/>
        </w:rPr>
      </w:pPr>
      <w:r w:rsidRPr="58FF2CF0">
        <w:rPr>
          <w:lang w:val="en-US"/>
        </w:rPr>
        <w:t>Cập nhật tài khoản cho khách hàng:</w:t>
      </w:r>
    </w:p>
    <w:p w14:paraId="52A65EBA" w14:textId="4C554545" w:rsidR="00E15B8B" w:rsidRPr="00474ADE" w:rsidRDefault="00A81C5D" w:rsidP="485BF50E">
      <w:pPr>
        <w:numPr>
          <w:ilvl w:val="0"/>
          <w:numId w:val="15"/>
        </w:numPr>
        <w:ind w:left="1985"/>
        <w:jc w:val="both"/>
        <w:rPr>
          <w:b/>
          <w:lang w:val="en-US"/>
        </w:rPr>
      </w:pPr>
      <w:r w:rsidRPr="19060167">
        <w:rPr>
          <w:lang w:val="en-US"/>
        </w:rPr>
        <w:t>Cập nhật trạng thái tài khoản đổi về trạng thái “blocked”</w:t>
      </w:r>
    </w:p>
    <w:p w14:paraId="538CD884" w14:textId="092B1217" w:rsidR="00E15B8B" w:rsidRPr="00EE68A9" w:rsidRDefault="206ED155" w:rsidP="004743F3">
      <w:pPr>
        <w:numPr>
          <w:ilvl w:val="0"/>
          <w:numId w:val="8"/>
        </w:numPr>
        <w:ind w:left="425" w:firstLine="0"/>
        <w:jc w:val="both"/>
        <w:rPr>
          <w:b/>
          <w:lang w:val="en-US"/>
        </w:rPr>
      </w:pPr>
      <w:r w:rsidRPr="782BE1B0">
        <w:rPr>
          <w:lang w:val="en-US"/>
        </w:rPr>
        <w:t xml:space="preserve">Trang </w:t>
      </w:r>
      <w:r w:rsidR="153236A5" w:rsidRPr="782BE1B0">
        <w:rPr>
          <w:lang w:val="en-US"/>
        </w:rPr>
        <w:t>dashboard</w:t>
      </w:r>
      <w:r w:rsidRPr="782BE1B0">
        <w:rPr>
          <w:lang w:val="en-US"/>
        </w:rPr>
        <w:t>:</w:t>
      </w:r>
    </w:p>
    <w:p w14:paraId="0CBEB4F0" w14:textId="24E328B8" w:rsidR="206ED155" w:rsidRDefault="62121492" w:rsidP="206ED155">
      <w:pPr>
        <w:ind w:left="425"/>
        <w:jc w:val="both"/>
        <w:rPr>
          <w:b/>
          <w:bCs/>
          <w:lang w:val="en-US"/>
        </w:rPr>
      </w:pPr>
      <w:bookmarkStart w:id="9" w:name="_heading=h.tju8cr32qzgo" w:colFirst="0" w:colLast="0"/>
      <w:bookmarkEnd w:id="9"/>
      <w:r w:rsidRPr="62121492">
        <w:rPr>
          <w:b/>
          <w:bCs/>
          <w:lang w:val="en-US"/>
        </w:rPr>
        <w:t xml:space="preserve">Tống kê tổng nhân viên, khách hàng, </w:t>
      </w:r>
      <w:r w:rsidR="3B9933AC" w:rsidRPr="3B9933AC">
        <w:rPr>
          <w:b/>
          <w:bCs/>
          <w:lang w:val="en-US"/>
        </w:rPr>
        <w:t>đơn hàng theo tháng, doanh thu theo tháng</w:t>
      </w:r>
    </w:p>
    <w:p w14:paraId="19188DD3" w14:textId="43DF5104" w:rsidR="00E15B8B" w:rsidRDefault="782BE1B0" w:rsidP="3B9933AC">
      <w:pPr>
        <w:pStyle w:val="Heading3"/>
        <w:numPr>
          <w:ilvl w:val="0"/>
          <w:numId w:val="0"/>
        </w:numPr>
        <w:ind w:left="-295" w:firstLine="720"/>
      </w:pPr>
      <w:r w:rsidRPr="782BE1B0">
        <w:rPr>
          <w:lang w:val="en-US"/>
        </w:rPr>
        <w:t xml:space="preserve">2.4. </w:t>
      </w:r>
      <w:r w:rsidR="00A81C5D" w:rsidRPr="3CE54E81">
        <w:rPr>
          <w:lang w:val="en-US"/>
        </w:rPr>
        <w:t>Nhân viên</w:t>
      </w:r>
      <w:r w:rsidR="00F00D71">
        <w:rPr>
          <w:lang w:val="en-US"/>
        </w:rPr>
        <w:t xml:space="preserve"> bán hàng</w:t>
      </w:r>
      <w:r w:rsidR="00A81C5D" w:rsidRPr="3CE54E81">
        <w:rPr>
          <w:lang w:val="en-US"/>
        </w:rPr>
        <w:t xml:space="preserve"> (</w:t>
      </w:r>
      <w:r w:rsidR="00137547" w:rsidRPr="3CE54E81">
        <w:rPr>
          <w:lang w:val="en-US"/>
        </w:rPr>
        <w:t>Employee</w:t>
      </w:r>
      <w:r w:rsidR="00A81C5D" w:rsidRPr="3CE54E81">
        <w:rPr>
          <w:lang w:val="en-US"/>
        </w:rPr>
        <w:t>)</w:t>
      </w:r>
    </w:p>
    <w:p w14:paraId="5E05A367" w14:textId="77777777" w:rsidR="00EE68A9" w:rsidRDefault="00A81C5D" w:rsidP="00EE68A9">
      <w:pPr>
        <w:ind w:firstLine="720"/>
        <w:jc w:val="both"/>
        <w:rPr>
          <w:b/>
          <w:lang w:val="en-US"/>
        </w:rPr>
      </w:pPr>
      <w:r w:rsidRPr="3CE54E81">
        <w:rPr>
          <w:lang w:val="en-US"/>
        </w:rPr>
        <w:t>Nhân viên có các tính năng quản lý riêng phía Back-End:</w:t>
      </w:r>
    </w:p>
    <w:p w14:paraId="195A98C3" w14:textId="77777777" w:rsidR="00E15B8B" w:rsidRPr="00117A8F" w:rsidRDefault="00A81C5D" w:rsidP="004743F3">
      <w:pPr>
        <w:pStyle w:val="ListParagraph"/>
        <w:numPr>
          <w:ilvl w:val="0"/>
          <w:numId w:val="41"/>
        </w:numPr>
        <w:jc w:val="both"/>
        <w:rPr>
          <w:b/>
          <w:lang w:val="en-US"/>
        </w:rPr>
      </w:pPr>
      <w:r w:rsidRPr="0A2F5587">
        <w:rPr>
          <w:lang w:val="en-US"/>
        </w:rPr>
        <w:t>Đăng nhập:</w:t>
      </w:r>
    </w:p>
    <w:p w14:paraId="43A32B5C" w14:textId="6FD72522" w:rsidR="00E15B8B" w:rsidRPr="00117A8F" w:rsidRDefault="0A2F5587" w:rsidP="004743F3">
      <w:pPr>
        <w:numPr>
          <w:ilvl w:val="0"/>
          <w:numId w:val="32"/>
        </w:numPr>
        <w:jc w:val="both"/>
        <w:rPr>
          <w:b/>
          <w:lang w:val="en-US"/>
        </w:rPr>
      </w:pPr>
      <w:r w:rsidRPr="0A2F5587">
        <w:rPr>
          <w:lang w:val="en-US"/>
        </w:rPr>
        <w:t>Cổng đăng nhập Emloyee</w:t>
      </w:r>
    </w:p>
    <w:p w14:paraId="65C33CF0" w14:textId="118C46F3" w:rsidR="00E15B8B" w:rsidRPr="00117A8F" w:rsidRDefault="00A81C5D" w:rsidP="004743F3">
      <w:pPr>
        <w:numPr>
          <w:ilvl w:val="0"/>
          <w:numId w:val="32"/>
        </w:numPr>
        <w:jc w:val="both"/>
        <w:rPr>
          <w:b/>
          <w:lang w:val="en-US"/>
        </w:rPr>
      </w:pPr>
      <w:r w:rsidRPr="0A2F5587">
        <w:rPr>
          <w:lang w:val="en-US"/>
        </w:rPr>
        <w:t>Chuyển hướng đến bảng điều khiển</w:t>
      </w:r>
      <w:r w:rsidRPr="0A2F5587">
        <w:rPr>
          <w:lang w:val="en-US"/>
        </w:rPr>
        <w:t xml:space="preserve"> </w:t>
      </w:r>
      <w:r w:rsidRPr="0A2F5587">
        <w:rPr>
          <w:lang w:val="en-US"/>
        </w:rPr>
        <w:t>khi đăng nhập thành công.</w:t>
      </w:r>
    </w:p>
    <w:p w14:paraId="0E05BF32" w14:textId="77777777" w:rsidR="00E15B8B" w:rsidRPr="00FF3FCA" w:rsidRDefault="00A81C5D" w:rsidP="004743F3">
      <w:pPr>
        <w:numPr>
          <w:ilvl w:val="0"/>
          <w:numId w:val="10"/>
        </w:numPr>
        <w:ind w:left="425" w:firstLine="0"/>
        <w:jc w:val="both"/>
        <w:rPr>
          <w:b/>
          <w:lang w:val="en-US"/>
        </w:rPr>
      </w:pPr>
      <w:r w:rsidRPr="00FF3FCA">
        <w:rPr>
          <w:lang w:val="en-US"/>
        </w:rPr>
        <w:t>Quản lý đơn hàng trực tuyến:</w:t>
      </w:r>
    </w:p>
    <w:p w14:paraId="0D84AC3F" w14:textId="77777777" w:rsidR="00E15B8B" w:rsidRPr="00FF3FCA" w:rsidRDefault="00A81C5D" w:rsidP="004743F3">
      <w:pPr>
        <w:numPr>
          <w:ilvl w:val="1"/>
          <w:numId w:val="10"/>
        </w:numPr>
        <w:ind w:left="1417"/>
        <w:jc w:val="both"/>
        <w:rPr>
          <w:b/>
          <w:lang w:val="en-US"/>
        </w:rPr>
      </w:pPr>
      <w:r w:rsidRPr="00FF3FCA">
        <w:rPr>
          <w:lang w:val="en-US"/>
        </w:rPr>
        <w:t>Xem danh sách đơn hàng:</w:t>
      </w:r>
    </w:p>
    <w:p w14:paraId="35D0A083" w14:textId="77777777" w:rsidR="00E15B8B" w:rsidRPr="00FF3FCA" w:rsidRDefault="00A81C5D" w:rsidP="004743F3">
      <w:pPr>
        <w:numPr>
          <w:ilvl w:val="2"/>
          <w:numId w:val="10"/>
        </w:numPr>
        <w:ind w:left="1984"/>
        <w:jc w:val="both"/>
        <w:rPr>
          <w:b/>
          <w:lang w:val="en-US"/>
        </w:rPr>
      </w:pPr>
      <w:r w:rsidRPr="00FF3FCA">
        <w:rPr>
          <w:lang w:val="en-US"/>
        </w:rPr>
        <w:t>Hiển thị danh sách phân trang của đơn hàng, sắp xếp theo ngày (mới nhất trước) và mặc định sẽ hiển thị danh sách các sản phẩm có trạng thái là PENDING (Chờ xác nhận).</w:t>
      </w:r>
    </w:p>
    <w:p w14:paraId="1FAAA133" w14:textId="77777777" w:rsidR="00E15B8B" w:rsidRPr="00FF3FCA" w:rsidRDefault="00A81C5D" w:rsidP="004743F3">
      <w:pPr>
        <w:numPr>
          <w:ilvl w:val="2"/>
          <w:numId w:val="10"/>
        </w:numPr>
        <w:ind w:left="1984"/>
        <w:jc w:val="both"/>
        <w:rPr>
          <w:b/>
          <w:lang w:val="en-US"/>
        </w:rPr>
      </w:pPr>
      <w:r w:rsidRPr="00FF3FCA">
        <w:rPr>
          <w:lang w:val="en-US"/>
        </w:rPr>
        <w:t>Cột: Id của đơn hàng, mã code của đơn hàng, thông tin người nhận hàng, ngày tạo đon hàng, giá trị đơn hàng, trạng thái đơn hàng.</w:t>
      </w:r>
    </w:p>
    <w:p w14:paraId="6FF6F2AC" w14:textId="77777777" w:rsidR="00E15B8B" w:rsidRPr="00FF3FCA" w:rsidRDefault="00A81C5D" w:rsidP="004743F3">
      <w:pPr>
        <w:numPr>
          <w:ilvl w:val="0"/>
          <w:numId w:val="10"/>
        </w:numPr>
        <w:ind w:left="851"/>
        <w:jc w:val="both"/>
        <w:rPr>
          <w:b/>
          <w:lang w:val="en-US"/>
        </w:rPr>
      </w:pPr>
      <w:r w:rsidRPr="00FF3FCA">
        <w:rPr>
          <w:lang w:val="en-US"/>
        </w:rPr>
        <w:t>Tùy biến hiển thị:</w:t>
      </w:r>
    </w:p>
    <w:p w14:paraId="6FC8A5D2" w14:textId="77777777" w:rsidR="00E15B8B" w:rsidRPr="00FF3FCA" w:rsidRDefault="00A81C5D" w:rsidP="004743F3">
      <w:pPr>
        <w:numPr>
          <w:ilvl w:val="0"/>
          <w:numId w:val="33"/>
        </w:numPr>
        <w:pBdr>
          <w:top w:val="nil"/>
          <w:left w:val="nil"/>
          <w:bottom w:val="nil"/>
          <w:right w:val="nil"/>
          <w:between w:val="nil"/>
        </w:pBdr>
        <w:ind w:left="1418"/>
        <w:jc w:val="both"/>
      </w:pPr>
      <w:r w:rsidRPr="00FF3FCA">
        <w:rPr>
          <w:lang w:val="en-US"/>
        </w:rPr>
        <w:lastRenderedPageBreak/>
        <w:t>Lọc đơn hàng: Lọc đơn hàng theo trạng thái đơn hàng bao gồm (PENDING, CONFIRMED, CANCELED, ALL)</w:t>
      </w:r>
    </w:p>
    <w:p w14:paraId="7F8E5482" w14:textId="77777777" w:rsidR="00E15B8B" w:rsidRPr="00FF3FCA" w:rsidRDefault="00A81C5D" w:rsidP="004743F3">
      <w:pPr>
        <w:numPr>
          <w:ilvl w:val="0"/>
          <w:numId w:val="33"/>
        </w:numPr>
        <w:pBdr>
          <w:top w:val="nil"/>
          <w:left w:val="nil"/>
          <w:bottom w:val="nil"/>
          <w:right w:val="nil"/>
          <w:between w:val="nil"/>
        </w:pBdr>
        <w:ind w:left="1418"/>
        <w:jc w:val="both"/>
      </w:pPr>
      <w:r w:rsidRPr="00FF3FCA">
        <w:rPr>
          <w:lang w:val="en-US"/>
        </w:rPr>
        <w:t>Sắp xếp đơn hàng: Hiển thị đơn hàng thứ tự theo mới nhất, cũ nhất, giá tiền nhiều nhất và ít nhất</w:t>
      </w:r>
    </w:p>
    <w:p w14:paraId="124CFCBC" w14:textId="77777777" w:rsidR="00E15B8B" w:rsidRPr="00FF3FCA" w:rsidRDefault="00A81C5D" w:rsidP="004743F3">
      <w:pPr>
        <w:numPr>
          <w:ilvl w:val="0"/>
          <w:numId w:val="33"/>
        </w:numPr>
        <w:pBdr>
          <w:top w:val="nil"/>
          <w:left w:val="nil"/>
          <w:bottom w:val="nil"/>
          <w:right w:val="nil"/>
          <w:between w:val="nil"/>
        </w:pBdr>
        <w:ind w:left="1418"/>
        <w:jc w:val="both"/>
      </w:pPr>
      <w:r w:rsidRPr="00FF3FCA">
        <w:rPr>
          <w:lang w:val="en-US"/>
        </w:rPr>
        <w:t>Tìm kiếm đơn hàng: Tìm kiếm đơn hàng theo các tiêu chí bao gồm id đơn hàng, mã code của đơn hàng, thông tin người nhận hàng.</w:t>
      </w:r>
    </w:p>
    <w:p w14:paraId="2E88755D" w14:textId="77777777" w:rsidR="00E15B8B" w:rsidRPr="00FF3FCA" w:rsidRDefault="00A81C5D" w:rsidP="004743F3">
      <w:pPr>
        <w:numPr>
          <w:ilvl w:val="1"/>
          <w:numId w:val="10"/>
        </w:numPr>
        <w:ind w:left="1417"/>
        <w:jc w:val="both"/>
        <w:rPr>
          <w:b/>
          <w:lang w:val="en-US"/>
        </w:rPr>
      </w:pPr>
      <w:r w:rsidRPr="00FF3FCA">
        <w:rPr>
          <w:lang w:val="en-US"/>
        </w:rPr>
        <w:t>Xem chi tiết đơn hàng:</w:t>
      </w:r>
    </w:p>
    <w:p w14:paraId="440B4C0C" w14:textId="77777777" w:rsidR="00E15B8B" w:rsidRPr="00FF3FCA" w:rsidRDefault="00A81C5D" w:rsidP="004743F3">
      <w:pPr>
        <w:numPr>
          <w:ilvl w:val="2"/>
          <w:numId w:val="10"/>
        </w:numPr>
        <w:ind w:left="1984"/>
        <w:jc w:val="both"/>
        <w:rPr>
          <w:b/>
          <w:lang w:val="en-US"/>
        </w:rPr>
      </w:pPr>
      <w:r w:rsidRPr="00FF3FCA">
        <w:rPr>
          <w:lang w:val="en-US"/>
        </w:rPr>
        <w:t>Hiển thị: Hiển thị đầy đủ thông tin của đơn hàng, thông tin của người nhận hàng, người đặt hàng và danh sách các sản phẩm có trong đơn hàng.</w:t>
      </w:r>
    </w:p>
    <w:p w14:paraId="00714B58" w14:textId="77777777" w:rsidR="00E15B8B" w:rsidRPr="00FF3FCA" w:rsidRDefault="00A81C5D" w:rsidP="004743F3">
      <w:pPr>
        <w:numPr>
          <w:ilvl w:val="1"/>
          <w:numId w:val="10"/>
        </w:numPr>
        <w:ind w:left="1417"/>
        <w:jc w:val="both"/>
        <w:rPr>
          <w:b/>
          <w:lang w:val="en-US"/>
        </w:rPr>
      </w:pPr>
      <w:r w:rsidRPr="00FF3FCA">
        <w:rPr>
          <w:lang w:val="en-US"/>
        </w:rPr>
        <w:t>Cập nhật trạng thái đơn đơn hàng:</w:t>
      </w:r>
    </w:p>
    <w:p w14:paraId="1564206D" w14:textId="77777777" w:rsidR="00E15B8B" w:rsidRPr="00FF3FCA" w:rsidRDefault="00A81C5D" w:rsidP="004743F3">
      <w:pPr>
        <w:numPr>
          <w:ilvl w:val="2"/>
          <w:numId w:val="10"/>
        </w:numPr>
        <w:ind w:left="1984"/>
        <w:jc w:val="both"/>
        <w:rPr>
          <w:b/>
          <w:lang w:val="en-US"/>
        </w:rPr>
      </w:pPr>
      <w:r w:rsidRPr="00FF3FCA">
        <w:rPr>
          <w:lang w:val="en-US"/>
        </w:rPr>
        <w:t>Xác nhận đơn hàng: Chuyển trạng thái đơn hàng từ PENDING (Chờ xác nhận) thành CONFIRMED (Đã xác nhận)</w:t>
      </w:r>
    </w:p>
    <w:p w14:paraId="3D3CA494" w14:textId="77777777" w:rsidR="00E15B8B" w:rsidRPr="00FF3FCA" w:rsidRDefault="00A81C5D" w:rsidP="004743F3">
      <w:pPr>
        <w:numPr>
          <w:ilvl w:val="0"/>
          <w:numId w:val="34"/>
        </w:numPr>
        <w:jc w:val="both"/>
        <w:rPr>
          <w:b/>
          <w:lang w:val="en-US"/>
        </w:rPr>
      </w:pPr>
      <w:r w:rsidRPr="00FF3FCA">
        <w:rPr>
          <w:lang w:val="en-US"/>
        </w:rPr>
        <w:t>Tạo đơn đơn hàng:</w:t>
      </w:r>
    </w:p>
    <w:p w14:paraId="5A82A2D5" w14:textId="77777777" w:rsidR="00E15B8B" w:rsidRPr="00FF3FCA" w:rsidRDefault="00A81C5D" w:rsidP="004743F3">
      <w:pPr>
        <w:numPr>
          <w:ilvl w:val="1"/>
          <w:numId w:val="35"/>
        </w:numPr>
        <w:ind w:left="1985"/>
        <w:jc w:val="both"/>
      </w:pPr>
      <w:r w:rsidRPr="00FF3FCA">
        <w:rPr>
          <w:lang w:val="en-US"/>
        </w:rPr>
        <w:t>Tạo đơn hàng hộ khách hàng: Khi bấm vào sẽ sang giao diện sản phẩm để thực hiện đặt hàng tương tự như khách hàng.</w:t>
      </w:r>
    </w:p>
    <w:p w14:paraId="60ADBE76" w14:textId="77777777" w:rsidR="00E15B8B" w:rsidRPr="00FF3FCA" w:rsidRDefault="00A81C5D" w:rsidP="004743F3">
      <w:pPr>
        <w:numPr>
          <w:ilvl w:val="0"/>
          <w:numId w:val="12"/>
        </w:numPr>
        <w:jc w:val="both"/>
        <w:rPr>
          <w:b/>
          <w:lang w:val="en-US"/>
        </w:rPr>
      </w:pPr>
      <w:r w:rsidRPr="00FF3FCA">
        <w:rPr>
          <w:lang w:val="en-US"/>
        </w:rPr>
        <w:t>Quản lý hóa đơn:</w:t>
      </w:r>
    </w:p>
    <w:p w14:paraId="0470A317" w14:textId="77777777" w:rsidR="00E15B8B" w:rsidRPr="00FF3FCA" w:rsidRDefault="00A81C5D" w:rsidP="004743F3">
      <w:pPr>
        <w:numPr>
          <w:ilvl w:val="1"/>
          <w:numId w:val="10"/>
        </w:numPr>
        <w:ind w:left="1417"/>
        <w:jc w:val="both"/>
        <w:rPr>
          <w:b/>
          <w:lang w:val="en-US"/>
        </w:rPr>
      </w:pPr>
      <w:r w:rsidRPr="00FF3FCA">
        <w:rPr>
          <w:lang w:val="en-US"/>
        </w:rPr>
        <w:t>Xem danh sách hóa đơn:</w:t>
      </w:r>
    </w:p>
    <w:p w14:paraId="702D643F" w14:textId="77777777" w:rsidR="00E15B8B" w:rsidRPr="00FF3FCA" w:rsidRDefault="00A81C5D" w:rsidP="004743F3">
      <w:pPr>
        <w:numPr>
          <w:ilvl w:val="2"/>
          <w:numId w:val="10"/>
        </w:numPr>
        <w:ind w:left="1984"/>
        <w:jc w:val="both"/>
        <w:rPr>
          <w:b/>
          <w:lang w:val="en-US"/>
        </w:rPr>
      </w:pPr>
      <w:r w:rsidRPr="00FF3FCA">
        <w:rPr>
          <w:lang w:val="en-US"/>
        </w:rPr>
        <w:t>Hiển thị danh sách phân trang của hóa đơn, sắp xếp theo ngày (mới nhất).</w:t>
      </w:r>
    </w:p>
    <w:p w14:paraId="186BBC40" w14:textId="77777777" w:rsidR="00E15B8B" w:rsidRPr="00FF3FCA" w:rsidRDefault="00A81C5D" w:rsidP="004743F3">
      <w:pPr>
        <w:numPr>
          <w:ilvl w:val="2"/>
          <w:numId w:val="10"/>
        </w:numPr>
        <w:ind w:left="1984"/>
        <w:jc w:val="both"/>
        <w:rPr>
          <w:b/>
          <w:lang w:val="en-US"/>
        </w:rPr>
      </w:pPr>
      <w:r w:rsidRPr="00FF3FCA">
        <w:rPr>
          <w:lang w:val="en-US"/>
        </w:rPr>
        <w:t>Cột: Id của hóa đơn, mã code của hóa đơn, mã code của đơn hàng liên kết với hóa đơn, ngày tạo hóa đơn, phương thức thanh toán, giá trị của đơn hàng tương ứng, trạng thái của hóa đơn.</w:t>
      </w:r>
    </w:p>
    <w:p w14:paraId="7821A45C" w14:textId="77777777" w:rsidR="00E15B8B" w:rsidRPr="00FF3FCA" w:rsidRDefault="00A81C5D" w:rsidP="004743F3">
      <w:pPr>
        <w:numPr>
          <w:ilvl w:val="0"/>
          <w:numId w:val="36"/>
        </w:numPr>
        <w:jc w:val="both"/>
        <w:rPr>
          <w:b/>
          <w:lang w:val="en-US"/>
        </w:rPr>
      </w:pPr>
      <w:r w:rsidRPr="00FF3FCA">
        <w:rPr>
          <w:lang w:val="en-US"/>
        </w:rPr>
        <w:t>Tùy biến hiển thị:</w:t>
      </w:r>
    </w:p>
    <w:p w14:paraId="3DAB57B5" w14:textId="77777777" w:rsidR="00E15B8B" w:rsidRPr="00FF3FCA" w:rsidRDefault="00A81C5D" w:rsidP="004743F3">
      <w:pPr>
        <w:numPr>
          <w:ilvl w:val="0"/>
          <w:numId w:val="37"/>
        </w:numPr>
        <w:pBdr>
          <w:top w:val="nil"/>
          <w:left w:val="nil"/>
          <w:bottom w:val="nil"/>
          <w:right w:val="nil"/>
          <w:between w:val="nil"/>
        </w:pBdr>
        <w:jc w:val="both"/>
      </w:pPr>
      <w:r w:rsidRPr="00FF3FCA">
        <w:rPr>
          <w:lang w:val="en-US"/>
        </w:rPr>
        <w:t>Lọc hóa đơn: Lọc hóa đơn theo trạng thái hóa đơn bao gồm UNPAID và PAID, lọc hóa đơn theo phương thức thanh  toán bao gồm tiền mặt và chuyển tiền ngân hàng.</w:t>
      </w:r>
    </w:p>
    <w:p w14:paraId="71507F03" w14:textId="77777777" w:rsidR="00E15B8B" w:rsidRPr="00FF3FCA" w:rsidRDefault="00A81C5D" w:rsidP="004743F3">
      <w:pPr>
        <w:numPr>
          <w:ilvl w:val="0"/>
          <w:numId w:val="37"/>
        </w:numPr>
        <w:pBdr>
          <w:top w:val="nil"/>
          <w:left w:val="nil"/>
          <w:bottom w:val="nil"/>
          <w:right w:val="nil"/>
          <w:between w:val="nil"/>
        </w:pBdr>
        <w:jc w:val="both"/>
      </w:pPr>
      <w:r w:rsidRPr="00FF3FCA">
        <w:rPr>
          <w:lang w:val="en-US"/>
        </w:rPr>
        <w:t>Sắp xếp hóa đơn: Hiển thị hóa đơn thứ tự theo mới nhất, cũ nhất, giá tiền nhiều nhất và ít nhất</w:t>
      </w:r>
    </w:p>
    <w:p w14:paraId="38258223" w14:textId="77777777" w:rsidR="00E15B8B" w:rsidRPr="00FF3FCA" w:rsidRDefault="00A81C5D" w:rsidP="004743F3">
      <w:pPr>
        <w:numPr>
          <w:ilvl w:val="0"/>
          <w:numId w:val="37"/>
        </w:numPr>
        <w:pBdr>
          <w:top w:val="nil"/>
          <w:left w:val="nil"/>
          <w:bottom w:val="nil"/>
          <w:right w:val="nil"/>
          <w:between w:val="nil"/>
        </w:pBdr>
        <w:jc w:val="both"/>
      </w:pPr>
      <w:r w:rsidRPr="00FF3FCA">
        <w:rPr>
          <w:lang w:val="en-US"/>
        </w:rPr>
        <w:lastRenderedPageBreak/>
        <w:t>Tìm kiếm đơn hàng: Tìm kiếm đơn hàng theo các tiêu chí bao gồm id hóa dơn, mã code của hóa đơn, mã code của đơn hàng tương ứng.</w:t>
      </w:r>
    </w:p>
    <w:p w14:paraId="11FE4FDC" w14:textId="07D2CA0F" w:rsidR="00E15B8B" w:rsidRDefault="00A81C5D" w:rsidP="002F61E3">
      <w:pPr>
        <w:pStyle w:val="Heading2"/>
      </w:pPr>
      <w:bookmarkStart w:id="10" w:name="_heading=h.xc0k7ws00dgt" w:colFirst="0" w:colLast="0"/>
      <w:bookmarkEnd w:id="10"/>
      <w:r w:rsidRPr="3CE54E81">
        <w:rPr>
          <w:lang w:val="en-US"/>
        </w:rPr>
        <w:t>Yêu cầu phi chức năng</w:t>
      </w:r>
    </w:p>
    <w:p w14:paraId="644A67E9" w14:textId="6FCB929F" w:rsidR="00E15B8B" w:rsidRPr="00046D0A" w:rsidRDefault="00A81C5D" w:rsidP="004743F3">
      <w:pPr>
        <w:pStyle w:val="ListParagraph"/>
        <w:numPr>
          <w:ilvl w:val="0"/>
          <w:numId w:val="41"/>
        </w:numPr>
        <w:jc w:val="both"/>
        <w:rPr>
          <w:b/>
          <w:lang w:val="en-US"/>
        </w:rPr>
      </w:pPr>
      <w:r w:rsidRPr="3CE54E81">
        <w:rPr>
          <w:lang w:val="en-US"/>
        </w:rPr>
        <w:t>Hiệu suất: Website phải có tốc độ tải trang nhanh, không quá 3 giây.</w:t>
      </w:r>
    </w:p>
    <w:p w14:paraId="1581504E" w14:textId="33A2B924" w:rsidR="00E15B8B" w:rsidRPr="00046D0A" w:rsidRDefault="00A81C5D" w:rsidP="004743F3">
      <w:pPr>
        <w:pStyle w:val="ListParagraph"/>
        <w:numPr>
          <w:ilvl w:val="0"/>
          <w:numId w:val="41"/>
        </w:numPr>
        <w:jc w:val="both"/>
        <w:rPr>
          <w:b/>
          <w:lang w:val="en-US"/>
        </w:rPr>
      </w:pPr>
      <w:r w:rsidRPr="3CE54E81">
        <w:rPr>
          <w:lang w:val="en-US"/>
        </w:rPr>
        <w:t xml:space="preserve">Khả năng sử dụng: Giao diện trực quan, dễ dàng </w:t>
      </w:r>
      <w:r w:rsidR="001158DC">
        <w:rPr>
          <w:lang w:val="en-US"/>
        </w:rPr>
        <w:t>tìm kiếm, đặt hàng các sản phẩm mà người dùng mong muốn</w:t>
      </w:r>
      <w:r w:rsidRPr="3CE54E81">
        <w:rPr>
          <w:lang w:val="en-US"/>
        </w:rPr>
        <w:t>.</w:t>
      </w:r>
    </w:p>
    <w:p w14:paraId="1CF28114" w14:textId="63051C52" w:rsidR="00E15B8B" w:rsidRPr="00046D0A" w:rsidRDefault="00A81C5D" w:rsidP="004743F3">
      <w:pPr>
        <w:pStyle w:val="ListParagraph"/>
        <w:numPr>
          <w:ilvl w:val="0"/>
          <w:numId w:val="41"/>
        </w:numPr>
        <w:jc w:val="both"/>
        <w:rPr>
          <w:b/>
          <w:lang w:val="en-US"/>
        </w:rPr>
      </w:pPr>
      <w:r w:rsidRPr="3CE54E81">
        <w:rPr>
          <w:lang w:val="en-US"/>
        </w:rPr>
        <w:t>Độ tin cậy: Hệ thống phải hoạt động ổn định, ít lỗi.</w:t>
      </w:r>
    </w:p>
    <w:p w14:paraId="4D97728D" w14:textId="05E81A0C" w:rsidR="00E15B8B" w:rsidRPr="00360787" w:rsidRDefault="00A81C5D" w:rsidP="004743F3">
      <w:pPr>
        <w:pStyle w:val="ListParagraph"/>
        <w:numPr>
          <w:ilvl w:val="0"/>
          <w:numId w:val="41"/>
        </w:numPr>
        <w:jc w:val="both"/>
        <w:rPr>
          <w:b/>
          <w:lang w:val="en-US"/>
        </w:rPr>
      </w:pPr>
      <w:r w:rsidRPr="3CE54E81">
        <w:rPr>
          <w:lang w:val="en-US"/>
        </w:rPr>
        <w:t>Bảo mật thông tin cá nhân của khách hàng.</w:t>
      </w:r>
    </w:p>
    <w:p w14:paraId="461273D3" w14:textId="4D5F041E" w:rsidR="00E15B8B" w:rsidRPr="00117C45" w:rsidRDefault="00A81C5D" w:rsidP="004743F3">
      <w:pPr>
        <w:pStyle w:val="ListParagraph"/>
        <w:numPr>
          <w:ilvl w:val="0"/>
          <w:numId w:val="41"/>
        </w:numPr>
        <w:jc w:val="both"/>
        <w:rPr>
          <w:b/>
          <w:lang w:val="en-US"/>
        </w:rPr>
      </w:pPr>
      <w:r w:rsidRPr="57F0573F">
        <w:rPr>
          <w:lang w:val="en-US"/>
        </w:rPr>
        <w:t>Phân quyền truy cập cho người dùng, nhân viên và Admin.</w:t>
      </w:r>
    </w:p>
    <w:p w14:paraId="4CF22F02" w14:textId="773D5FA2" w:rsidR="00E15B8B" w:rsidRPr="00117C45" w:rsidRDefault="00A81C5D" w:rsidP="004743F3">
      <w:pPr>
        <w:pStyle w:val="ListParagraph"/>
        <w:numPr>
          <w:ilvl w:val="0"/>
          <w:numId w:val="41"/>
        </w:numPr>
        <w:jc w:val="both"/>
        <w:rPr>
          <w:b/>
          <w:lang w:val="en-US"/>
        </w:rPr>
      </w:pPr>
      <w:r w:rsidRPr="57F0573F">
        <w:rPr>
          <w:lang w:val="en-US"/>
        </w:rPr>
        <w:t>Khả năng mở rộng: Hệ thống phải dễ dàng nâng cấp, thêm các tính năng mới trong tương lai.</w:t>
      </w:r>
    </w:p>
    <w:p w14:paraId="020232E7" w14:textId="43549B16" w:rsidR="00E15B8B" w:rsidRDefault="00A81C5D" w:rsidP="002F61E3">
      <w:pPr>
        <w:pStyle w:val="Heading2"/>
      </w:pPr>
      <w:bookmarkStart w:id="11" w:name="_heading=h.q9f04cn1qc4w" w:colFirst="0" w:colLast="0"/>
      <w:bookmarkEnd w:id="11"/>
      <w:r w:rsidRPr="57F0573F">
        <w:rPr>
          <w:lang w:val="en-US"/>
        </w:rPr>
        <w:t xml:space="preserve">Các ràng buộc </w:t>
      </w:r>
    </w:p>
    <w:p w14:paraId="29676CDC" w14:textId="6038B7CC" w:rsidR="00E15B8B" w:rsidRDefault="00A81C5D" w:rsidP="00782410">
      <w:pPr>
        <w:pStyle w:val="Heading3"/>
      </w:pPr>
      <w:bookmarkStart w:id="12" w:name="_heading=h.q0hzsdi1ck4e" w:colFirst="0" w:colLast="0"/>
      <w:bookmarkEnd w:id="12"/>
      <w:r>
        <w:t>Front-end</w:t>
      </w:r>
    </w:p>
    <w:tbl>
      <w:tblPr>
        <w:tblStyle w:val="afffa"/>
        <w:tblW w:w="5000" w:type="pct"/>
        <w:tblBorders>
          <w:top w:val="nil"/>
          <w:left w:val="nil"/>
          <w:bottom w:val="nil"/>
          <w:right w:val="nil"/>
          <w:insideH w:val="nil"/>
          <w:insideV w:val="nil"/>
        </w:tblBorders>
        <w:tblLook w:val="0600" w:firstRow="0" w:lastRow="0" w:firstColumn="0" w:lastColumn="0" w:noHBand="1" w:noVBand="1"/>
        <w:tblCaption w:val="Test"/>
        <w:tblDescription w:val="edse"/>
      </w:tblPr>
      <w:tblGrid>
        <w:gridCol w:w="1589"/>
        <w:gridCol w:w="2275"/>
        <w:gridCol w:w="5151"/>
      </w:tblGrid>
      <w:tr w:rsidR="00E15B8B" w14:paraId="602935BE" w14:textId="77777777" w:rsidTr="001D41A6">
        <w:trPr>
          <w:trHeight w:val="185"/>
        </w:trPr>
        <w:tc>
          <w:tcPr>
            <w:tcW w:w="881" w:type="pct"/>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FC7FC74" w14:textId="77777777" w:rsidR="00E15B8B" w:rsidRPr="00E012B9" w:rsidRDefault="00A81C5D" w:rsidP="00815FEC">
            <w:pPr>
              <w:jc w:val="center"/>
              <w:rPr>
                <w:b/>
                <w:lang w:val="en-US"/>
              </w:rPr>
            </w:pPr>
            <w:r w:rsidRPr="57F0573F">
              <w:rPr>
                <w:b/>
                <w:lang w:val="en-US"/>
              </w:rPr>
              <w:t>Thành phần</w:t>
            </w:r>
          </w:p>
        </w:tc>
        <w:tc>
          <w:tcPr>
            <w:tcW w:w="1262" w:type="pct"/>
            <w:tcBorders>
              <w:top w:val="single" w:sz="5" w:space="0" w:color="000000" w:themeColor="text1"/>
              <w:left w:val="nil"/>
              <w:bottom w:val="single" w:sz="5" w:space="0" w:color="000000" w:themeColor="text1"/>
              <w:right w:val="single" w:sz="5" w:space="0" w:color="000000" w:themeColor="text1"/>
            </w:tcBorders>
            <w:tcMar>
              <w:top w:w="100" w:type="dxa"/>
              <w:left w:w="100" w:type="dxa"/>
              <w:bottom w:w="100" w:type="dxa"/>
              <w:right w:w="100" w:type="dxa"/>
            </w:tcMar>
          </w:tcPr>
          <w:p w14:paraId="362CD864" w14:textId="77777777" w:rsidR="00E15B8B" w:rsidRPr="00E012B9" w:rsidRDefault="00A81C5D" w:rsidP="00815FEC">
            <w:pPr>
              <w:jc w:val="center"/>
              <w:rPr>
                <w:b/>
                <w:lang w:val="en-US"/>
              </w:rPr>
            </w:pPr>
            <w:r w:rsidRPr="57F0573F">
              <w:rPr>
                <w:b/>
                <w:lang w:val="en-US"/>
              </w:rPr>
              <w:t>Công nghệ</w:t>
            </w:r>
          </w:p>
        </w:tc>
        <w:tc>
          <w:tcPr>
            <w:tcW w:w="2857" w:type="pct"/>
            <w:tcBorders>
              <w:top w:val="single" w:sz="5" w:space="0" w:color="000000" w:themeColor="text1"/>
              <w:left w:val="nil"/>
              <w:bottom w:val="single" w:sz="5" w:space="0" w:color="000000" w:themeColor="text1"/>
              <w:right w:val="single" w:sz="5" w:space="0" w:color="000000" w:themeColor="text1"/>
            </w:tcBorders>
            <w:tcMar>
              <w:top w:w="100" w:type="dxa"/>
              <w:left w:w="100" w:type="dxa"/>
              <w:bottom w:w="100" w:type="dxa"/>
              <w:right w:w="100" w:type="dxa"/>
            </w:tcMar>
          </w:tcPr>
          <w:p w14:paraId="71763DAE" w14:textId="77777777" w:rsidR="00E15B8B" w:rsidRPr="00E012B9" w:rsidRDefault="00A81C5D" w:rsidP="00815FEC">
            <w:pPr>
              <w:jc w:val="center"/>
              <w:rPr>
                <w:b/>
                <w:lang w:val="en-US"/>
              </w:rPr>
            </w:pPr>
            <w:r w:rsidRPr="57F0573F">
              <w:rPr>
                <w:b/>
                <w:lang w:val="en-US"/>
              </w:rPr>
              <w:t>Mô tả lý thuyết</w:t>
            </w:r>
          </w:p>
        </w:tc>
      </w:tr>
      <w:tr w:rsidR="00E15B8B" w14:paraId="243B07CE" w14:textId="77777777" w:rsidTr="001D41A6">
        <w:trPr>
          <w:trHeight w:val="16"/>
        </w:trPr>
        <w:tc>
          <w:tcPr>
            <w:tcW w:w="881" w:type="pct"/>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7FFABD7" w14:textId="77777777" w:rsidR="00E15B8B" w:rsidRDefault="00A81C5D" w:rsidP="00E012B9">
            <w:pPr>
              <w:ind w:left="42"/>
              <w:rPr>
                <w:b/>
                <w:lang w:val="en-US"/>
              </w:rPr>
            </w:pPr>
            <w:r w:rsidRPr="57F0573F">
              <w:rPr>
                <w:lang w:val="en-US"/>
              </w:rPr>
              <w:t>Ngôn ngữ</w:t>
            </w:r>
          </w:p>
        </w:tc>
        <w:tc>
          <w:tcPr>
            <w:tcW w:w="1262" w:type="pct"/>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16702D93" w14:textId="77777777" w:rsidR="00E15B8B" w:rsidRDefault="00A81C5D" w:rsidP="00E012B9">
            <w:pPr>
              <w:rPr>
                <w:b/>
                <w:bCs/>
              </w:rPr>
            </w:pPr>
            <w:r>
              <w:t>HTML, CSS, JavaScript (ES6+)</w:t>
            </w:r>
          </w:p>
        </w:tc>
        <w:tc>
          <w:tcPr>
            <w:tcW w:w="2857" w:type="pct"/>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68912B67" w14:textId="112D3D3E" w:rsidR="00E15B8B" w:rsidRDefault="00A81C5D" w:rsidP="00E012B9">
            <w:pPr>
              <w:rPr>
                <w:b/>
                <w:lang w:val="en-US"/>
              </w:rPr>
            </w:pPr>
            <w:r w:rsidRPr="57F0573F">
              <w:rPr>
                <w:lang w:val="en-US"/>
              </w:rPr>
              <w:t xml:space="preserve">Cung cấp cấu trúc, </w:t>
            </w:r>
            <w:r w:rsidR="009D470E">
              <w:rPr>
                <w:lang w:val="en-US"/>
              </w:rPr>
              <w:t>style</w:t>
            </w:r>
            <w:r w:rsidRPr="57F0573F">
              <w:rPr>
                <w:lang w:val="en-US"/>
              </w:rPr>
              <w:t xml:space="preserve"> và tương tác động trên trình duyệt.</w:t>
            </w:r>
          </w:p>
        </w:tc>
      </w:tr>
      <w:tr w:rsidR="00E15B8B" w14:paraId="27A0A8EE" w14:textId="77777777" w:rsidTr="001D41A6">
        <w:trPr>
          <w:trHeight w:val="16"/>
        </w:trPr>
        <w:tc>
          <w:tcPr>
            <w:tcW w:w="881" w:type="pct"/>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7A72735" w14:textId="77777777" w:rsidR="00E15B8B" w:rsidRDefault="00A81C5D" w:rsidP="00E012B9">
            <w:pPr>
              <w:ind w:left="360" w:hanging="318"/>
              <w:rPr>
                <w:b/>
                <w:bCs/>
              </w:rPr>
            </w:pPr>
            <w:r>
              <w:t>Framework</w:t>
            </w:r>
          </w:p>
        </w:tc>
        <w:tc>
          <w:tcPr>
            <w:tcW w:w="1262" w:type="pct"/>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3297C6AA" w14:textId="77777777" w:rsidR="00E15B8B" w:rsidRDefault="00A81C5D" w:rsidP="00E012B9">
            <w:pPr>
              <w:rPr>
                <w:b/>
                <w:bCs/>
              </w:rPr>
            </w:pPr>
            <w:r>
              <w:t>React</w:t>
            </w:r>
          </w:p>
        </w:tc>
        <w:tc>
          <w:tcPr>
            <w:tcW w:w="2857" w:type="pct"/>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03AD3A42" w14:textId="3119998C" w:rsidR="00E15B8B" w:rsidRDefault="00A81C5D" w:rsidP="00E012B9">
            <w:pPr>
              <w:rPr>
                <w:b/>
                <w:lang w:val="en-US"/>
              </w:rPr>
            </w:pPr>
            <w:r w:rsidRPr="57F0573F">
              <w:rPr>
                <w:lang w:val="en-US"/>
              </w:rPr>
              <w:t>Kiến trúc Component-based,</w:t>
            </w:r>
            <w:r w:rsidR="00641111">
              <w:rPr>
                <w:lang w:val="en-US"/>
              </w:rPr>
              <w:t xml:space="preserve"> cho phép</w:t>
            </w:r>
            <w:r w:rsidRPr="57F0573F">
              <w:rPr>
                <w:lang w:val="en-US"/>
              </w:rPr>
              <w:t xml:space="preserve"> tái sử dụng giao diện</w:t>
            </w:r>
            <w:r w:rsidR="00360787" w:rsidRPr="57F0573F">
              <w:rPr>
                <w:lang w:val="en-US"/>
              </w:rPr>
              <w:t>.</w:t>
            </w:r>
          </w:p>
        </w:tc>
      </w:tr>
      <w:tr w:rsidR="00E15B8B" w14:paraId="38C66ED2" w14:textId="77777777" w:rsidTr="001D41A6">
        <w:trPr>
          <w:trHeight w:val="810"/>
        </w:trPr>
        <w:tc>
          <w:tcPr>
            <w:tcW w:w="881" w:type="pct"/>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97D79B7" w14:textId="77777777" w:rsidR="00E15B8B" w:rsidRDefault="00A81C5D" w:rsidP="00E012B9">
            <w:pPr>
              <w:rPr>
                <w:b/>
                <w:bCs/>
              </w:rPr>
            </w:pPr>
            <w:r>
              <w:t>UI Library</w:t>
            </w:r>
          </w:p>
        </w:tc>
        <w:tc>
          <w:tcPr>
            <w:tcW w:w="1262" w:type="pct"/>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3DB357B8" w14:textId="30010BD8" w:rsidR="00E15B8B" w:rsidRDefault="00A81C5D" w:rsidP="00E012B9">
            <w:pPr>
              <w:rPr>
                <w:b/>
                <w:bCs/>
              </w:rPr>
            </w:pPr>
            <w:r>
              <w:t>Tailwind CSS</w:t>
            </w:r>
          </w:p>
        </w:tc>
        <w:tc>
          <w:tcPr>
            <w:tcW w:w="2857" w:type="pct"/>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2438F973" w14:textId="66B27592" w:rsidR="00E15B8B" w:rsidRDefault="531BB2DB" w:rsidP="00E012B9">
            <w:pPr>
              <w:keepNext/>
            </w:pPr>
            <w:r w:rsidRPr="531BB2DB">
              <w:rPr>
                <w:lang w:val="en-US"/>
              </w:rPr>
              <w:t>Thư viện cung cấp các class để xây dựng UI hiện đại mà không cần sử dụng CSS thủ công.</w:t>
            </w:r>
          </w:p>
        </w:tc>
      </w:tr>
    </w:tbl>
    <w:p w14:paraId="2F96310D" w14:textId="192D874A" w:rsidR="00E15B8B" w:rsidRPr="00E012B9" w:rsidRDefault="00E012B9" w:rsidP="008F5C19">
      <w:pPr>
        <w:pStyle w:val="Caption"/>
        <w:rPr>
          <w:b/>
          <w:lang w:val="en-US"/>
        </w:rPr>
      </w:pPr>
      <w:bookmarkStart w:id="13" w:name="_heading=h.fafhsko8n1d0" w:colFirst="0" w:colLast="0"/>
      <w:bookmarkEnd w:id="13"/>
      <w:r w:rsidRPr="57F0573F">
        <w:rPr>
          <w:lang w:val="en-US"/>
        </w:rPr>
        <w:t xml:space="preserve">Table </w:t>
      </w:r>
      <w:r w:rsidRPr="00E012B9">
        <w:fldChar w:fldCharType="begin"/>
      </w:r>
      <w:r w:rsidRPr="00E012B9">
        <w:instrText xml:space="preserve"> SEQ Table \* ARABIC </w:instrText>
      </w:r>
      <w:r w:rsidRPr="00E012B9">
        <w:fldChar w:fldCharType="separate"/>
      </w:r>
      <w:r w:rsidRPr="57F0573F">
        <w:rPr>
          <w:lang w:val="en-US"/>
        </w:rPr>
        <w:t>1</w:t>
      </w:r>
      <w:r w:rsidRPr="00E012B9">
        <w:fldChar w:fldCharType="end"/>
      </w:r>
      <w:r w:rsidRPr="57F0573F">
        <w:rPr>
          <w:lang w:val="en-US"/>
        </w:rPr>
        <w:t xml:space="preserve"> Các yêu cầu về Front-end</w:t>
      </w:r>
    </w:p>
    <w:p w14:paraId="6EFB2575" w14:textId="0BFF77B9" w:rsidR="00E15B8B" w:rsidRDefault="00A81C5D" w:rsidP="00782410">
      <w:pPr>
        <w:pStyle w:val="Heading3"/>
      </w:pPr>
      <w:r>
        <w:t>Back-end</w:t>
      </w:r>
    </w:p>
    <w:tbl>
      <w:tblPr>
        <w:tblStyle w:val="afffb"/>
        <w:tblW w:w="5000" w:type="pct"/>
        <w:tblBorders>
          <w:top w:val="nil"/>
          <w:left w:val="nil"/>
          <w:bottom w:val="nil"/>
          <w:right w:val="nil"/>
          <w:insideH w:val="nil"/>
          <w:insideV w:val="nil"/>
        </w:tblBorders>
        <w:tblLook w:val="0600" w:firstRow="0" w:lastRow="0" w:firstColumn="0" w:lastColumn="0" w:noHBand="1" w:noVBand="1"/>
      </w:tblPr>
      <w:tblGrid>
        <w:gridCol w:w="1974"/>
        <w:gridCol w:w="1978"/>
        <w:gridCol w:w="5063"/>
      </w:tblGrid>
      <w:tr w:rsidR="00E15B8B" w14:paraId="1C48B3E6" w14:textId="77777777" w:rsidTr="001D41A6">
        <w:trPr>
          <w:trHeight w:val="15"/>
        </w:trPr>
        <w:tc>
          <w:tcPr>
            <w:tcW w:w="1095" w:type="pct"/>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D8EDCB" w14:textId="77777777" w:rsidR="00E15B8B" w:rsidRPr="00E012B9" w:rsidRDefault="00A81C5D" w:rsidP="001D41A6">
            <w:pPr>
              <w:ind w:left="42"/>
              <w:jc w:val="center"/>
              <w:rPr>
                <w:b/>
                <w:lang w:val="en-US"/>
              </w:rPr>
            </w:pPr>
            <w:bookmarkStart w:id="14" w:name="_heading=h.y034jde72yz2" w:colFirst="0" w:colLast="0"/>
            <w:bookmarkEnd w:id="14"/>
            <w:r w:rsidRPr="57F0573F">
              <w:rPr>
                <w:b/>
                <w:lang w:val="en-US"/>
              </w:rPr>
              <w:t>Thành phần</w:t>
            </w:r>
          </w:p>
        </w:tc>
        <w:tc>
          <w:tcPr>
            <w:tcW w:w="1097" w:type="pct"/>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4275AFE" w14:textId="77777777" w:rsidR="00E15B8B" w:rsidRPr="00E012B9" w:rsidRDefault="00A81C5D" w:rsidP="001D41A6">
            <w:pPr>
              <w:jc w:val="center"/>
              <w:rPr>
                <w:b/>
                <w:lang w:val="en-US"/>
              </w:rPr>
            </w:pPr>
            <w:r w:rsidRPr="57F0573F">
              <w:rPr>
                <w:b/>
                <w:lang w:val="en-US"/>
              </w:rPr>
              <w:t>Công nghệ</w:t>
            </w:r>
          </w:p>
        </w:tc>
        <w:tc>
          <w:tcPr>
            <w:tcW w:w="2808" w:type="pct"/>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4DA7860" w14:textId="77777777" w:rsidR="00E15B8B" w:rsidRPr="00E012B9" w:rsidRDefault="00A81C5D" w:rsidP="001D41A6">
            <w:pPr>
              <w:ind w:left="-66"/>
              <w:jc w:val="center"/>
              <w:rPr>
                <w:b/>
                <w:lang w:val="en-US"/>
              </w:rPr>
            </w:pPr>
            <w:r w:rsidRPr="57F0573F">
              <w:rPr>
                <w:b/>
                <w:lang w:val="en-US"/>
              </w:rPr>
              <w:t>Mô tả lý thuyết</w:t>
            </w:r>
          </w:p>
        </w:tc>
      </w:tr>
      <w:tr w:rsidR="00E15B8B" w14:paraId="488F1DA1" w14:textId="77777777" w:rsidTr="001D41A6">
        <w:trPr>
          <w:trHeight w:val="16"/>
        </w:trPr>
        <w:tc>
          <w:tcPr>
            <w:tcW w:w="109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2A3ACC" w14:textId="77777777" w:rsidR="00E15B8B" w:rsidRDefault="00A81C5D" w:rsidP="00E012B9">
            <w:pPr>
              <w:rPr>
                <w:b/>
                <w:lang w:val="en-US"/>
              </w:rPr>
            </w:pPr>
            <w:r w:rsidRPr="57F0573F">
              <w:rPr>
                <w:lang w:val="en-US"/>
              </w:rPr>
              <w:t>Ngôn ngữ</w:t>
            </w:r>
          </w:p>
        </w:tc>
        <w:tc>
          <w:tcPr>
            <w:tcW w:w="1097" w:type="pct"/>
            <w:tcBorders>
              <w:top w:val="nil"/>
              <w:left w:val="nil"/>
              <w:bottom w:val="single" w:sz="5" w:space="0" w:color="000000"/>
              <w:right w:val="single" w:sz="5" w:space="0" w:color="000000"/>
            </w:tcBorders>
            <w:tcMar>
              <w:top w:w="100" w:type="dxa"/>
              <w:left w:w="100" w:type="dxa"/>
              <w:bottom w:w="100" w:type="dxa"/>
              <w:right w:w="100" w:type="dxa"/>
            </w:tcMar>
          </w:tcPr>
          <w:p w14:paraId="6B1E7F72" w14:textId="77777777" w:rsidR="00E15B8B" w:rsidRDefault="00A81C5D" w:rsidP="00E012B9">
            <w:pPr>
              <w:ind w:left="-24"/>
              <w:rPr>
                <w:b/>
                <w:bCs/>
              </w:rPr>
            </w:pPr>
            <w:r>
              <w:t>Java</w:t>
            </w:r>
          </w:p>
        </w:tc>
        <w:tc>
          <w:tcPr>
            <w:tcW w:w="2808" w:type="pct"/>
            <w:tcBorders>
              <w:top w:val="nil"/>
              <w:left w:val="nil"/>
              <w:bottom w:val="single" w:sz="5" w:space="0" w:color="000000"/>
              <w:right w:val="single" w:sz="5" w:space="0" w:color="000000"/>
            </w:tcBorders>
            <w:tcMar>
              <w:top w:w="100" w:type="dxa"/>
              <w:left w:w="100" w:type="dxa"/>
              <w:bottom w:w="100" w:type="dxa"/>
              <w:right w:w="100" w:type="dxa"/>
            </w:tcMar>
          </w:tcPr>
          <w:p w14:paraId="0C0C225E" w14:textId="490C64E3" w:rsidR="00E15B8B" w:rsidRDefault="00E23F56" w:rsidP="00E012B9">
            <w:pPr>
              <w:rPr>
                <w:b/>
                <w:lang w:val="en-US"/>
              </w:rPr>
            </w:pPr>
            <w:r>
              <w:rPr>
                <w:lang w:val="en-US"/>
              </w:rPr>
              <w:t>Ngôn ngữ lập trình mạnh mẽ, hỗ trợ đa nền tảng, phù hợp với môi trường Enterprise</w:t>
            </w:r>
            <w:r w:rsidR="00A81C5D" w:rsidRPr="57F0573F">
              <w:rPr>
                <w:lang w:val="en-US"/>
              </w:rPr>
              <w:t>.</w:t>
            </w:r>
          </w:p>
        </w:tc>
      </w:tr>
      <w:tr w:rsidR="00E15B8B" w14:paraId="264276CE" w14:textId="77777777" w:rsidTr="001D41A6">
        <w:trPr>
          <w:trHeight w:val="296"/>
        </w:trPr>
        <w:tc>
          <w:tcPr>
            <w:tcW w:w="109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708D25" w14:textId="77777777" w:rsidR="00E15B8B" w:rsidRDefault="00A81C5D" w:rsidP="00E012B9">
            <w:pPr>
              <w:rPr>
                <w:b/>
                <w:bCs/>
              </w:rPr>
            </w:pPr>
            <w:r>
              <w:lastRenderedPageBreak/>
              <w:t>Framework</w:t>
            </w:r>
          </w:p>
        </w:tc>
        <w:tc>
          <w:tcPr>
            <w:tcW w:w="1097" w:type="pct"/>
            <w:tcBorders>
              <w:top w:val="nil"/>
              <w:left w:val="nil"/>
              <w:bottom w:val="single" w:sz="5" w:space="0" w:color="000000"/>
              <w:right w:val="single" w:sz="5" w:space="0" w:color="000000"/>
            </w:tcBorders>
            <w:tcMar>
              <w:top w:w="100" w:type="dxa"/>
              <w:left w:w="100" w:type="dxa"/>
              <w:bottom w:w="100" w:type="dxa"/>
              <w:right w:w="100" w:type="dxa"/>
            </w:tcMar>
          </w:tcPr>
          <w:p w14:paraId="39E38E3F" w14:textId="77777777" w:rsidR="00E15B8B" w:rsidRDefault="00A81C5D" w:rsidP="00E012B9">
            <w:pPr>
              <w:ind w:left="-24"/>
              <w:rPr>
                <w:b/>
                <w:bCs/>
              </w:rPr>
            </w:pPr>
            <w:r>
              <w:t>Spring Boot (Java)</w:t>
            </w:r>
          </w:p>
        </w:tc>
        <w:tc>
          <w:tcPr>
            <w:tcW w:w="2808" w:type="pct"/>
            <w:tcBorders>
              <w:top w:val="nil"/>
              <w:left w:val="nil"/>
              <w:bottom w:val="single" w:sz="5" w:space="0" w:color="000000"/>
              <w:right w:val="single" w:sz="5" w:space="0" w:color="000000"/>
            </w:tcBorders>
            <w:tcMar>
              <w:top w:w="100" w:type="dxa"/>
              <w:left w:w="100" w:type="dxa"/>
              <w:bottom w:w="100" w:type="dxa"/>
              <w:right w:w="100" w:type="dxa"/>
            </w:tcMar>
          </w:tcPr>
          <w:p w14:paraId="69D4DD80" w14:textId="0747FE5A" w:rsidR="00E15B8B" w:rsidRDefault="00A81C5D" w:rsidP="00E012B9">
            <w:pPr>
              <w:rPr>
                <w:b/>
                <w:lang w:val="en-US"/>
              </w:rPr>
            </w:pPr>
            <w:r w:rsidRPr="57F0573F">
              <w:rPr>
                <w:lang w:val="en-US"/>
              </w:rPr>
              <w:t>Cung cấp routing, middleware, kiến trúc MV</w:t>
            </w:r>
            <w:r w:rsidR="00E63E2D">
              <w:rPr>
                <w:lang w:val="en-US"/>
              </w:rPr>
              <w:t>C</w:t>
            </w:r>
            <w:r w:rsidR="00E23F56">
              <w:rPr>
                <w:lang w:val="en-US"/>
              </w:rPr>
              <w:t>, Auto-configuration</w:t>
            </w:r>
            <w:r w:rsidRPr="57F0573F">
              <w:rPr>
                <w:lang w:val="en-US"/>
              </w:rPr>
              <w:t xml:space="preserve"> giúp phát triển nhanh và bảo trì dễ hơn.</w:t>
            </w:r>
          </w:p>
        </w:tc>
      </w:tr>
      <w:tr w:rsidR="00E15B8B" w14:paraId="7BB75C38" w14:textId="77777777" w:rsidTr="001D41A6">
        <w:trPr>
          <w:trHeight w:val="16"/>
        </w:trPr>
        <w:tc>
          <w:tcPr>
            <w:tcW w:w="109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D4879D" w14:textId="77777777" w:rsidR="00E15B8B" w:rsidRDefault="00A81C5D" w:rsidP="00E012B9">
            <w:pPr>
              <w:rPr>
                <w:b/>
                <w:bCs/>
              </w:rPr>
            </w:pPr>
            <w:r>
              <w:t>Database</w:t>
            </w:r>
          </w:p>
        </w:tc>
        <w:tc>
          <w:tcPr>
            <w:tcW w:w="1097" w:type="pct"/>
            <w:tcBorders>
              <w:top w:val="nil"/>
              <w:left w:val="nil"/>
              <w:bottom w:val="single" w:sz="5" w:space="0" w:color="000000"/>
              <w:right w:val="single" w:sz="5" w:space="0" w:color="000000"/>
            </w:tcBorders>
            <w:tcMar>
              <w:top w:w="100" w:type="dxa"/>
              <w:left w:w="100" w:type="dxa"/>
              <w:bottom w:w="100" w:type="dxa"/>
              <w:right w:w="100" w:type="dxa"/>
            </w:tcMar>
          </w:tcPr>
          <w:p w14:paraId="1A637684" w14:textId="389269BB" w:rsidR="00E15B8B" w:rsidRDefault="00221DED" w:rsidP="00E012B9">
            <w:pPr>
              <w:ind w:left="-24"/>
              <w:rPr>
                <w:b/>
                <w:bCs/>
              </w:rPr>
            </w:pPr>
            <w:r>
              <w:t>MySQL</w:t>
            </w:r>
          </w:p>
        </w:tc>
        <w:tc>
          <w:tcPr>
            <w:tcW w:w="2808" w:type="pct"/>
            <w:tcBorders>
              <w:top w:val="nil"/>
              <w:left w:val="nil"/>
              <w:bottom w:val="single" w:sz="5" w:space="0" w:color="000000"/>
              <w:right w:val="single" w:sz="5" w:space="0" w:color="000000"/>
            </w:tcBorders>
            <w:tcMar>
              <w:top w:w="100" w:type="dxa"/>
              <w:left w:w="100" w:type="dxa"/>
              <w:bottom w:w="100" w:type="dxa"/>
              <w:right w:w="100" w:type="dxa"/>
            </w:tcMar>
          </w:tcPr>
          <w:p w14:paraId="74C66FAE" w14:textId="31013D6E" w:rsidR="00E15B8B" w:rsidRDefault="00A81C5D" w:rsidP="00E012B9">
            <w:pPr>
              <w:rPr>
                <w:b/>
                <w:lang w:val="en-US"/>
              </w:rPr>
            </w:pPr>
            <w:r w:rsidRPr="57F0573F">
              <w:rPr>
                <w:lang w:val="en-US"/>
              </w:rPr>
              <w:t>Lưu trữ dữ liệu sản phẩm, người dùng, đơn hàng</w:t>
            </w:r>
            <w:r w:rsidR="00C5074E">
              <w:rPr>
                <w:lang w:val="en-US"/>
              </w:rPr>
              <w:t xml:space="preserve">, </w:t>
            </w:r>
            <w:r w:rsidRPr="57F0573F">
              <w:rPr>
                <w:lang w:val="en-US"/>
              </w:rPr>
              <w:t>…</w:t>
            </w:r>
            <w:r w:rsidR="009D470E">
              <w:rPr>
                <w:lang w:val="en-US"/>
              </w:rPr>
              <w:t xml:space="preserve"> .</w:t>
            </w:r>
          </w:p>
        </w:tc>
      </w:tr>
      <w:tr w:rsidR="00E15B8B" w14:paraId="49A3E126" w14:textId="77777777" w:rsidTr="001D41A6">
        <w:trPr>
          <w:trHeight w:val="16"/>
        </w:trPr>
        <w:tc>
          <w:tcPr>
            <w:tcW w:w="109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59D3D8" w14:textId="77777777" w:rsidR="00E15B8B" w:rsidRDefault="00A81C5D" w:rsidP="00E012B9">
            <w:pPr>
              <w:rPr>
                <w:b/>
                <w:bCs/>
              </w:rPr>
            </w:pPr>
            <w:r>
              <w:t>API</w:t>
            </w:r>
          </w:p>
        </w:tc>
        <w:tc>
          <w:tcPr>
            <w:tcW w:w="1097" w:type="pct"/>
            <w:tcBorders>
              <w:top w:val="nil"/>
              <w:left w:val="nil"/>
              <w:bottom w:val="single" w:sz="5" w:space="0" w:color="000000"/>
              <w:right w:val="single" w:sz="5" w:space="0" w:color="000000"/>
            </w:tcBorders>
            <w:tcMar>
              <w:top w:w="100" w:type="dxa"/>
              <w:left w:w="100" w:type="dxa"/>
              <w:bottom w:w="100" w:type="dxa"/>
              <w:right w:w="100" w:type="dxa"/>
            </w:tcMar>
          </w:tcPr>
          <w:p w14:paraId="4520D6EA" w14:textId="77777777" w:rsidR="00E15B8B" w:rsidRDefault="00A81C5D" w:rsidP="00E012B9">
            <w:pPr>
              <w:ind w:left="-24"/>
              <w:rPr>
                <w:b/>
                <w:bCs/>
              </w:rPr>
            </w:pPr>
            <w:r>
              <w:t xml:space="preserve">RESTful API </w:t>
            </w:r>
          </w:p>
        </w:tc>
        <w:tc>
          <w:tcPr>
            <w:tcW w:w="2808" w:type="pct"/>
            <w:tcBorders>
              <w:top w:val="nil"/>
              <w:left w:val="nil"/>
              <w:bottom w:val="single" w:sz="5" w:space="0" w:color="000000"/>
              <w:right w:val="single" w:sz="5" w:space="0" w:color="000000"/>
            </w:tcBorders>
            <w:tcMar>
              <w:top w:w="100" w:type="dxa"/>
              <w:left w:w="100" w:type="dxa"/>
              <w:bottom w:w="100" w:type="dxa"/>
              <w:right w:w="100" w:type="dxa"/>
            </w:tcMar>
          </w:tcPr>
          <w:p w14:paraId="17E1B9DC" w14:textId="77777777" w:rsidR="00E15B8B" w:rsidRDefault="00A81C5D" w:rsidP="00E012B9">
            <w:pPr>
              <w:rPr>
                <w:b/>
                <w:lang w:val="en-US"/>
              </w:rPr>
            </w:pPr>
            <w:r w:rsidRPr="57F0573F">
              <w:rPr>
                <w:lang w:val="en-US"/>
              </w:rPr>
              <w:t>Cho phép Front-end giao tiếp với Back-end qua HTTP; chuẩn hoá các thao tác CRUD.</w:t>
            </w:r>
          </w:p>
        </w:tc>
      </w:tr>
      <w:tr w:rsidR="00E15B8B" w14:paraId="406FF5A9" w14:textId="77777777" w:rsidTr="001D41A6">
        <w:trPr>
          <w:trHeight w:val="16"/>
        </w:trPr>
        <w:tc>
          <w:tcPr>
            <w:tcW w:w="109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01396F" w14:textId="77777777" w:rsidR="00E15B8B" w:rsidRDefault="00A81C5D" w:rsidP="00E012B9">
            <w:pPr>
              <w:rPr>
                <w:b/>
                <w:bCs/>
              </w:rPr>
            </w:pPr>
            <w:r>
              <w:t>Authentication</w:t>
            </w:r>
          </w:p>
        </w:tc>
        <w:tc>
          <w:tcPr>
            <w:tcW w:w="1097" w:type="pct"/>
            <w:tcBorders>
              <w:top w:val="nil"/>
              <w:left w:val="nil"/>
              <w:bottom w:val="single" w:sz="5" w:space="0" w:color="000000"/>
              <w:right w:val="single" w:sz="5" w:space="0" w:color="000000"/>
            </w:tcBorders>
            <w:tcMar>
              <w:top w:w="100" w:type="dxa"/>
              <w:left w:w="100" w:type="dxa"/>
              <w:bottom w:w="100" w:type="dxa"/>
              <w:right w:w="100" w:type="dxa"/>
            </w:tcMar>
          </w:tcPr>
          <w:p w14:paraId="5D052DDD" w14:textId="6E02A4A4" w:rsidR="00E15B8B" w:rsidRDefault="00A81C5D" w:rsidP="00E012B9">
            <w:pPr>
              <w:ind w:left="-24"/>
              <w:rPr>
                <w:b/>
                <w:lang w:val="en-US"/>
              </w:rPr>
            </w:pPr>
            <w:r w:rsidRPr="57F0573F">
              <w:rPr>
                <w:lang w:val="en-US"/>
              </w:rPr>
              <w:t xml:space="preserve">JWT </w:t>
            </w:r>
            <w:r w:rsidR="00221DED" w:rsidRPr="57F0573F">
              <w:rPr>
                <w:lang w:val="en-US"/>
              </w:rPr>
              <w:t xml:space="preserve">và </w:t>
            </w:r>
            <w:r w:rsidR="00502156">
              <w:rPr>
                <w:lang w:val="en-US"/>
              </w:rPr>
              <w:t xml:space="preserve">HTTP </w:t>
            </w:r>
            <w:r w:rsidR="00221DED" w:rsidRPr="57F0573F">
              <w:rPr>
                <w:lang w:val="en-US"/>
              </w:rPr>
              <w:t>Session</w:t>
            </w:r>
          </w:p>
        </w:tc>
        <w:tc>
          <w:tcPr>
            <w:tcW w:w="2808" w:type="pct"/>
            <w:tcBorders>
              <w:top w:val="nil"/>
              <w:left w:val="nil"/>
              <w:bottom w:val="single" w:sz="5" w:space="0" w:color="000000"/>
              <w:right w:val="single" w:sz="5" w:space="0" w:color="000000"/>
            </w:tcBorders>
            <w:tcMar>
              <w:top w:w="100" w:type="dxa"/>
              <w:left w:w="100" w:type="dxa"/>
              <w:bottom w:w="100" w:type="dxa"/>
              <w:right w:w="100" w:type="dxa"/>
            </w:tcMar>
          </w:tcPr>
          <w:p w14:paraId="2ABD6F9F" w14:textId="77777777" w:rsidR="00E15B8B" w:rsidRDefault="00A81C5D" w:rsidP="00E012B9">
            <w:pPr>
              <w:rPr>
                <w:b/>
                <w:lang w:val="en-US"/>
              </w:rPr>
            </w:pPr>
            <w:r w:rsidRPr="57F0573F">
              <w:rPr>
                <w:lang w:val="en-US"/>
              </w:rPr>
              <w:t>Cơ chế xác thực và phân quyền người dùng, đảm bảo bảo mật truy cập.</w:t>
            </w:r>
          </w:p>
        </w:tc>
      </w:tr>
      <w:tr w:rsidR="00E15B8B" w14:paraId="5487EE8D" w14:textId="77777777" w:rsidTr="001D41A6">
        <w:trPr>
          <w:trHeight w:val="16"/>
        </w:trPr>
        <w:tc>
          <w:tcPr>
            <w:tcW w:w="109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303880" w14:textId="77777777" w:rsidR="00E15B8B" w:rsidRDefault="00A81C5D" w:rsidP="00E012B9">
            <w:pPr>
              <w:rPr>
                <w:b/>
                <w:bCs/>
              </w:rPr>
            </w:pPr>
            <w:r>
              <w:t>Server - Hosting</w:t>
            </w:r>
          </w:p>
        </w:tc>
        <w:tc>
          <w:tcPr>
            <w:tcW w:w="1097" w:type="pct"/>
            <w:tcBorders>
              <w:top w:val="nil"/>
              <w:left w:val="nil"/>
              <w:bottom w:val="single" w:sz="5" w:space="0" w:color="000000"/>
              <w:right w:val="single" w:sz="5" w:space="0" w:color="000000"/>
            </w:tcBorders>
            <w:tcMar>
              <w:top w:w="100" w:type="dxa"/>
              <w:left w:w="100" w:type="dxa"/>
              <w:bottom w:w="100" w:type="dxa"/>
              <w:right w:w="100" w:type="dxa"/>
            </w:tcMar>
          </w:tcPr>
          <w:p w14:paraId="2EF453C1" w14:textId="550CE2B7" w:rsidR="00E15B8B" w:rsidRDefault="00A81C5D" w:rsidP="00E012B9">
            <w:pPr>
              <w:ind w:left="-24"/>
              <w:rPr>
                <w:b/>
                <w:lang w:val="en-US"/>
              </w:rPr>
            </w:pPr>
            <w:r w:rsidRPr="792B7065">
              <w:rPr>
                <w:lang w:val="en-US"/>
              </w:rPr>
              <w:t>Do</w:t>
            </w:r>
            <w:r w:rsidR="0028061F" w:rsidRPr="792B7065">
              <w:rPr>
                <w:lang w:val="en-US"/>
              </w:rPr>
              <w:t>cker và Azure Cloud Services</w:t>
            </w:r>
          </w:p>
        </w:tc>
        <w:tc>
          <w:tcPr>
            <w:tcW w:w="2808" w:type="pct"/>
            <w:tcBorders>
              <w:top w:val="nil"/>
              <w:left w:val="nil"/>
              <w:bottom w:val="single" w:sz="5" w:space="0" w:color="000000"/>
              <w:right w:val="single" w:sz="5" w:space="0" w:color="000000"/>
            </w:tcBorders>
            <w:tcMar>
              <w:top w:w="100" w:type="dxa"/>
              <w:left w:w="100" w:type="dxa"/>
              <w:bottom w:w="100" w:type="dxa"/>
              <w:right w:w="100" w:type="dxa"/>
            </w:tcMar>
          </w:tcPr>
          <w:p w14:paraId="6E3DD100" w14:textId="7606A274" w:rsidR="00E15B8B" w:rsidRDefault="009D470E" w:rsidP="00E012B9">
            <w:pPr>
              <w:keepNext/>
              <w:rPr>
                <w:b/>
                <w:lang w:val="en-US"/>
              </w:rPr>
            </w:pPr>
            <w:r>
              <w:rPr>
                <w:lang w:val="en-US"/>
              </w:rPr>
              <w:t>Chạy trong môi trường chuẩn, đảm bảo không có sự cố khi deploy</w:t>
            </w:r>
          </w:p>
        </w:tc>
      </w:tr>
    </w:tbl>
    <w:p w14:paraId="7DD7734E" w14:textId="48C022E7" w:rsidR="00E15B8B" w:rsidRPr="008F5C19" w:rsidRDefault="00E012B9" w:rsidP="008F5C19">
      <w:pPr>
        <w:pStyle w:val="Caption"/>
      </w:pPr>
      <w:r w:rsidRPr="57F0573F">
        <w:rPr>
          <w:lang w:val="en-US"/>
        </w:rPr>
        <w:t xml:space="preserve">Table </w:t>
      </w:r>
      <w:r w:rsidRPr="008F5C19">
        <w:fldChar w:fldCharType="begin"/>
      </w:r>
      <w:r w:rsidRPr="008F5C19">
        <w:instrText xml:space="preserve"> SEQ Table \* ARABIC </w:instrText>
      </w:r>
      <w:r w:rsidRPr="008F5C19">
        <w:fldChar w:fldCharType="separate"/>
      </w:r>
      <w:r w:rsidRPr="57F0573F">
        <w:rPr>
          <w:lang w:val="en-US"/>
        </w:rPr>
        <w:t>2</w:t>
      </w:r>
      <w:r w:rsidRPr="008F5C19">
        <w:fldChar w:fldCharType="end"/>
      </w:r>
      <w:r w:rsidRPr="57F0573F">
        <w:rPr>
          <w:lang w:val="en-US"/>
        </w:rPr>
        <w:t xml:space="preserve"> Các yêu cầu về Back-end</w:t>
      </w:r>
    </w:p>
    <w:p w14:paraId="49A58B28" w14:textId="1BE81D61" w:rsidR="00E15B8B" w:rsidRDefault="00A81C5D" w:rsidP="00782410">
      <w:pPr>
        <w:pStyle w:val="Heading3"/>
      </w:pPr>
      <w:bookmarkStart w:id="15" w:name="_heading=h.e4linoxkmnt" w:colFirst="0" w:colLast="0"/>
      <w:bookmarkStart w:id="16" w:name="_heading=h.ar0wobow957h" w:colFirst="0" w:colLast="0"/>
      <w:bookmarkEnd w:id="15"/>
      <w:bookmarkEnd w:id="16"/>
      <w:r>
        <w:t>Database</w:t>
      </w:r>
    </w:p>
    <w:p w14:paraId="0671DB56" w14:textId="2990CDED" w:rsidR="00122535" w:rsidRPr="00122535" w:rsidRDefault="6E4CDD75" w:rsidP="00955FD9">
      <w:pPr>
        <w:ind w:firstLine="288"/>
        <w:jc w:val="both"/>
      </w:pPr>
      <w:r w:rsidRPr="6E4CDD75">
        <w:rPr>
          <w:lang w:val="en-US"/>
        </w:rPr>
        <w:t>Trong quá trình xây dựng hệ thống website bán thời trang SLY Clothing, việc lựa chọn hệ quản trị cơ sở dữ liệu phù hợp đóng vai trò quan trọng nhằm đảm bảo khả năng lưu trữ, xử lý và quản lý dữ liệu hiệu quả. Sau khi phân tích các yêu cầu của hệ thống cũng như đặc điểm của bài toán quản lý bán hàng trực tuyến, MySQL được lựa chọn làm hệ quản trị cơ sở dữ liệu cho đề tài.</w:t>
      </w:r>
    </w:p>
    <w:p w14:paraId="47A8B902" w14:textId="2ECE696E" w:rsidR="007929E7" w:rsidRDefault="007929E7" w:rsidP="007929E7">
      <w:pPr>
        <w:jc w:val="center"/>
      </w:pPr>
      <w:r>
        <w:rPr>
          <w:noProof/>
        </w:rPr>
        <w:drawing>
          <wp:inline distT="0" distB="0" distL="0" distR="0" wp14:anchorId="3FAF636C" wp14:editId="4686047E">
            <wp:extent cx="3725545" cy="1922145"/>
            <wp:effectExtent l="0" t="0" r="825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5545" cy="1922145"/>
                    </a:xfrm>
                    <a:prstGeom prst="rect">
                      <a:avLst/>
                    </a:prstGeom>
                    <a:noFill/>
                    <a:ln>
                      <a:noFill/>
                    </a:ln>
                  </pic:spPr>
                </pic:pic>
              </a:graphicData>
            </a:graphic>
          </wp:inline>
        </w:drawing>
      </w:r>
    </w:p>
    <w:p w14:paraId="4BF33408" w14:textId="7201FBDF" w:rsidR="008261A4" w:rsidRPr="00122535" w:rsidRDefault="531BB2DB" w:rsidP="007929E7">
      <w:pPr>
        <w:ind w:firstLine="288"/>
        <w:jc w:val="both"/>
      </w:pPr>
      <w:r w:rsidRPr="531BB2DB">
        <w:rPr>
          <w:lang w:val="en-US"/>
        </w:rPr>
        <w:t xml:space="preserve">MySQL là một hệ quản trị cơ sở dữ liệu quan hệ (Relational Database Management System – RDBMS) phổ biến, được sử dụng rộng rãi trong nhiều hệ thống website và ứng dụng thương mại điện tử hiện nay. MySQL hỗ trợ lưu trữ dữ liệu theo dạng bảng với mối quan hệ rõ ràng giữa các thực thể như sản phẩm, danh mục, khách hàng, đơn </w:t>
      </w:r>
      <w:r w:rsidRPr="531BB2DB">
        <w:rPr>
          <w:lang w:val="en-US"/>
        </w:rPr>
        <w:lastRenderedPageBreak/>
        <w:t>hàng và thanh toán. Điều này rất phù hợp với mô hình hoạt động của website bán hàng trực tuyến.</w:t>
      </w:r>
    </w:p>
    <w:p w14:paraId="1F4CA7FA" w14:textId="252A47AA" w:rsidR="00122535" w:rsidRPr="00122535" w:rsidRDefault="531BB2DB" w:rsidP="00955FD9">
      <w:pPr>
        <w:ind w:firstLine="288"/>
        <w:jc w:val="both"/>
      </w:pPr>
      <w:r w:rsidRPr="531BB2DB">
        <w:rPr>
          <w:lang w:val="en-US"/>
        </w:rPr>
        <w:t>Một trong những lý do quan trọng để lựa chọn MySQL là khả năng xử lý dữ liệu ổn định và hiệu năng tốt đối với các hệ thống có lượng truy cập lớn. Website bán thời trang trực tuyến cần thực hiện nhiều thao tác như tìm kiếm sản phẩm, quản lý giỏ hàng, xử lý đơn hàng và truy vấn dữ liệu khách hàng. MySQL cung cấp cơ chế tối ưu truy vấn, hỗ trợ indexing và transaction giúp đảm bảo tốc độ xử lý cũng như tính toàn vẹn của dữ liệu trong quá trình hoạt động.</w:t>
      </w:r>
    </w:p>
    <w:p w14:paraId="31E517D6" w14:textId="7EA476E5" w:rsidR="00122535" w:rsidRPr="00122535" w:rsidRDefault="531BB2DB" w:rsidP="005D72A5">
      <w:pPr>
        <w:ind w:firstLine="288"/>
        <w:jc w:val="both"/>
      </w:pPr>
      <w:r w:rsidRPr="531BB2DB">
        <w:rPr>
          <w:lang w:val="en-US"/>
        </w:rPr>
        <w:t>Ngoài ra, MySQL là hệ quản trị cơ sở dữ liệu mã nguồn mở, miễn phí và có cộng đồng phát triển lớn. Điều này giúp quá trình học tập, triển khai và bảo trì hệ thống trở nên thuận lợi hơn do có nhiều tài liệu hỗ trợ, dễ dàng tích hợp với các công nghệ phát triển web hiện đại như Spring Boot, Hibernate/JPA và các hệ thống backend khác. Đối với đề tài xây dựng website bán thời trang SLY Clothing, việc sử dụng MySQL giúp tiết kiệm chi phí triển khai nhưng vẫn đáp ứng tốt các yêu cầu về hiệu suất và khả năng mở rộng hệ thống.</w:t>
      </w:r>
    </w:p>
    <w:p w14:paraId="190903A7" w14:textId="50CDD1C4" w:rsidR="00122535" w:rsidRPr="00122535" w:rsidRDefault="531BB2DB" w:rsidP="005D72A5">
      <w:pPr>
        <w:ind w:firstLine="288"/>
        <w:jc w:val="both"/>
      </w:pPr>
      <w:r w:rsidRPr="531BB2DB">
        <w:rPr>
          <w:lang w:val="en-US"/>
        </w:rPr>
        <w:t>Bên cạnh đó, MySQL hỗ trợ tốt các cơ chế bảo mật như phân quyền người dùng, mã hóa kết nối và sao lưu dữ liệu, góp phần đảm bảo an toàn cho thông tin khách hàng và dữ liệu đơn hàng trong hệ thống.</w:t>
      </w:r>
    </w:p>
    <w:p w14:paraId="7C8E49D4" w14:textId="09DDED52" w:rsidR="00E15B8B" w:rsidRDefault="531BB2DB" w:rsidP="005D72A5">
      <w:pPr>
        <w:ind w:firstLine="288"/>
        <w:jc w:val="both"/>
      </w:pPr>
      <w:r w:rsidRPr="531BB2DB">
        <w:rPr>
          <w:lang w:val="en-US"/>
        </w:rPr>
        <w:t>Với những ưu điểm về hiệu năng, tính ổn định, khả năng mở rộng, chi phí triển khai thấp và khả năng tích hợp tốt với công nghệ phát triển website hiện đại, MySQL được xem là lựa chọn phù hợp cho hệ thống website bán thời trang trực tuyến SLY Clothing.</w:t>
      </w:r>
    </w:p>
    <w:p w14:paraId="79B33815" w14:textId="77777777" w:rsidR="00E15B8B" w:rsidRDefault="00A81C5D">
      <w:pPr>
        <w:spacing w:line="240" w:lineRule="auto"/>
        <w:rPr>
          <w:b/>
          <w:bCs/>
          <w:color w:val="000000"/>
        </w:rPr>
      </w:pPr>
      <w:r>
        <w:br w:type="page"/>
      </w:r>
    </w:p>
    <w:p w14:paraId="6B7B7763" w14:textId="2F6EBB14" w:rsidR="00E15B8B" w:rsidRDefault="00A81C5D" w:rsidP="003D5D5C">
      <w:pPr>
        <w:pStyle w:val="Heading1"/>
      </w:pPr>
      <w:bookmarkStart w:id="17" w:name="_Toc230322423"/>
      <w:r w:rsidRPr="003D5D5C">
        <w:rPr>
          <w:lang w:val="en-US"/>
        </w:rPr>
        <w:lastRenderedPageBreak/>
        <w:t>Phân tích thiết kế</w:t>
      </w:r>
      <w:bookmarkEnd w:id="17"/>
    </w:p>
    <w:p w14:paraId="6F1A7128" w14:textId="7D7D5B8D" w:rsidR="00E15B8B" w:rsidRPr="00AF43DD" w:rsidRDefault="00A81C5D" w:rsidP="008F5C19">
      <w:pPr>
        <w:pStyle w:val="Heading2"/>
      </w:pPr>
      <w:bookmarkStart w:id="18" w:name="_heading=h.xt3f38fjongu" w:colFirst="0" w:colLast="0"/>
      <w:bookmarkEnd w:id="18"/>
      <w:r w:rsidRPr="57F0573F">
        <w:rPr>
          <w:lang w:val="en-US"/>
        </w:rPr>
        <w:t>Sơ đồ Usecase</w:t>
      </w:r>
    </w:p>
    <w:p w14:paraId="17901EDE" w14:textId="75EC99E8" w:rsidR="00AE7499" w:rsidRPr="00AE7499" w:rsidRDefault="00AE7499" w:rsidP="00AE7499">
      <w:pPr>
        <w:spacing w:line="240" w:lineRule="auto"/>
        <w:rPr>
          <w:sz w:val="24"/>
          <w:szCs w:val="24"/>
          <w:lang w:val="en-US"/>
        </w:rPr>
      </w:pPr>
      <w:r w:rsidRPr="00AE7499">
        <w:rPr>
          <w:noProof/>
          <w:sz w:val="24"/>
          <w:szCs w:val="24"/>
          <w:lang w:val="en-US"/>
        </w:rPr>
        <w:drawing>
          <wp:inline distT="0" distB="0" distL="0" distR="0" wp14:anchorId="6C8DD0CC" wp14:editId="10D95571">
            <wp:extent cx="5732145" cy="699960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2145" cy="6999605"/>
                    </a:xfrm>
                    <a:prstGeom prst="rect">
                      <a:avLst/>
                    </a:prstGeom>
                    <a:noFill/>
                    <a:ln>
                      <a:noFill/>
                    </a:ln>
                  </pic:spPr>
                </pic:pic>
              </a:graphicData>
            </a:graphic>
          </wp:inline>
        </w:drawing>
      </w:r>
    </w:p>
    <w:p w14:paraId="1DEDEF64" w14:textId="58D9C2D7" w:rsidR="00870055" w:rsidRPr="00870055" w:rsidRDefault="00870055" w:rsidP="00870055">
      <w:pPr>
        <w:spacing w:line="240" w:lineRule="auto"/>
        <w:rPr>
          <w:sz w:val="24"/>
          <w:szCs w:val="24"/>
          <w:lang w:val="en-US"/>
        </w:rPr>
      </w:pPr>
    </w:p>
    <w:p w14:paraId="6473FCD2" w14:textId="523BCB72" w:rsidR="00E15B8B" w:rsidRDefault="00E23F56">
      <w:pPr>
        <w:rPr>
          <w:b/>
          <w:bCs/>
        </w:rPr>
      </w:pPr>
      <w:r>
        <w:br/>
      </w:r>
    </w:p>
    <w:p w14:paraId="50B6F6B4" w14:textId="77777777" w:rsidR="00E15B8B" w:rsidRDefault="00A81C5D" w:rsidP="00117C45">
      <w:pPr>
        <w:pStyle w:val="Heading2"/>
      </w:pPr>
      <w:bookmarkStart w:id="19" w:name="_heading=h.ay5vm8z0t64s" w:colFirst="0" w:colLast="0"/>
      <w:bookmarkEnd w:id="19"/>
      <w:r w:rsidRPr="57F0573F">
        <w:rPr>
          <w:lang w:val="en-US"/>
        </w:rPr>
        <w:lastRenderedPageBreak/>
        <w:t>Sơ đồ Class</w:t>
      </w:r>
    </w:p>
    <w:p w14:paraId="16233F3E" w14:textId="234D2F25" w:rsidR="00E15B8B" w:rsidRDefault="00567C95" w:rsidP="00117C45">
      <w:r w:rsidRPr="00567C95">
        <w:rPr>
          <w:noProof/>
        </w:rPr>
        <w:drawing>
          <wp:inline distT="0" distB="0" distL="0" distR="0" wp14:anchorId="63167655" wp14:editId="50BE79C1">
            <wp:extent cx="5732145" cy="3389630"/>
            <wp:effectExtent l="0" t="0" r="190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3389630"/>
                    </a:xfrm>
                    <a:prstGeom prst="rect">
                      <a:avLst/>
                    </a:prstGeom>
                  </pic:spPr>
                </pic:pic>
              </a:graphicData>
            </a:graphic>
          </wp:inline>
        </w:drawing>
      </w:r>
    </w:p>
    <w:p w14:paraId="613DFDEB" w14:textId="77777777" w:rsidR="00E15B8B" w:rsidRDefault="00A81C5D" w:rsidP="00117C45">
      <w:pPr>
        <w:pStyle w:val="Heading2"/>
      </w:pPr>
      <w:bookmarkStart w:id="20" w:name="_heading=h.y41qyxij2qj" w:colFirst="0" w:colLast="0"/>
      <w:bookmarkEnd w:id="20"/>
      <w:r w:rsidRPr="57F0573F">
        <w:rPr>
          <w:lang w:val="en-US"/>
        </w:rPr>
        <w:lastRenderedPageBreak/>
        <w:t>Sơ đồ database</w:t>
      </w:r>
    </w:p>
    <w:p w14:paraId="22431CC1" w14:textId="4C46645E" w:rsidR="00AA56F5" w:rsidRDefault="005540DD">
      <w:r w:rsidRPr="005540DD">
        <w:rPr>
          <w:noProof/>
        </w:rPr>
        <w:drawing>
          <wp:inline distT="0" distB="0" distL="0" distR="0" wp14:anchorId="4385536C" wp14:editId="6A0BC921">
            <wp:extent cx="5732145" cy="5634990"/>
            <wp:effectExtent l="0" t="0" r="190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5634990"/>
                    </a:xfrm>
                    <a:prstGeom prst="rect">
                      <a:avLst/>
                    </a:prstGeom>
                  </pic:spPr>
                </pic:pic>
              </a:graphicData>
            </a:graphic>
          </wp:inline>
        </w:drawing>
      </w:r>
    </w:p>
    <w:p w14:paraId="3FA566FA" w14:textId="77777777" w:rsidR="00AA56F5" w:rsidRDefault="00AA56F5">
      <w:pPr>
        <w:spacing w:line="276" w:lineRule="auto"/>
        <w:ind w:left="720" w:hanging="360"/>
      </w:pPr>
      <w:r>
        <w:br w:type="page"/>
      </w:r>
    </w:p>
    <w:p w14:paraId="03B2DFAC" w14:textId="77777777" w:rsidR="00E15B8B" w:rsidRDefault="6E4CDD75" w:rsidP="6E4CDD75">
      <w:pPr>
        <w:pStyle w:val="Heading2"/>
        <w:rPr>
          <w:lang w:val="en-US"/>
        </w:rPr>
      </w:pPr>
      <w:bookmarkStart w:id="21" w:name="_heading=h.x2mqkoy6p5v1"/>
      <w:bookmarkEnd w:id="21"/>
      <w:r w:rsidRPr="6E4CDD75">
        <w:rPr>
          <w:lang w:val="en-US"/>
        </w:rPr>
        <w:lastRenderedPageBreak/>
        <w:t>Đặc tả yêu cầu chức năng</w:t>
      </w:r>
    </w:p>
    <w:p w14:paraId="41619475" w14:textId="3AA1DEFE" w:rsidR="00DD26EB" w:rsidRDefault="0024391A" w:rsidP="00E91573">
      <w:pPr>
        <w:pStyle w:val="Heading3"/>
        <w:rPr>
          <w:lang w:val="en-US"/>
        </w:rPr>
      </w:pPr>
      <w:r w:rsidRPr="0024391A">
        <w:rPr>
          <w:lang w:val="en-US"/>
        </w:rPr>
        <w:t>G-01</w:t>
      </w:r>
      <w:r>
        <w:rPr>
          <w:lang w:val="en-US"/>
        </w:rPr>
        <w:t>_</w:t>
      </w:r>
      <w:r w:rsidRPr="0024391A">
        <w:rPr>
          <w:lang w:val="en-US"/>
        </w:rPr>
        <w:t>Xem trang chủ</w:t>
      </w:r>
    </w:p>
    <w:p w14:paraId="3F5BF656" w14:textId="77777777" w:rsidR="005953FD" w:rsidRPr="00126AC3" w:rsidRDefault="005953FD" w:rsidP="004743F3">
      <w:pPr>
        <w:pStyle w:val="ListParagraph"/>
        <w:numPr>
          <w:ilvl w:val="0"/>
          <w:numId w:val="47"/>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5953FD" w14:paraId="70C8C323" w14:textId="77777777" w:rsidTr="2AD621CB">
        <w:trPr>
          <w:trHeight w:val="17"/>
        </w:trPr>
        <w:tc>
          <w:tcPr>
            <w:tcW w:w="5000" w:type="pct"/>
            <w:gridSpan w:val="2"/>
            <w:tcMar>
              <w:top w:w="100" w:type="dxa"/>
              <w:left w:w="100" w:type="dxa"/>
              <w:bottom w:w="100" w:type="dxa"/>
              <w:right w:w="100" w:type="dxa"/>
            </w:tcMar>
          </w:tcPr>
          <w:p w14:paraId="46060A5F" w14:textId="05F3A841" w:rsidR="005953FD" w:rsidRDefault="005953FD" w:rsidP="00501BAA">
            <w:r w:rsidRPr="00782410">
              <w:rPr>
                <w:b/>
                <w:bCs/>
              </w:rPr>
              <w:t>UCID:</w:t>
            </w:r>
            <w:r>
              <w:t xml:space="preserve"> </w:t>
            </w:r>
            <w:r w:rsidRPr="00630910">
              <w:rPr>
                <w:lang w:val="en-US"/>
              </w:rPr>
              <w:t>G-</w:t>
            </w:r>
            <w:r>
              <w:rPr>
                <w:lang w:val="en-US"/>
              </w:rPr>
              <w:t>01</w:t>
            </w:r>
          </w:p>
        </w:tc>
      </w:tr>
      <w:tr w:rsidR="005953FD" w14:paraId="68494DF1" w14:textId="77777777" w:rsidTr="2AD621CB">
        <w:trPr>
          <w:trHeight w:val="17"/>
        </w:trPr>
        <w:tc>
          <w:tcPr>
            <w:tcW w:w="5000" w:type="pct"/>
            <w:gridSpan w:val="2"/>
            <w:tcMar>
              <w:top w:w="100" w:type="dxa"/>
              <w:left w:w="100" w:type="dxa"/>
              <w:bottom w:w="100" w:type="dxa"/>
              <w:right w:w="100" w:type="dxa"/>
            </w:tcMar>
          </w:tcPr>
          <w:p w14:paraId="60F313BE" w14:textId="3F088439" w:rsidR="005953FD" w:rsidRDefault="005953FD" w:rsidP="00501BAA">
            <w:pPr>
              <w:rPr>
                <w:b/>
                <w:lang w:val="en-US"/>
              </w:rPr>
            </w:pPr>
            <w:r w:rsidRPr="30CBE066">
              <w:rPr>
                <w:b/>
                <w:lang w:val="en-US"/>
              </w:rPr>
              <w:t>Tên Usecase:</w:t>
            </w:r>
            <w:r w:rsidRPr="30CBE066">
              <w:rPr>
                <w:lang w:val="en-US"/>
              </w:rPr>
              <w:t xml:space="preserve"> </w:t>
            </w:r>
            <w:r>
              <w:rPr>
                <w:lang w:val="en-US"/>
              </w:rPr>
              <w:t>Xem trang chủ</w:t>
            </w:r>
            <w:r w:rsidR="008A1947">
              <w:rPr>
                <w:lang w:val="en-US"/>
              </w:rPr>
              <w:t>.</w:t>
            </w:r>
          </w:p>
        </w:tc>
      </w:tr>
      <w:tr w:rsidR="005953FD" w14:paraId="35A4FF18" w14:textId="77777777" w:rsidTr="2AD621CB">
        <w:trPr>
          <w:trHeight w:val="206"/>
        </w:trPr>
        <w:tc>
          <w:tcPr>
            <w:tcW w:w="5000" w:type="pct"/>
            <w:gridSpan w:val="2"/>
            <w:tcMar>
              <w:top w:w="100" w:type="dxa"/>
              <w:left w:w="100" w:type="dxa"/>
              <w:bottom w:w="100" w:type="dxa"/>
              <w:right w:w="100" w:type="dxa"/>
            </w:tcMar>
          </w:tcPr>
          <w:p w14:paraId="5F40024C" w14:textId="4D0A793F" w:rsidR="005953FD" w:rsidRDefault="005953FD" w:rsidP="00501BAA">
            <w:pPr>
              <w:rPr>
                <w:b/>
                <w:lang w:val="en-US"/>
              </w:rPr>
            </w:pPr>
            <w:r w:rsidRPr="30CBE066">
              <w:rPr>
                <w:b/>
                <w:lang w:val="en-US"/>
              </w:rPr>
              <w:t>Mô tả sơ lược:</w:t>
            </w:r>
            <w:r w:rsidRPr="30CBE066">
              <w:rPr>
                <w:lang w:val="en-US"/>
              </w:rPr>
              <w:t xml:space="preserve"> </w:t>
            </w:r>
            <w:r w:rsidR="00076804" w:rsidRPr="00076804">
              <w:rPr>
                <w:lang w:val="en-US"/>
              </w:rPr>
              <w:t>Khách hàng truy cập trang chủ của website thời trang để xem tin nổi bật (carousel), danh sách 10 sản phẩm mới nhất, sử dụng thanh điều hướng và footer.</w:t>
            </w:r>
          </w:p>
        </w:tc>
      </w:tr>
      <w:tr w:rsidR="005953FD" w14:paraId="0CE5EE05" w14:textId="77777777" w:rsidTr="2AD621CB">
        <w:trPr>
          <w:trHeight w:val="16"/>
        </w:trPr>
        <w:tc>
          <w:tcPr>
            <w:tcW w:w="5000" w:type="pct"/>
            <w:gridSpan w:val="2"/>
            <w:tcMar>
              <w:top w:w="100" w:type="dxa"/>
              <w:left w:w="100" w:type="dxa"/>
              <w:bottom w:w="100" w:type="dxa"/>
              <w:right w:w="100" w:type="dxa"/>
            </w:tcMar>
          </w:tcPr>
          <w:p w14:paraId="15DAFB43" w14:textId="09CAAAD6" w:rsidR="005953FD" w:rsidRDefault="005953FD" w:rsidP="00501BAA">
            <w:pPr>
              <w:rPr>
                <w:b/>
                <w:lang w:val="en-US"/>
              </w:rPr>
            </w:pPr>
            <w:r w:rsidRPr="30CBE066">
              <w:rPr>
                <w:b/>
                <w:lang w:val="en-US"/>
              </w:rPr>
              <w:t>Actor chính:</w:t>
            </w:r>
            <w:r w:rsidRPr="30CBE066">
              <w:rPr>
                <w:lang w:val="en-US"/>
              </w:rPr>
              <w:t xml:space="preserve"> </w:t>
            </w:r>
            <w:r w:rsidR="00D23C7C" w:rsidRPr="00D23C7C">
              <w:rPr>
                <w:lang w:val="en-US"/>
              </w:rPr>
              <w:t>Khách hàng</w:t>
            </w:r>
            <w:r w:rsidR="008A1947">
              <w:rPr>
                <w:lang w:val="en-US"/>
              </w:rPr>
              <w:t>.</w:t>
            </w:r>
          </w:p>
        </w:tc>
      </w:tr>
      <w:tr w:rsidR="005953FD" w14:paraId="5F876838" w14:textId="77777777" w:rsidTr="2AD621CB">
        <w:trPr>
          <w:trHeight w:val="16"/>
        </w:trPr>
        <w:tc>
          <w:tcPr>
            <w:tcW w:w="5000" w:type="pct"/>
            <w:gridSpan w:val="2"/>
            <w:tcMar>
              <w:top w:w="100" w:type="dxa"/>
              <w:left w:w="100" w:type="dxa"/>
              <w:bottom w:w="100" w:type="dxa"/>
              <w:right w:w="100" w:type="dxa"/>
            </w:tcMar>
          </w:tcPr>
          <w:p w14:paraId="6BE8DD87" w14:textId="5231A882" w:rsidR="005953FD" w:rsidRDefault="005953FD" w:rsidP="00501BAA">
            <w:pPr>
              <w:rPr>
                <w:b/>
                <w:lang w:val="en-US"/>
              </w:rPr>
            </w:pPr>
            <w:r w:rsidRPr="30CBE066">
              <w:rPr>
                <w:b/>
                <w:lang w:val="en-US"/>
              </w:rPr>
              <w:t>Actor phụ:</w:t>
            </w:r>
            <w:r w:rsidRPr="30CBE066">
              <w:rPr>
                <w:lang w:val="en-US"/>
              </w:rPr>
              <w:t xml:space="preserve"> </w:t>
            </w:r>
            <w:r>
              <w:rPr>
                <w:lang w:val="en-US"/>
              </w:rPr>
              <w:t>Không có</w:t>
            </w:r>
            <w:r w:rsidR="008A1947">
              <w:rPr>
                <w:lang w:val="en-US"/>
              </w:rPr>
              <w:t>.</w:t>
            </w:r>
          </w:p>
        </w:tc>
      </w:tr>
      <w:tr w:rsidR="005953FD" w14:paraId="2F03121A" w14:textId="77777777" w:rsidTr="2AD621CB">
        <w:trPr>
          <w:trHeight w:val="16"/>
        </w:trPr>
        <w:tc>
          <w:tcPr>
            <w:tcW w:w="5000" w:type="pct"/>
            <w:gridSpan w:val="2"/>
            <w:tcMar>
              <w:top w:w="100" w:type="dxa"/>
              <w:left w:w="100" w:type="dxa"/>
              <w:bottom w:w="100" w:type="dxa"/>
              <w:right w:w="100" w:type="dxa"/>
            </w:tcMar>
          </w:tcPr>
          <w:p w14:paraId="68B62700" w14:textId="0F65DF3C" w:rsidR="005953FD" w:rsidRDefault="005953FD" w:rsidP="00501BAA">
            <w:pPr>
              <w:rPr>
                <w:b/>
                <w:lang w:val="en-US"/>
              </w:rPr>
            </w:pPr>
            <w:r w:rsidRPr="30CBE066">
              <w:rPr>
                <w:b/>
                <w:lang w:val="en-US"/>
              </w:rPr>
              <w:t>Tiền điều kiện:</w:t>
            </w:r>
            <w:r w:rsidRPr="30CBE066">
              <w:rPr>
                <w:lang w:val="en-US"/>
              </w:rPr>
              <w:t xml:space="preserve"> </w:t>
            </w:r>
            <w:r w:rsidR="00D23C7C">
              <w:rPr>
                <w:lang w:val="en-US"/>
              </w:rPr>
              <w:t>Không có</w:t>
            </w:r>
            <w:r w:rsidR="008A1947">
              <w:rPr>
                <w:lang w:val="en-US"/>
              </w:rPr>
              <w:t>.</w:t>
            </w:r>
          </w:p>
        </w:tc>
      </w:tr>
      <w:tr w:rsidR="005953FD" w14:paraId="07DE4B55" w14:textId="77777777" w:rsidTr="2AD621CB">
        <w:trPr>
          <w:trHeight w:val="17"/>
        </w:trPr>
        <w:tc>
          <w:tcPr>
            <w:tcW w:w="5000" w:type="pct"/>
            <w:gridSpan w:val="2"/>
            <w:tcMar>
              <w:top w:w="100" w:type="dxa"/>
              <w:left w:w="100" w:type="dxa"/>
              <w:bottom w:w="100" w:type="dxa"/>
              <w:right w:w="100" w:type="dxa"/>
            </w:tcMar>
          </w:tcPr>
          <w:p w14:paraId="23DA46E4" w14:textId="43E04FE5" w:rsidR="005953FD" w:rsidRDefault="005953FD" w:rsidP="00501BAA">
            <w:pPr>
              <w:rPr>
                <w:b/>
                <w:lang w:val="en-US"/>
              </w:rPr>
            </w:pPr>
            <w:r w:rsidRPr="30CBE066">
              <w:rPr>
                <w:b/>
                <w:lang w:val="en-US"/>
              </w:rPr>
              <w:t>Hậu điều kiện:</w:t>
            </w:r>
            <w:r w:rsidRPr="30CBE066">
              <w:rPr>
                <w:lang w:val="en-US"/>
              </w:rPr>
              <w:t xml:space="preserve"> </w:t>
            </w:r>
            <w:r w:rsidR="008A1947">
              <w:rPr>
                <w:lang w:val="en-US"/>
              </w:rPr>
              <w:t>Không có.</w:t>
            </w:r>
          </w:p>
        </w:tc>
      </w:tr>
      <w:tr w:rsidR="005953FD" w14:paraId="7C52AB89" w14:textId="77777777" w:rsidTr="2AD621CB">
        <w:trPr>
          <w:trHeight w:val="17"/>
        </w:trPr>
        <w:tc>
          <w:tcPr>
            <w:tcW w:w="5000" w:type="pct"/>
            <w:gridSpan w:val="2"/>
            <w:shd w:val="clear" w:color="auto" w:fill="F2F2F2" w:themeFill="background1" w:themeFillShade="F2"/>
            <w:tcMar>
              <w:top w:w="100" w:type="dxa"/>
              <w:left w:w="100" w:type="dxa"/>
              <w:bottom w:w="100" w:type="dxa"/>
              <w:right w:w="100" w:type="dxa"/>
            </w:tcMar>
          </w:tcPr>
          <w:p w14:paraId="75FCBFB0" w14:textId="77777777" w:rsidR="005953FD" w:rsidRPr="00055229" w:rsidRDefault="005953FD" w:rsidP="00501BAA">
            <w:pPr>
              <w:rPr>
                <w:b/>
                <w:lang w:val="en-US"/>
              </w:rPr>
            </w:pPr>
            <w:r w:rsidRPr="57F0573F">
              <w:rPr>
                <w:b/>
                <w:lang w:val="en-US"/>
              </w:rPr>
              <w:t>Luồng sự kiện chính:</w:t>
            </w:r>
          </w:p>
        </w:tc>
      </w:tr>
      <w:tr w:rsidR="005953FD" w14:paraId="64075B4D" w14:textId="77777777" w:rsidTr="2AD621CB">
        <w:trPr>
          <w:trHeight w:val="17"/>
        </w:trPr>
        <w:tc>
          <w:tcPr>
            <w:tcW w:w="2694" w:type="pct"/>
            <w:tcMar>
              <w:top w:w="100" w:type="dxa"/>
              <w:left w:w="100" w:type="dxa"/>
              <w:bottom w:w="100" w:type="dxa"/>
              <w:right w:w="100" w:type="dxa"/>
            </w:tcMar>
          </w:tcPr>
          <w:p w14:paraId="0A8B967E" w14:textId="77777777" w:rsidR="005953FD" w:rsidRPr="00055229" w:rsidRDefault="005953FD" w:rsidP="00501BAA">
            <w:pPr>
              <w:jc w:val="center"/>
              <w:rPr>
                <w:b/>
                <w:bCs/>
              </w:rPr>
            </w:pPr>
            <w:r>
              <w:rPr>
                <w:b/>
                <w:bCs/>
              </w:rPr>
              <w:t>Actor</w:t>
            </w:r>
          </w:p>
        </w:tc>
        <w:tc>
          <w:tcPr>
            <w:tcW w:w="2306" w:type="pct"/>
            <w:tcMar>
              <w:top w:w="100" w:type="dxa"/>
              <w:left w:w="100" w:type="dxa"/>
              <w:bottom w:w="100" w:type="dxa"/>
              <w:right w:w="100" w:type="dxa"/>
            </w:tcMar>
          </w:tcPr>
          <w:p w14:paraId="28190CA8" w14:textId="77777777" w:rsidR="005953FD" w:rsidRPr="00055229" w:rsidRDefault="005953FD" w:rsidP="00501BAA">
            <w:pPr>
              <w:jc w:val="center"/>
              <w:rPr>
                <w:b/>
                <w:lang w:val="en-US"/>
              </w:rPr>
            </w:pPr>
            <w:r w:rsidRPr="57F0573F">
              <w:rPr>
                <w:b/>
                <w:lang w:val="en-US"/>
              </w:rPr>
              <w:t>Hệ thống</w:t>
            </w:r>
          </w:p>
        </w:tc>
      </w:tr>
      <w:tr w:rsidR="005953FD" w14:paraId="3441BD7A" w14:textId="77777777" w:rsidTr="2AD621CB">
        <w:trPr>
          <w:trHeight w:val="161"/>
        </w:trPr>
        <w:tc>
          <w:tcPr>
            <w:tcW w:w="2694" w:type="pct"/>
            <w:tcMar>
              <w:top w:w="100" w:type="dxa"/>
              <w:left w:w="100" w:type="dxa"/>
              <w:bottom w:w="100" w:type="dxa"/>
              <w:right w:w="100" w:type="dxa"/>
            </w:tcMar>
          </w:tcPr>
          <w:p w14:paraId="094683C0" w14:textId="34E54ADE" w:rsidR="005953FD" w:rsidRDefault="00FA47E2" w:rsidP="00501BAA">
            <w:pPr>
              <w:rPr>
                <w:b/>
                <w:lang w:val="en-US"/>
              </w:rPr>
            </w:pPr>
            <w:r w:rsidRPr="00FA47E2">
              <w:t>1. Truy cập trang chủ của website.</w:t>
            </w:r>
          </w:p>
        </w:tc>
        <w:tc>
          <w:tcPr>
            <w:tcW w:w="2306" w:type="pct"/>
            <w:tcMar>
              <w:top w:w="100" w:type="dxa"/>
              <w:left w:w="100" w:type="dxa"/>
              <w:bottom w:w="100" w:type="dxa"/>
              <w:right w:w="100" w:type="dxa"/>
            </w:tcMar>
          </w:tcPr>
          <w:p w14:paraId="71390A01" w14:textId="71698CD0" w:rsidR="005953FD" w:rsidRDefault="2AD621CB" w:rsidP="00501BAA">
            <w:r w:rsidRPr="2AD621CB">
              <w:rPr>
                <w:lang w:val="en-US"/>
              </w:rPr>
              <w:t>2. Tải danh sách tin nổi bật và 10 sản phẩm mới nhất.</w:t>
            </w:r>
          </w:p>
        </w:tc>
      </w:tr>
      <w:tr w:rsidR="00220448" w14:paraId="26EE9A3E" w14:textId="77777777" w:rsidTr="2AD621CB">
        <w:trPr>
          <w:trHeight w:val="161"/>
        </w:trPr>
        <w:tc>
          <w:tcPr>
            <w:tcW w:w="2694" w:type="pct"/>
            <w:tcMar>
              <w:top w:w="100" w:type="dxa"/>
              <w:left w:w="100" w:type="dxa"/>
              <w:bottom w:w="100" w:type="dxa"/>
              <w:right w:w="100" w:type="dxa"/>
            </w:tcMar>
          </w:tcPr>
          <w:p w14:paraId="02E852D8" w14:textId="77777777" w:rsidR="00220448" w:rsidRPr="00FA47E2" w:rsidRDefault="00220448" w:rsidP="00501BAA"/>
        </w:tc>
        <w:tc>
          <w:tcPr>
            <w:tcW w:w="2306" w:type="pct"/>
            <w:tcMar>
              <w:top w:w="100" w:type="dxa"/>
              <w:left w:w="100" w:type="dxa"/>
              <w:bottom w:w="100" w:type="dxa"/>
              <w:right w:w="100" w:type="dxa"/>
            </w:tcMar>
          </w:tcPr>
          <w:p w14:paraId="25BEE1F1" w14:textId="6B095F1D" w:rsidR="00220448" w:rsidRPr="00F66939" w:rsidRDefault="2AD621CB" w:rsidP="00501BAA">
            <w:r w:rsidRPr="2AD621CB">
              <w:rPr>
                <w:lang w:val="en-US"/>
              </w:rPr>
              <w:t>3. Kiểm tra trạng thái đăng nhập của người dùng.</w:t>
            </w:r>
          </w:p>
        </w:tc>
      </w:tr>
      <w:tr w:rsidR="005953FD" w14:paraId="61D27A50" w14:textId="77777777" w:rsidTr="2AD621CB">
        <w:trPr>
          <w:trHeight w:val="16"/>
        </w:trPr>
        <w:tc>
          <w:tcPr>
            <w:tcW w:w="2694" w:type="pct"/>
            <w:tcMar>
              <w:top w:w="100" w:type="dxa"/>
              <w:left w:w="100" w:type="dxa"/>
              <w:bottom w:w="100" w:type="dxa"/>
              <w:right w:w="100" w:type="dxa"/>
            </w:tcMar>
          </w:tcPr>
          <w:p w14:paraId="590EC790" w14:textId="4D84D54B" w:rsidR="005953FD" w:rsidRPr="00976CE7" w:rsidRDefault="005953FD" w:rsidP="00501BAA">
            <w:pPr>
              <w:rPr>
                <w:lang w:val="en-US"/>
              </w:rPr>
            </w:pPr>
          </w:p>
        </w:tc>
        <w:tc>
          <w:tcPr>
            <w:tcW w:w="2306" w:type="pct"/>
            <w:tcMar>
              <w:top w:w="100" w:type="dxa"/>
              <w:left w:w="100" w:type="dxa"/>
              <w:bottom w:w="100" w:type="dxa"/>
              <w:right w:w="100" w:type="dxa"/>
            </w:tcMar>
          </w:tcPr>
          <w:p w14:paraId="270ABBC7" w14:textId="3763BCDC" w:rsidR="005953FD" w:rsidRPr="00976CE7" w:rsidRDefault="00220448" w:rsidP="00501BAA">
            <w:pPr>
              <w:rPr>
                <w:lang w:val="en-US"/>
              </w:rPr>
            </w:pPr>
            <w:r>
              <w:rPr>
                <w:bCs/>
              </w:rPr>
              <w:t>4</w:t>
            </w:r>
            <w:r w:rsidR="00F66939" w:rsidRPr="00F66939">
              <w:rPr>
                <w:bCs/>
              </w:rPr>
              <w:t>. Hiển thị trang chủ gồm: thanh tiêu đề, khu vực tin nổi bật (Carousel), danh sách 10 sản phẩm mới nhất, và phần chân trang.</w:t>
            </w:r>
          </w:p>
        </w:tc>
      </w:tr>
      <w:tr w:rsidR="005953FD" w14:paraId="0443D983"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744488DF" w14:textId="77777777" w:rsidR="005953FD" w:rsidRDefault="005953FD" w:rsidP="00501BAA">
            <w:r w:rsidRPr="57F0573F">
              <w:rPr>
                <w:b/>
                <w:lang w:val="en-US"/>
              </w:rPr>
              <w:t>Luồng sự kiện thay thế:</w:t>
            </w:r>
          </w:p>
        </w:tc>
      </w:tr>
      <w:tr w:rsidR="005953FD" w14:paraId="16290E9A" w14:textId="77777777" w:rsidTr="2AD621CB">
        <w:trPr>
          <w:trHeight w:val="16"/>
        </w:trPr>
        <w:tc>
          <w:tcPr>
            <w:tcW w:w="2694" w:type="pct"/>
            <w:tcMar>
              <w:top w:w="100" w:type="dxa"/>
              <w:left w:w="100" w:type="dxa"/>
              <w:bottom w:w="100" w:type="dxa"/>
              <w:right w:w="100" w:type="dxa"/>
            </w:tcMar>
          </w:tcPr>
          <w:p w14:paraId="39FC2BDD" w14:textId="2EBBCAFF" w:rsidR="005953FD" w:rsidRPr="00055229" w:rsidRDefault="005953FD" w:rsidP="00501BAA"/>
        </w:tc>
        <w:tc>
          <w:tcPr>
            <w:tcW w:w="2306" w:type="pct"/>
            <w:tcMar>
              <w:top w:w="20" w:type="dxa"/>
              <w:left w:w="20" w:type="dxa"/>
              <w:bottom w:w="20" w:type="dxa"/>
              <w:right w:w="20" w:type="dxa"/>
            </w:tcMar>
          </w:tcPr>
          <w:p w14:paraId="1A2B9CBF" w14:textId="75D1B391" w:rsidR="005953FD" w:rsidRPr="00055229" w:rsidRDefault="2AD621CB" w:rsidP="00501BAA">
            <w:r w:rsidRPr="2AD621CB">
              <w:rPr>
                <w:lang w:val="en-US"/>
              </w:rPr>
              <w:t>4.1. Hiển thị tên tài khoản ở thanh tiêu đề thay vì liên kết đăng nhập.</w:t>
            </w:r>
          </w:p>
        </w:tc>
      </w:tr>
      <w:tr w:rsidR="005953FD" w14:paraId="344FDF1F"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008CCAE2" w14:textId="77777777" w:rsidR="005953FD" w:rsidRPr="00055229" w:rsidRDefault="005953FD" w:rsidP="00501BAA">
            <w:r w:rsidRPr="57F0573F">
              <w:rPr>
                <w:b/>
                <w:lang w:val="en-US"/>
              </w:rPr>
              <w:t>Luồng sự kiện ngoại lệ:</w:t>
            </w:r>
          </w:p>
        </w:tc>
      </w:tr>
      <w:tr w:rsidR="005953FD" w14:paraId="025C5253" w14:textId="77777777" w:rsidTr="2AD621CB">
        <w:trPr>
          <w:trHeight w:val="18"/>
        </w:trPr>
        <w:tc>
          <w:tcPr>
            <w:tcW w:w="2694" w:type="pct"/>
            <w:tcMar>
              <w:top w:w="100" w:type="dxa"/>
              <w:left w:w="100" w:type="dxa"/>
              <w:bottom w:w="100" w:type="dxa"/>
              <w:right w:w="100" w:type="dxa"/>
            </w:tcMar>
          </w:tcPr>
          <w:p w14:paraId="772F89BE" w14:textId="4C776AA5" w:rsidR="005953FD" w:rsidRDefault="005953FD" w:rsidP="00501BAA"/>
        </w:tc>
        <w:tc>
          <w:tcPr>
            <w:tcW w:w="2306" w:type="pct"/>
            <w:tcMar>
              <w:top w:w="20" w:type="dxa"/>
              <w:left w:w="20" w:type="dxa"/>
              <w:bottom w:w="20" w:type="dxa"/>
              <w:right w:w="20" w:type="dxa"/>
            </w:tcMar>
          </w:tcPr>
          <w:p w14:paraId="75C42F6D" w14:textId="75294CE2" w:rsidR="005953FD" w:rsidRPr="00055229" w:rsidRDefault="005953FD" w:rsidP="00501BAA"/>
        </w:tc>
      </w:tr>
    </w:tbl>
    <w:p w14:paraId="53AA76B5" w14:textId="77777777" w:rsidR="006E6338" w:rsidRPr="006E6338" w:rsidRDefault="006E6338" w:rsidP="006E6338">
      <w:pPr>
        <w:rPr>
          <w:lang w:val="en-US"/>
        </w:rPr>
      </w:pPr>
    </w:p>
    <w:p w14:paraId="6133F781" w14:textId="0ADB9C5B" w:rsidR="005953FD" w:rsidRDefault="005953FD" w:rsidP="004743F3">
      <w:pPr>
        <w:pStyle w:val="ListParagraph"/>
        <w:numPr>
          <w:ilvl w:val="0"/>
          <w:numId w:val="47"/>
        </w:numPr>
        <w:rPr>
          <w:lang w:val="en-US"/>
        </w:rPr>
      </w:pPr>
      <w:r w:rsidRPr="00126AC3">
        <w:rPr>
          <w:lang w:val="en-US"/>
        </w:rPr>
        <w:t>Activity Diagram</w:t>
      </w:r>
    </w:p>
    <w:p w14:paraId="0F41E015" w14:textId="7689B29F" w:rsidR="00647EAC" w:rsidRPr="00647EAC" w:rsidRDefault="000728A2" w:rsidP="00647EAC">
      <w:pPr>
        <w:rPr>
          <w:lang w:val="en-US"/>
        </w:rPr>
      </w:pPr>
      <w:r>
        <w:rPr>
          <w:noProof/>
        </w:rPr>
        <w:drawing>
          <wp:inline distT="0" distB="0" distL="0" distR="0" wp14:anchorId="34DCDC43" wp14:editId="4AEA65D8">
            <wp:extent cx="5732145" cy="3384550"/>
            <wp:effectExtent l="0" t="0" r="1905" b="6350"/>
            <wp:docPr id="21"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3384550"/>
                    </a:xfrm>
                    <a:prstGeom prst="rect">
                      <a:avLst/>
                    </a:prstGeom>
                    <a:noFill/>
                    <a:ln>
                      <a:noFill/>
                    </a:ln>
                  </pic:spPr>
                </pic:pic>
              </a:graphicData>
            </a:graphic>
          </wp:inline>
        </w:drawing>
      </w:r>
    </w:p>
    <w:p w14:paraId="077A7A16" w14:textId="2809B3CC" w:rsidR="00724287" w:rsidRDefault="2AD621CB" w:rsidP="004743F3">
      <w:pPr>
        <w:pStyle w:val="ListParagraph"/>
        <w:numPr>
          <w:ilvl w:val="0"/>
          <w:numId w:val="47"/>
        </w:numPr>
        <w:rPr>
          <w:lang w:val="en-US"/>
        </w:rPr>
      </w:pPr>
      <w:r w:rsidRPr="2AD621CB">
        <w:rPr>
          <w:lang w:val="en-US"/>
        </w:rPr>
        <w:t>Sequence Diagram</w:t>
      </w:r>
    </w:p>
    <w:p w14:paraId="399EFC76" w14:textId="337DDA0F" w:rsidR="2AD621CB" w:rsidRDefault="2AD621CB" w:rsidP="2AD621CB">
      <w:pPr>
        <w:rPr>
          <w:lang w:val="en-US"/>
        </w:rPr>
      </w:pPr>
    </w:p>
    <w:p w14:paraId="73A84AC7" w14:textId="1571DEDB" w:rsidR="005953FD" w:rsidRPr="005953FD" w:rsidRDefault="00777A7D" w:rsidP="005953FD">
      <w:pPr>
        <w:pStyle w:val="ListParagraph"/>
        <w:rPr>
          <w:lang w:val="en-US"/>
        </w:rPr>
      </w:pPr>
      <w:r>
        <w:rPr>
          <w:noProof/>
        </w:rPr>
        <w:lastRenderedPageBreak/>
        <w:drawing>
          <wp:inline distT="0" distB="0" distL="0" distR="0" wp14:anchorId="45F05C92" wp14:editId="5B77C98A">
            <wp:extent cx="5732145" cy="3115310"/>
            <wp:effectExtent l="0" t="0" r="1905" b="8890"/>
            <wp:docPr id="26"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2145" cy="3115310"/>
                    </a:xfrm>
                    <a:prstGeom prst="rect">
                      <a:avLst/>
                    </a:prstGeom>
                    <a:noFill/>
                    <a:ln>
                      <a:noFill/>
                    </a:ln>
                  </pic:spPr>
                </pic:pic>
              </a:graphicData>
            </a:graphic>
          </wp:inline>
        </w:drawing>
      </w:r>
    </w:p>
    <w:p w14:paraId="71F631D7" w14:textId="12F1A369" w:rsidR="00630910" w:rsidRDefault="00630910" w:rsidP="00E91573">
      <w:pPr>
        <w:pStyle w:val="Heading3"/>
        <w:rPr>
          <w:lang w:val="en-US"/>
        </w:rPr>
      </w:pPr>
      <w:r w:rsidRPr="00630910">
        <w:rPr>
          <w:lang w:val="en-US"/>
        </w:rPr>
        <w:t>G-02</w:t>
      </w:r>
      <w:r>
        <w:rPr>
          <w:lang w:val="en-US"/>
        </w:rPr>
        <w:t>_</w:t>
      </w:r>
      <w:r w:rsidRPr="00630910">
        <w:rPr>
          <w:lang w:val="en-US"/>
        </w:rPr>
        <w:t>Xem danh sách sản phẩm</w:t>
      </w:r>
    </w:p>
    <w:p w14:paraId="22CF5D9D" w14:textId="7DB8AC7E" w:rsidR="00C12B3B" w:rsidRDefault="00C12B3B" w:rsidP="004743F3">
      <w:pPr>
        <w:pStyle w:val="ListParagraph"/>
        <w:numPr>
          <w:ilvl w:val="0"/>
          <w:numId w:val="42"/>
        </w:numPr>
        <w:rPr>
          <w:lang w:val="en-US"/>
        </w:rPr>
      </w:pPr>
      <w:r>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42"/>
        <w:gridCol w:w="4575"/>
      </w:tblGrid>
      <w:tr w:rsidR="00102B65" w14:paraId="23ECB5E8" w14:textId="77777777" w:rsidTr="531BB2DB">
        <w:trPr>
          <w:trHeight w:val="113"/>
        </w:trPr>
        <w:tc>
          <w:tcPr>
            <w:tcW w:w="5000" w:type="pct"/>
            <w:gridSpan w:val="2"/>
            <w:tcMar>
              <w:top w:w="100" w:type="dxa"/>
              <w:left w:w="100" w:type="dxa"/>
              <w:bottom w:w="100" w:type="dxa"/>
              <w:right w:w="100" w:type="dxa"/>
            </w:tcMar>
          </w:tcPr>
          <w:p w14:paraId="2AA20028" w14:textId="2ACE3FE7" w:rsidR="00102B65" w:rsidRDefault="00102B65" w:rsidP="009B7A4C">
            <w:r w:rsidRPr="00782410">
              <w:rPr>
                <w:b/>
                <w:bCs/>
              </w:rPr>
              <w:t>UCID:</w:t>
            </w:r>
            <w:r>
              <w:t xml:space="preserve"> </w:t>
            </w:r>
            <w:r w:rsidR="00FF7CD3">
              <w:t>G-02</w:t>
            </w:r>
          </w:p>
        </w:tc>
      </w:tr>
      <w:tr w:rsidR="00102B65" w14:paraId="09E34CC3" w14:textId="77777777" w:rsidTr="531BB2DB">
        <w:trPr>
          <w:trHeight w:val="113"/>
        </w:trPr>
        <w:tc>
          <w:tcPr>
            <w:tcW w:w="5000" w:type="pct"/>
            <w:gridSpan w:val="2"/>
            <w:tcMar>
              <w:top w:w="100" w:type="dxa"/>
              <w:left w:w="100" w:type="dxa"/>
              <w:bottom w:w="100" w:type="dxa"/>
              <w:right w:w="100" w:type="dxa"/>
            </w:tcMar>
          </w:tcPr>
          <w:p w14:paraId="4B0B41AC" w14:textId="4360E41F" w:rsidR="00102B65" w:rsidRDefault="00102B65" w:rsidP="009B7A4C">
            <w:pPr>
              <w:rPr>
                <w:b/>
                <w:lang w:val="en-US"/>
              </w:rPr>
            </w:pPr>
            <w:r w:rsidRPr="30CBE066">
              <w:rPr>
                <w:b/>
                <w:lang w:val="en-US"/>
              </w:rPr>
              <w:t>Tên Usecase:</w:t>
            </w:r>
            <w:r w:rsidRPr="30CBE066">
              <w:rPr>
                <w:lang w:val="en-US"/>
              </w:rPr>
              <w:t xml:space="preserve"> </w:t>
            </w:r>
            <w:r w:rsidR="00941C43" w:rsidRPr="00D46256">
              <w:t>Xem danh sách sản phẩm</w:t>
            </w:r>
          </w:p>
        </w:tc>
      </w:tr>
      <w:tr w:rsidR="00102B65" w14:paraId="7A1C2F84" w14:textId="77777777" w:rsidTr="531BB2DB">
        <w:trPr>
          <w:trHeight w:val="206"/>
        </w:trPr>
        <w:tc>
          <w:tcPr>
            <w:tcW w:w="5000" w:type="pct"/>
            <w:gridSpan w:val="2"/>
            <w:tcMar>
              <w:top w:w="100" w:type="dxa"/>
              <w:left w:w="100" w:type="dxa"/>
              <w:bottom w:w="100" w:type="dxa"/>
              <w:right w:w="100" w:type="dxa"/>
            </w:tcMar>
          </w:tcPr>
          <w:p w14:paraId="7004902E" w14:textId="1F5F0C49" w:rsidR="00102B65" w:rsidRDefault="00102B65" w:rsidP="009B7A4C">
            <w:pPr>
              <w:rPr>
                <w:b/>
                <w:lang w:val="en-US"/>
              </w:rPr>
            </w:pPr>
            <w:r w:rsidRPr="30CBE066">
              <w:rPr>
                <w:b/>
                <w:lang w:val="en-US"/>
              </w:rPr>
              <w:t>Mô tả sơ lược:</w:t>
            </w:r>
            <w:r w:rsidRPr="30CBE066">
              <w:rPr>
                <w:lang w:val="en-US"/>
              </w:rPr>
              <w:t xml:space="preserve"> </w:t>
            </w:r>
            <w:r w:rsidR="00D8563F" w:rsidRPr="00D46256">
              <w:t>Người dùng thực hiện xem danh sách các sản phẩm, thực hiện phân trang, sắp xếp hoặc áp dụng bộ lọc để tìm kiếm sản phẩm phù hợp.</w:t>
            </w:r>
          </w:p>
        </w:tc>
      </w:tr>
      <w:tr w:rsidR="00102B65" w14:paraId="11D5F26C" w14:textId="77777777" w:rsidTr="531BB2DB">
        <w:trPr>
          <w:trHeight w:val="16"/>
        </w:trPr>
        <w:tc>
          <w:tcPr>
            <w:tcW w:w="5000" w:type="pct"/>
            <w:gridSpan w:val="2"/>
            <w:tcMar>
              <w:top w:w="100" w:type="dxa"/>
              <w:left w:w="100" w:type="dxa"/>
              <w:bottom w:w="100" w:type="dxa"/>
              <w:right w:w="100" w:type="dxa"/>
            </w:tcMar>
          </w:tcPr>
          <w:p w14:paraId="2657D011" w14:textId="2780E9DB" w:rsidR="00102B65" w:rsidRDefault="00102B65" w:rsidP="009B7A4C">
            <w:pPr>
              <w:rPr>
                <w:b/>
                <w:lang w:val="en-US"/>
              </w:rPr>
            </w:pPr>
            <w:r w:rsidRPr="30CBE066">
              <w:rPr>
                <w:b/>
                <w:lang w:val="en-US"/>
              </w:rPr>
              <w:t>Actor chính:</w:t>
            </w:r>
            <w:r w:rsidRPr="30CBE066">
              <w:rPr>
                <w:lang w:val="en-US"/>
              </w:rPr>
              <w:t xml:space="preserve"> </w:t>
            </w:r>
            <w:r w:rsidR="001C3EC0" w:rsidRPr="00D46256">
              <w:t>Guest (Khách vãng lai / Người dùng chưa đăng nhập) hoặc Người dùng hệ thống</w:t>
            </w:r>
          </w:p>
        </w:tc>
      </w:tr>
      <w:tr w:rsidR="00102B65" w14:paraId="413BCF43" w14:textId="77777777" w:rsidTr="531BB2DB">
        <w:trPr>
          <w:trHeight w:val="16"/>
        </w:trPr>
        <w:tc>
          <w:tcPr>
            <w:tcW w:w="5000" w:type="pct"/>
            <w:gridSpan w:val="2"/>
            <w:tcMar>
              <w:top w:w="100" w:type="dxa"/>
              <w:left w:w="100" w:type="dxa"/>
              <w:bottom w:w="100" w:type="dxa"/>
              <w:right w:w="100" w:type="dxa"/>
            </w:tcMar>
          </w:tcPr>
          <w:p w14:paraId="57C1CF55" w14:textId="6B57E213" w:rsidR="00102B65" w:rsidRDefault="00102B65" w:rsidP="009B7A4C">
            <w:pPr>
              <w:rPr>
                <w:b/>
                <w:lang w:val="en-US"/>
              </w:rPr>
            </w:pPr>
            <w:r w:rsidRPr="30CBE066">
              <w:rPr>
                <w:b/>
                <w:lang w:val="en-US"/>
              </w:rPr>
              <w:t>Actor phụ:</w:t>
            </w:r>
            <w:r w:rsidRPr="30CBE066">
              <w:rPr>
                <w:lang w:val="en-US"/>
              </w:rPr>
              <w:t xml:space="preserve"> </w:t>
            </w:r>
            <w:r w:rsidR="002725F3" w:rsidRPr="00D46256">
              <w:t>Không có</w:t>
            </w:r>
          </w:p>
        </w:tc>
      </w:tr>
      <w:tr w:rsidR="00102B65" w14:paraId="2A556241" w14:textId="77777777" w:rsidTr="531BB2DB">
        <w:trPr>
          <w:trHeight w:val="16"/>
        </w:trPr>
        <w:tc>
          <w:tcPr>
            <w:tcW w:w="5000" w:type="pct"/>
            <w:gridSpan w:val="2"/>
            <w:tcMar>
              <w:top w:w="100" w:type="dxa"/>
              <w:left w:w="100" w:type="dxa"/>
              <w:bottom w:w="100" w:type="dxa"/>
              <w:right w:w="100" w:type="dxa"/>
            </w:tcMar>
          </w:tcPr>
          <w:p w14:paraId="2E8B1FF2" w14:textId="26EE4493" w:rsidR="00102B65" w:rsidRDefault="00102B65" w:rsidP="009B7A4C">
            <w:pPr>
              <w:rPr>
                <w:b/>
                <w:lang w:val="en-US"/>
              </w:rPr>
            </w:pPr>
            <w:r w:rsidRPr="30CBE066">
              <w:rPr>
                <w:b/>
                <w:lang w:val="en-US"/>
              </w:rPr>
              <w:t>Tiền điều kiện:</w:t>
            </w:r>
            <w:r w:rsidRPr="30CBE066">
              <w:rPr>
                <w:lang w:val="en-US"/>
              </w:rPr>
              <w:t xml:space="preserve"> </w:t>
            </w:r>
            <w:r w:rsidR="00D16FCB" w:rsidRPr="00D46256">
              <w:t>Hệ thống đã khởi động ổn định; Cơ sở dữ liệu sản phẩm đã sẵn sàng và có dữ liệu.</w:t>
            </w:r>
          </w:p>
        </w:tc>
      </w:tr>
      <w:tr w:rsidR="00102B65" w14:paraId="2DCB4739" w14:textId="77777777" w:rsidTr="531BB2DB">
        <w:trPr>
          <w:trHeight w:val="16"/>
        </w:trPr>
        <w:tc>
          <w:tcPr>
            <w:tcW w:w="5000" w:type="pct"/>
            <w:gridSpan w:val="2"/>
            <w:tcMar>
              <w:top w:w="100" w:type="dxa"/>
              <w:left w:w="100" w:type="dxa"/>
              <w:bottom w:w="100" w:type="dxa"/>
              <w:right w:w="100" w:type="dxa"/>
            </w:tcMar>
          </w:tcPr>
          <w:p w14:paraId="28A71B33" w14:textId="015A8C3C" w:rsidR="00102B65" w:rsidRDefault="00102B65" w:rsidP="009B7A4C">
            <w:pPr>
              <w:rPr>
                <w:b/>
                <w:lang w:val="en-US"/>
              </w:rPr>
            </w:pPr>
            <w:r w:rsidRPr="30CBE066">
              <w:rPr>
                <w:b/>
                <w:lang w:val="en-US"/>
              </w:rPr>
              <w:t>Hậu điều kiện:</w:t>
            </w:r>
            <w:r w:rsidRPr="30CBE066">
              <w:rPr>
                <w:lang w:val="en-US"/>
              </w:rPr>
              <w:t xml:space="preserve"> </w:t>
            </w:r>
            <w:r w:rsidR="00006A63" w:rsidRPr="00D46256">
              <w:t>Danh sách sản phẩm tương ứng được hiển thị chính xác theo các tiêu chí (lọc, sắp xếp, phân trang) trên giao diện.</w:t>
            </w:r>
          </w:p>
        </w:tc>
      </w:tr>
      <w:tr w:rsidR="00102B65" w:rsidRPr="00055229" w14:paraId="1F26C6A5"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6A782B6C" w14:textId="77777777" w:rsidR="00102B65" w:rsidRPr="00055229" w:rsidRDefault="00102B65" w:rsidP="009B7A4C">
            <w:pPr>
              <w:rPr>
                <w:b/>
                <w:lang w:val="en-US"/>
              </w:rPr>
            </w:pPr>
            <w:r w:rsidRPr="57F0573F">
              <w:rPr>
                <w:b/>
                <w:lang w:val="en-US"/>
              </w:rPr>
              <w:t>Luồng sự kiện chính:</w:t>
            </w:r>
          </w:p>
        </w:tc>
      </w:tr>
      <w:tr w:rsidR="00102B65" w:rsidRPr="00055229" w14:paraId="52862EB3" w14:textId="77777777" w:rsidTr="531BB2DB">
        <w:trPr>
          <w:trHeight w:val="18"/>
        </w:trPr>
        <w:tc>
          <w:tcPr>
            <w:tcW w:w="2463" w:type="pct"/>
            <w:tcMar>
              <w:top w:w="100" w:type="dxa"/>
              <w:left w:w="100" w:type="dxa"/>
              <w:bottom w:w="100" w:type="dxa"/>
              <w:right w:w="100" w:type="dxa"/>
            </w:tcMar>
          </w:tcPr>
          <w:p w14:paraId="2D9F7DD0" w14:textId="77777777" w:rsidR="00102B65" w:rsidRPr="00055229" w:rsidRDefault="00102B65" w:rsidP="009B7A4C">
            <w:pPr>
              <w:jc w:val="center"/>
              <w:rPr>
                <w:b/>
                <w:bCs/>
              </w:rPr>
            </w:pPr>
            <w:r>
              <w:rPr>
                <w:b/>
                <w:bCs/>
              </w:rPr>
              <w:t>Actor</w:t>
            </w:r>
          </w:p>
        </w:tc>
        <w:tc>
          <w:tcPr>
            <w:tcW w:w="2537" w:type="pct"/>
            <w:tcMar>
              <w:top w:w="100" w:type="dxa"/>
              <w:left w:w="100" w:type="dxa"/>
              <w:bottom w:w="100" w:type="dxa"/>
              <w:right w:w="100" w:type="dxa"/>
            </w:tcMar>
          </w:tcPr>
          <w:p w14:paraId="5AAA4E2E" w14:textId="77777777" w:rsidR="00102B65" w:rsidRPr="00055229" w:rsidRDefault="00102B65" w:rsidP="009B7A4C">
            <w:pPr>
              <w:jc w:val="center"/>
              <w:rPr>
                <w:b/>
                <w:lang w:val="en-US"/>
              </w:rPr>
            </w:pPr>
            <w:r w:rsidRPr="57F0573F">
              <w:rPr>
                <w:b/>
                <w:lang w:val="en-US"/>
              </w:rPr>
              <w:t>Hệ thống</w:t>
            </w:r>
          </w:p>
        </w:tc>
      </w:tr>
      <w:tr w:rsidR="000C1382" w14:paraId="3E1A211F" w14:textId="77777777" w:rsidTr="531BB2DB">
        <w:trPr>
          <w:trHeight w:val="161"/>
        </w:trPr>
        <w:tc>
          <w:tcPr>
            <w:tcW w:w="2463" w:type="pct"/>
            <w:tcMar>
              <w:top w:w="100" w:type="dxa"/>
              <w:left w:w="100" w:type="dxa"/>
              <w:bottom w:w="100" w:type="dxa"/>
              <w:right w:w="100" w:type="dxa"/>
            </w:tcMar>
          </w:tcPr>
          <w:p w14:paraId="00BA69C4" w14:textId="6FAFD8AB" w:rsidR="000C1382" w:rsidRDefault="000C1382" w:rsidP="000C1382">
            <w:pPr>
              <w:rPr>
                <w:b/>
                <w:lang w:val="en-US"/>
              </w:rPr>
            </w:pPr>
            <w:r w:rsidRPr="00D46256">
              <w:lastRenderedPageBreak/>
              <w:t>1. Kích hoạt hành động truy cập bằng cách mở đường dẫn hoặc nhấn vào menu danh sách sản phẩm.</w:t>
            </w:r>
          </w:p>
        </w:tc>
        <w:tc>
          <w:tcPr>
            <w:tcW w:w="2537" w:type="pct"/>
            <w:tcMar>
              <w:top w:w="100" w:type="dxa"/>
              <w:left w:w="100" w:type="dxa"/>
              <w:bottom w:w="100" w:type="dxa"/>
              <w:right w:w="100" w:type="dxa"/>
            </w:tcMar>
          </w:tcPr>
          <w:p w14:paraId="0A78246D" w14:textId="3B70AB30" w:rsidR="000C1382" w:rsidRDefault="000C1382" w:rsidP="000C1382"/>
        </w:tc>
      </w:tr>
      <w:tr w:rsidR="000C1382" w14:paraId="1F5F9E34" w14:textId="77777777" w:rsidTr="531BB2DB">
        <w:trPr>
          <w:trHeight w:val="16"/>
        </w:trPr>
        <w:tc>
          <w:tcPr>
            <w:tcW w:w="2463" w:type="pct"/>
            <w:tcMar>
              <w:top w:w="100" w:type="dxa"/>
              <w:left w:w="100" w:type="dxa"/>
              <w:bottom w:w="100" w:type="dxa"/>
              <w:right w:w="100" w:type="dxa"/>
            </w:tcMar>
          </w:tcPr>
          <w:p w14:paraId="0B757818" w14:textId="6C642D92" w:rsidR="000C1382" w:rsidRDefault="000C1382" w:rsidP="000C1382">
            <w:pPr>
              <w:rPr>
                <w:b/>
                <w:lang w:val="en-US"/>
              </w:rPr>
            </w:pPr>
          </w:p>
        </w:tc>
        <w:tc>
          <w:tcPr>
            <w:tcW w:w="2537" w:type="pct"/>
            <w:tcMar>
              <w:top w:w="100" w:type="dxa"/>
              <w:left w:w="100" w:type="dxa"/>
              <w:bottom w:w="100" w:type="dxa"/>
              <w:right w:w="100" w:type="dxa"/>
            </w:tcMar>
          </w:tcPr>
          <w:p w14:paraId="348CFA00" w14:textId="1C08B671" w:rsidR="000C1382" w:rsidRDefault="00912B2F" w:rsidP="000C1382">
            <w:pPr>
              <w:rPr>
                <w:b/>
                <w:lang w:val="en-US"/>
              </w:rPr>
            </w:pPr>
            <w:r>
              <w:t>2</w:t>
            </w:r>
            <w:r w:rsidR="000C1382" w:rsidRPr="00D46256">
              <w:t>. Ghi nhận yêu cầu gửi đến hệ thống (gửi request GET /products với các tham số mặc định về phân trang/sắp xếp).</w:t>
            </w:r>
          </w:p>
        </w:tc>
      </w:tr>
      <w:tr w:rsidR="000C1382" w14:paraId="0F3F89E6" w14:textId="77777777" w:rsidTr="531BB2DB">
        <w:trPr>
          <w:trHeight w:val="16"/>
        </w:trPr>
        <w:tc>
          <w:tcPr>
            <w:tcW w:w="2463" w:type="pct"/>
            <w:tcMar>
              <w:top w:w="100" w:type="dxa"/>
              <w:left w:w="100" w:type="dxa"/>
              <w:bottom w:w="100" w:type="dxa"/>
              <w:right w:w="100" w:type="dxa"/>
            </w:tcMar>
          </w:tcPr>
          <w:p w14:paraId="32450051" w14:textId="77777777" w:rsidR="000C1382" w:rsidRDefault="000C1382" w:rsidP="000C1382">
            <w:pPr>
              <w:rPr>
                <w:b/>
                <w:bCs/>
              </w:rPr>
            </w:pPr>
          </w:p>
        </w:tc>
        <w:tc>
          <w:tcPr>
            <w:tcW w:w="2537" w:type="pct"/>
            <w:tcMar>
              <w:top w:w="100" w:type="dxa"/>
              <w:left w:w="100" w:type="dxa"/>
              <w:bottom w:w="100" w:type="dxa"/>
              <w:right w:w="100" w:type="dxa"/>
            </w:tcMar>
          </w:tcPr>
          <w:p w14:paraId="1C29EB96" w14:textId="1A9539A2" w:rsidR="000C1382" w:rsidRDefault="00912B2F" w:rsidP="000C1382">
            <w:r>
              <w:rPr>
                <w:lang w:val="en-US"/>
              </w:rPr>
              <w:t>3</w:t>
            </w:r>
            <w:r w:rsidR="531BB2DB" w:rsidRPr="531BB2DB">
              <w:rPr>
                <w:lang w:val="en-US"/>
              </w:rPr>
              <w:t>. Thực hiện kiểm tra và chuẩn hóa các tham số đầu vào (page, size, sort).</w:t>
            </w:r>
          </w:p>
        </w:tc>
      </w:tr>
      <w:tr w:rsidR="000C1382" w14:paraId="11BBE422" w14:textId="77777777" w:rsidTr="531BB2DB">
        <w:trPr>
          <w:trHeight w:val="16"/>
        </w:trPr>
        <w:tc>
          <w:tcPr>
            <w:tcW w:w="2463" w:type="pct"/>
            <w:tcMar>
              <w:top w:w="100" w:type="dxa"/>
              <w:left w:w="100" w:type="dxa"/>
              <w:bottom w:w="100" w:type="dxa"/>
              <w:right w:w="100" w:type="dxa"/>
            </w:tcMar>
          </w:tcPr>
          <w:p w14:paraId="1399FD12" w14:textId="77777777" w:rsidR="000C1382" w:rsidRDefault="000C1382" w:rsidP="000C1382">
            <w:pPr>
              <w:rPr>
                <w:b/>
                <w:bCs/>
              </w:rPr>
            </w:pPr>
          </w:p>
        </w:tc>
        <w:tc>
          <w:tcPr>
            <w:tcW w:w="2537" w:type="pct"/>
            <w:tcMar>
              <w:top w:w="100" w:type="dxa"/>
              <w:left w:w="100" w:type="dxa"/>
              <w:bottom w:w="100" w:type="dxa"/>
              <w:right w:w="100" w:type="dxa"/>
            </w:tcMar>
          </w:tcPr>
          <w:p w14:paraId="158E5E14" w14:textId="7E43108B" w:rsidR="000C1382" w:rsidRDefault="00912B2F" w:rsidP="000C1382">
            <w:r>
              <w:rPr>
                <w:lang w:val="en-US"/>
              </w:rPr>
              <w:t>4</w:t>
            </w:r>
            <w:r w:rsidR="531BB2DB" w:rsidRPr="531BB2DB">
              <w:rPr>
                <w:lang w:val="en-US"/>
              </w:rPr>
              <w:t>. Thực hiện chuyển tiếp xử lý đến tầng nghiệp vụ, gọi hàm</w:t>
            </w:r>
            <w:r w:rsidR="531BB2DB" w:rsidRPr="531BB2DB">
              <w:rPr>
                <w:lang w:val="en-US"/>
              </w:rPr>
              <w:t xml:space="preserve"> </w:t>
            </w:r>
            <w:r w:rsidR="001C11DB">
              <w:rPr>
                <w:lang w:val="en-US"/>
              </w:rPr>
              <w:t>lấy tất cả sản phẩm</w:t>
            </w:r>
            <w:r w:rsidR="531BB2DB" w:rsidRPr="531BB2DB">
              <w:rPr>
                <w:lang w:val="en-US"/>
              </w:rPr>
              <w:t>.</w:t>
            </w:r>
          </w:p>
        </w:tc>
      </w:tr>
      <w:tr w:rsidR="000C1382" w14:paraId="72168634" w14:textId="77777777" w:rsidTr="531BB2DB">
        <w:trPr>
          <w:trHeight w:val="16"/>
        </w:trPr>
        <w:tc>
          <w:tcPr>
            <w:tcW w:w="2463" w:type="pct"/>
            <w:tcMar>
              <w:top w:w="100" w:type="dxa"/>
              <w:left w:w="100" w:type="dxa"/>
              <w:bottom w:w="100" w:type="dxa"/>
              <w:right w:w="100" w:type="dxa"/>
            </w:tcMar>
          </w:tcPr>
          <w:p w14:paraId="702BAF09" w14:textId="0F7B166D" w:rsidR="000C1382" w:rsidRDefault="000C1382" w:rsidP="000C1382">
            <w:pPr>
              <w:rPr>
                <w:b/>
                <w:lang w:val="en-US"/>
              </w:rPr>
            </w:pPr>
          </w:p>
        </w:tc>
        <w:tc>
          <w:tcPr>
            <w:tcW w:w="2537" w:type="pct"/>
            <w:tcMar>
              <w:top w:w="100" w:type="dxa"/>
              <w:left w:w="100" w:type="dxa"/>
              <w:bottom w:w="100" w:type="dxa"/>
              <w:right w:w="100" w:type="dxa"/>
            </w:tcMar>
          </w:tcPr>
          <w:p w14:paraId="56E6DF6F" w14:textId="639F4CB9" w:rsidR="000C1382" w:rsidRDefault="00912B2F" w:rsidP="000C1382">
            <w:r>
              <w:rPr>
                <w:lang w:val="en-US"/>
              </w:rPr>
              <w:t>5</w:t>
            </w:r>
            <w:r w:rsidR="531BB2DB" w:rsidRPr="531BB2DB">
              <w:rPr>
                <w:lang w:val="en-US"/>
              </w:rPr>
              <w:t>. Thực hiện truy vấn dữ liệu phân trang từ database thông qua</w:t>
            </w:r>
            <w:r w:rsidR="531BB2DB" w:rsidRPr="531BB2DB">
              <w:rPr>
                <w:lang w:val="en-US"/>
              </w:rPr>
              <w:t xml:space="preserve"> </w:t>
            </w:r>
            <w:r w:rsidR="001C11DB">
              <w:rPr>
                <w:lang w:val="en-US"/>
              </w:rPr>
              <w:t>hàm</w:t>
            </w:r>
            <w:r w:rsidR="531BB2DB" w:rsidRPr="531BB2DB">
              <w:rPr>
                <w:lang w:val="en-US"/>
              </w:rPr>
              <w:t xml:space="preserve"> để lấy danh sách các thực thể sản phẩm.</w:t>
            </w:r>
          </w:p>
        </w:tc>
      </w:tr>
      <w:tr w:rsidR="00102B65" w14:paraId="35914893" w14:textId="77777777" w:rsidTr="531BB2DB">
        <w:trPr>
          <w:trHeight w:val="18"/>
        </w:trPr>
        <w:tc>
          <w:tcPr>
            <w:tcW w:w="5000" w:type="pct"/>
            <w:gridSpan w:val="2"/>
            <w:shd w:val="clear" w:color="auto" w:fill="F2F2F2" w:themeFill="background1" w:themeFillShade="F2"/>
            <w:tcMar>
              <w:top w:w="100" w:type="dxa"/>
              <w:left w:w="100" w:type="dxa"/>
              <w:bottom w:w="100" w:type="dxa"/>
              <w:right w:w="100" w:type="dxa"/>
            </w:tcMar>
          </w:tcPr>
          <w:p w14:paraId="652773C5" w14:textId="77777777" w:rsidR="00102B65" w:rsidRDefault="00102B65" w:rsidP="009B7A4C">
            <w:r w:rsidRPr="57F0573F">
              <w:rPr>
                <w:b/>
                <w:lang w:val="en-US"/>
              </w:rPr>
              <w:t>Luồng sự kiện thay thế:</w:t>
            </w:r>
          </w:p>
        </w:tc>
      </w:tr>
      <w:tr w:rsidR="00346659" w:rsidRPr="00055229" w14:paraId="2FAB1818" w14:textId="77777777" w:rsidTr="531BB2DB">
        <w:trPr>
          <w:trHeight w:val="16"/>
        </w:trPr>
        <w:tc>
          <w:tcPr>
            <w:tcW w:w="2463" w:type="pct"/>
            <w:tcMar>
              <w:top w:w="100" w:type="dxa"/>
              <w:left w:w="100" w:type="dxa"/>
              <w:bottom w:w="100" w:type="dxa"/>
              <w:right w:w="100" w:type="dxa"/>
            </w:tcMar>
          </w:tcPr>
          <w:p w14:paraId="2199FA7C" w14:textId="1E2B1554" w:rsidR="00346659" w:rsidRPr="00055229" w:rsidRDefault="531BB2DB" w:rsidP="00346659">
            <w:r w:rsidRPr="531BB2DB">
              <w:rPr>
                <w:b/>
                <w:bCs/>
                <w:lang w:val="en-US"/>
              </w:rPr>
              <w:t>Kịch bản A:</w:t>
            </w:r>
            <w:r w:rsidRPr="531BB2DB">
              <w:rPr>
                <w:lang w:val="en-US"/>
              </w:rPr>
              <w:t xml:space="preserve"> Người dùng thay đổi tiêu chí sắp xếp hoặc thực hiện phân trang.</w:t>
            </w:r>
          </w:p>
        </w:tc>
        <w:tc>
          <w:tcPr>
            <w:tcW w:w="2537" w:type="pct"/>
            <w:tcMar>
              <w:top w:w="20" w:type="dxa"/>
              <w:left w:w="20" w:type="dxa"/>
              <w:bottom w:w="20" w:type="dxa"/>
              <w:right w:w="20" w:type="dxa"/>
            </w:tcMar>
          </w:tcPr>
          <w:p w14:paraId="2B2B1AAD" w14:textId="5F0B32BE" w:rsidR="00346659" w:rsidRPr="00055229" w:rsidRDefault="531BB2DB" w:rsidP="00346659">
            <w:r w:rsidRPr="531BB2DB">
              <w:rPr>
                <w:lang w:val="en-US"/>
              </w:rPr>
              <w:t>Ghi nhận các tham số phân trang mới, thực hiện lại quy trình truy vấn dữ liệu từ bước 3 của luồng chính và tiến hành cập nhật lại phần danh sách hiển thị trên giao diện.</w:t>
            </w:r>
          </w:p>
        </w:tc>
      </w:tr>
      <w:tr w:rsidR="00346659" w:rsidRPr="00055229" w14:paraId="67328ED5" w14:textId="77777777" w:rsidTr="531BB2DB">
        <w:trPr>
          <w:trHeight w:val="16"/>
        </w:trPr>
        <w:tc>
          <w:tcPr>
            <w:tcW w:w="2463" w:type="pct"/>
            <w:tcMar>
              <w:top w:w="100" w:type="dxa"/>
              <w:left w:w="100" w:type="dxa"/>
              <w:bottom w:w="100" w:type="dxa"/>
              <w:right w:w="100" w:type="dxa"/>
            </w:tcMar>
          </w:tcPr>
          <w:p w14:paraId="51C821DE" w14:textId="511BCD66" w:rsidR="00346659" w:rsidRPr="00055229" w:rsidRDefault="531BB2DB" w:rsidP="00346659">
            <w:r w:rsidRPr="531BB2DB">
              <w:rPr>
                <w:b/>
                <w:bCs/>
                <w:lang w:val="en-US"/>
              </w:rPr>
              <w:t>Kịch bản B:</w:t>
            </w:r>
            <w:r w:rsidRPr="531BB2DB">
              <w:rPr>
                <w:lang w:val="en-US"/>
              </w:rPr>
              <w:t xml:space="preserve"> Người dùng áp dụng một bộ lọc không có sản phẩm nào thỏa mãn.</w:t>
            </w:r>
          </w:p>
        </w:tc>
        <w:tc>
          <w:tcPr>
            <w:tcW w:w="2537" w:type="pct"/>
            <w:tcMar>
              <w:top w:w="20" w:type="dxa"/>
              <w:left w:w="20" w:type="dxa"/>
              <w:bottom w:w="20" w:type="dxa"/>
              <w:right w:w="20" w:type="dxa"/>
            </w:tcMar>
          </w:tcPr>
          <w:p w14:paraId="05C810A0" w14:textId="4B721CE9" w:rsidR="00346659" w:rsidRPr="00055229" w:rsidRDefault="531BB2DB" w:rsidP="00346659">
            <w:r w:rsidRPr="531BB2DB">
              <w:rPr>
                <w:lang w:val="en-US"/>
              </w:rPr>
              <w:t>Thực hiện truy vấn theo điều kiện lọc, trả về danh sách trống và tiến hành hiển thị thông báo "Không tìm thấy sản phẩm nào phù hợp" trên giao diện.</w:t>
            </w:r>
          </w:p>
        </w:tc>
      </w:tr>
      <w:tr w:rsidR="00102B65" w:rsidRPr="00055229" w14:paraId="4F44A489"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553E3A05" w14:textId="77777777" w:rsidR="00102B65" w:rsidRPr="00055229" w:rsidRDefault="00102B65" w:rsidP="009B7A4C">
            <w:r w:rsidRPr="57F0573F">
              <w:rPr>
                <w:b/>
                <w:lang w:val="en-US"/>
              </w:rPr>
              <w:t>Luồng sự kiện ngoại lệ:</w:t>
            </w:r>
          </w:p>
        </w:tc>
      </w:tr>
      <w:tr w:rsidR="005932F5" w:rsidRPr="00055229" w14:paraId="2AC6129F" w14:textId="77777777" w:rsidTr="531BB2DB">
        <w:trPr>
          <w:trHeight w:val="18"/>
        </w:trPr>
        <w:tc>
          <w:tcPr>
            <w:tcW w:w="2463" w:type="pct"/>
            <w:tcMar>
              <w:top w:w="100" w:type="dxa"/>
              <w:left w:w="100" w:type="dxa"/>
              <w:bottom w:w="100" w:type="dxa"/>
              <w:right w:w="100" w:type="dxa"/>
            </w:tcMar>
          </w:tcPr>
          <w:p w14:paraId="176909FE" w14:textId="159218F6" w:rsidR="005932F5" w:rsidRDefault="531BB2DB" w:rsidP="005932F5">
            <w:r w:rsidRPr="531BB2DB">
              <w:rPr>
                <w:b/>
                <w:bCs/>
                <w:lang w:val="en-US"/>
              </w:rPr>
              <w:t>Kịch bản A:</w:t>
            </w:r>
            <w:r w:rsidRPr="531BB2DB">
              <w:rPr>
                <w:lang w:val="en-US"/>
              </w:rPr>
              <w:t xml:space="preserve"> Xảy ra sự cố kết nối Cơ sở dữ liệu hoặc lỗi hệ thống đột xuất.</w:t>
            </w:r>
          </w:p>
        </w:tc>
        <w:tc>
          <w:tcPr>
            <w:tcW w:w="2537" w:type="pct"/>
            <w:tcMar>
              <w:top w:w="20" w:type="dxa"/>
              <w:left w:w="20" w:type="dxa"/>
              <w:bottom w:w="20" w:type="dxa"/>
              <w:right w:w="20" w:type="dxa"/>
            </w:tcMar>
          </w:tcPr>
          <w:p w14:paraId="33B1102B" w14:textId="0EAFED77" w:rsidR="005932F5" w:rsidRPr="00055229" w:rsidRDefault="531BB2DB" w:rsidP="005932F5">
            <w:r w:rsidRPr="531BB2DB">
              <w:rPr>
                <w:lang w:val="en-US"/>
              </w:rPr>
              <w:t xml:space="preserve">Thực hiện ghi log lỗi chi tiết tại server, tiến hành bắt ngoại lệ và điều hướng người </w:t>
            </w:r>
            <w:r w:rsidRPr="531BB2DB">
              <w:rPr>
                <w:lang w:val="en-US"/>
              </w:rPr>
              <w:lastRenderedPageBreak/>
              <w:t>dùng sang giao diện thông báo lỗi hệ thống mặc định (Error Page).</w:t>
            </w:r>
          </w:p>
        </w:tc>
      </w:tr>
    </w:tbl>
    <w:p w14:paraId="60F5EB79" w14:textId="17320913" w:rsidR="00BD0EF4" w:rsidRDefault="00EA585C" w:rsidP="004743F3">
      <w:pPr>
        <w:pStyle w:val="ListParagraph"/>
        <w:numPr>
          <w:ilvl w:val="0"/>
          <w:numId w:val="42"/>
        </w:numPr>
        <w:rPr>
          <w:lang w:val="en-US"/>
        </w:rPr>
      </w:pPr>
      <w:r>
        <w:rPr>
          <w:lang w:val="en-US"/>
        </w:rPr>
        <w:lastRenderedPageBreak/>
        <w:t>Activity Diagram:</w:t>
      </w:r>
    </w:p>
    <w:p w14:paraId="7BCDD2AD" w14:textId="354BE3D3" w:rsidR="00EA585C" w:rsidRPr="00EA585C" w:rsidRDefault="000E589A" w:rsidP="000E589A">
      <w:pPr>
        <w:jc w:val="center"/>
        <w:rPr>
          <w:lang w:val="en-US"/>
        </w:rPr>
      </w:pPr>
      <w:r>
        <w:rPr>
          <w:noProof/>
        </w:rPr>
        <w:drawing>
          <wp:inline distT="0" distB="0" distL="0" distR="0" wp14:anchorId="3B6FF1F7" wp14:editId="50A2622D">
            <wp:extent cx="5343525" cy="6696075"/>
            <wp:effectExtent l="0" t="0" r="9525" b="9525"/>
            <wp:docPr id="1411798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3525" cy="6696075"/>
                    </a:xfrm>
                    <a:prstGeom prst="rect">
                      <a:avLst/>
                    </a:prstGeom>
                    <a:noFill/>
                    <a:ln>
                      <a:noFill/>
                    </a:ln>
                  </pic:spPr>
                </pic:pic>
              </a:graphicData>
            </a:graphic>
          </wp:inline>
        </w:drawing>
      </w:r>
    </w:p>
    <w:p w14:paraId="23E03ADB" w14:textId="1CED229C" w:rsidR="00EA585C" w:rsidRDefault="00EA585C" w:rsidP="004743F3">
      <w:pPr>
        <w:pStyle w:val="ListParagraph"/>
        <w:numPr>
          <w:ilvl w:val="0"/>
          <w:numId w:val="42"/>
        </w:numPr>
        <w:rPr>
          <w:lang w:val="en-US"/>
        </w:rPr>
      </w:pPr>
      <w:r>
        <w:rPr>
          <w:lang w:val="en-US"/>
        </w:rPr>
        <w:t>Sequence Diagram:</w:t>
      </w:r>
    </w:p>
    <w:p w14:paraId="2619817E" w14:textId="0AA0DEEE" w:rsidR="000E589A" w:rsidRPr="000E589A" w:rsidRDefault="009775C9" w:rsidP="009775C9">
      <w:pPr>
        <w:jc w:val="center"/>
        <w:rPr>
          <w:lang w:val="en-US"/>
        </w:rPr>
      </w:pPr>
      <w:r>
        <w:rPr>
          <w:noProof/>
        </w:rPr>
        <w:lastRenderedPageBreak/>
        <w:drawing>
          <wp:inline distT="0" distB="0" distL="0" distR="0" wp14:anchorId="5894FC5E" wp14:editId="5D89327A">
            <wp:extent cx="5732145" cy="1692961"/>
            <wp:effectExtent l="0" t="0" r="1905" b="2540"/>
            <wp:docPr id="798258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2145" cy="1692961"/>
                    </a:xfrm>
                    <a:prstGeom prst="rect">
                      <a:avLst/>
                    </a:prstGeom>
                    <a:noFill/>
                    <a:ln>
                      <a:noFill/>
                    </a:ln>
                  </pic:spPr>
                </pic:pic>
              </a:graphicData>
            </a:graphic>
          </wp:inline>
        </w:drawing>
      </w:r>
    </w:p>
    <w:p w14:paraId="0CE2F49A" w14:textId="11F6F16D" w:rsidR="00630910" w:rsidRDefault="00630910" w:rsidP="00E91573">
      <w:pPr>
        <w:pStyle w:val="Heading3"/>
        <w:rPr>
          <w:lang w:val="en-US"/>
        </w:rPr>
      </w:pPr>
      <w:r w:rsidRPr="00630910">
        <w:rPr>
          <w:lang w:val="en-US"/>
        </w:rPr>
        <w:t>G-03</w:t>
      </w:r>
      <w:r>
        <w:rPr>
          <w:lang w:val="en-US"/>
        </w:rPr>
        <w:t>_</w:t>
      </w:r>
      <w:r w:rsidRPr="00630910">
        <w:rPr>
          <w:lang w:val="en-US"/>
        </w:rPr>
        <w:t>Tìm kiếm sản phẩm theo tên</w:t>
      </w:r>
    </w:p>
    <w:p w14:paraId="0F1B24F3" w14:textId="03A393ED" w:rsidR="009775C9" w:rsidRPr="00C8107B" w:rsidRDefault="009775C9" w:rsidP="004743F3">
      <w:pPr>
        <w:pStyle w:val="ListParagraph"/>
        <w:numPr>
          <w:ilvl w:val="0"/>
          <w:numId w:val="43"/>
        </w:numPr>
        <w:rPr>
          <w:lang w:val="en-US"/>
        </w:rPr>
      </w:pPr>
      <w:r w:rsidRPr="00C8107B">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899"/>
        <w:gridCol w:w="5118"/>
      </w:tblGrid>
      <w:tr w:rsidR="009775C9" w14:paraId="0B9C6379" w14:textId="77777777" w:rsidTr="009B7A4C">
        <w:trPr>
          <w:trHeight w:val="113"/>
        </w:trPr>
        <w:tc>
          <w:tcPr>
            <w:tcW w:w="5000" w:type="pct"/>
            <w:gridSpan w:val="2"/>
            <w:tcMar>
              <w:top w:w="100" w:type="dxa"/>
              <w:left w:w="100" w:type="dxa"/>
              <w:bottom w:w="100" w:type="dxa"/>
              <w:right w:w="100" w:type="dxa"/>
            </w:tcMar>
          </w:tcPr>
          <w:p w14:paraId="1F654889" w14:textId="758B5CDA" w:rsidR="009775C9" w:rsidRDefault="009775C9" w:rsidP="009B7A4C">
            <w:r w:rsidRPr="00782410">
              <w:rPr>
                <w:b/>
                <w:bCs/>
              </w:rPr>
              <w:t>UCID:</w:t>
            </w:r>
            <w:r>
              <w:t xml:space="preserve"> </w:t>
            </w:r>
            <w:r w:rsidR="00593D24" w:rsidRPr="00630910">
              <w:rPr>
                <w:lang w:val="en-US"/>
              </w:rPr>
              <w:t>G-03</w:t>
            </w:r>
          </w:p>
        </w:tc>
      </w:tr>
      <w:tr w:rsidR="009775C9" w14:paraId="7AB83A02" w14:textId="77777777" w:rsidTr="009B7A4C">
        <w:trPr>
          <w:trHeight w:val="113"/>
        </w:trPr>
        <w:tc>
          <w:tcPr>
            <w:tcW w:w="5000" w:type="pct"/>
            <w:gridSpan w:val="2"/>
            <w:tcMar>
              <w:top w:w="100" w:type="dxa"/>
              <w:left w:w="100" w:type="dxa"/>
              <w:bottom w:w="100" w:type="dxa"/>
              <w:right w:w="100" w:type="dxa"/>
            </w:tcMar>
          </w:tcPr>
          <w:p w14:paraId="09A0D92D" w14:textId="21017F50" w:rsidR="009775C9" w:rsidRDefault="009775C9" w:rsidP="009B7A4C">
            <w:pPr>
              <w:rPr>
                <w:b/>
                <w:lang w:val="en-US"/>
              </w:rPr>
            </w:pPr>
            <w:r w:rsidRPr="30CBE066">
              <w:rPr>
                <w:b/>
                <w:lang w:val="en-US"/>
              </w:rPr>
              <w:t>Tên Usecase:</w:t>
            </w:r>
            <w:r w:rsidRPr="30CBE066">
              <w:rPr>
                <w:lang w:val="en-US"/>
              </w:rPr>
              <w:t xml:space="preserve"> </w:t>
            </w:r>
            <w:r w:rsidR="0019145D" w:rsidRPr="00892866">
              <w:t>Tìm kiếm sản phẩm theo tên</w:t>
            </w:r>
          </w:p>
        </w:tc>
      </w:tr>
      <w:tr w:rsidR="009775C9" w14:paraId="0A323451" w14:textId="77777777" w:rsidTr="009B7A4C">
        <w:trPr>
          <w:trHeight w:val="206"/>
        </w:trPr>
        <w:tc>
          <w:tcPr>
            <w:tcW w:w="5000" w:type="pct"/>
            <w:gridSpan w:val="2"/>
            <w:tcMar>
              <w:top w:w="100" w:type="dxa"/>
              <w:left w:w="100" w:type="dxa"/>
              <w:bottom w:w="100" w:type="dxa"/>
              <w:right w:w="100" w:type="dxa"/>
            </w:tcMar>
          </w:tcPr>
          <w:p w14:paraId="08965471" w14:textId="09959806" w:rsidR="009775C9" w:rsidRDefault="009775C9" w:rsidP="009B7A4C">
            <w:pPr>
              <w:rPr>
                <w:b/>
                <w:lang w:val="en-US"/>
              </w:rPr>
            </w:pPr>
            <w:r w:rsidRPr="30CBE066">
              <w:rPr>
                <w:b/>
                <w:lang w:val="en-US"/>
              </w:rPr>
              <w:t>Mô tả sơ lược:</w:t>
            </w:r>
            <w:r w:rsidRPr="30CBE066">
              <w:rPr>
                <w:lang w:val="en-US"/>
              </w:rPr>
              <w:t xml:space="preserve"> </w:t>
            </w:r>
            <w:r w:rsidR="006F6428" w:rsidRPr="00892866">
              <w:t>Khách nhập từ khóa để lọc sản phẩm theo tên trên cùng màn hình danh sách.</w:t>
            </w:r>
          </w:p>
        </w:tc>
      </w:tr>
      <w:tr w:rsidR="009775C9" w14:paraId="01FB93C2" w14:textId="77777777" w:rsidTr="009B7A4C">
        <w:trPr>
          <w:trHeight w:val="16"/>
        </w:trPr>
        <w:tc>
          <w:tcPr>
            <w:tcW w:w="5000" w:type="pct"/>
            <w:gridSpan w:val="2"/>
            <w:tcMar>
              <w:top w:w="100" w:type="dxa"/>
              <w:left w:w="100" w:type="dxa"/>
              <w:bottom w:w="100" w:type="dxa"/>
              <w:right w:w="100" w:type="dxa"/>
            </w:tcMar>
          </w:tcPr>
          <w:p w14:paraId="430DC2EB" w14:textId="0A528703" w:rsidR="009775C9" w:rsidRDefault="009775C9" w:rsidP="009B7A4C">
            <w:pPr>
              <w:rPr>
                <w:b/>
                <w:lang w:val="en-US"/>
              </w:rPr>
            </w:pPr>
            <w:r w:rsidRPr="30CBE066">
              <w:rPr>
                <w:b/>
                <w:lang w:val="en-US"/>
              </w:rPr>
              <w:t>Actor chính:</w:t>
            </w:r>
            <w:r w:rsidRPr="30CBE066">
              <w:rPr>
                <w:lang w:val="en-US"/>
              </w:rPr>
              <w:t xml:space="preserve"> </w:t>
            </w:r>
            <w:r w:rsidR="00406C8D" w:rsidRPr="00892866">
              <w:t>Guest</w:t>
            </w:r>
          </w:p>
        </w:tc>
      </w:tr>
      <w:tr w:rsidR="009775C9" w14:paraId="20C0DFD0" w14:textId="77777777" w:rsidTr="009B7A4C">
        <w:trPr>
          <w:trHeight w:val="16"/>
        </w:trPr>
        <w:tc>
          <w:tcPr>
            <w:tcW w:w="5000" w:type="pct"/>
            <w:gridSpan w:val="2"/>
            <w:tcMar>
              <w:top w:w="100" w:type="dxa"/>
              <w:left w:w="100" w:type="dxa"/>
              <w:bottom w:w="100" w:type="dxa"/>
              <w:right w:w="100" w:type="dxa"/>
            </w:tcMar>
          </w:tcPr>
          <w:p w14:paraId="2B60198C" w14:textId="77777777" w:rsidR="009775C9" w:rsidRDefault="009775C9" w:rsidP="009B7A4C">
            <w:pPr>
              <w:rPr>
                <w:b/>
                <w:lang w:val="en-US"/>
              </w:rPr>
            </w:pPr>
            <w:r w:rsidRPr="30CBE066">
              <w:rPr>
                <w:b/>
                <w:lang w:val="en-US"/>
              </w:rPr>
              <w:t>Actor phụ:</w:t>
            </w:r>
            <w:r w:rsidRPr="30CBE066">
              <w:rPr>
                <w:lang w:val="en-US"/>
              </w:rPr>
              <w:t xml:space="preserve"> </w:t>
            </w:r>
            <w:r w:rsidRPr="00D46256">
              <w:t>Không có</w:t>
            </w:r>
          </w:p>
        </w:tc>
      </w:tr>
      <w:tr w:rsidR="009775C9" w14:paraId="7C861025" w14:textId="77777777" w:rsidTr="009B7A4C">
        <w:trPr>
          <w:trHeight w:val="16"/>
        </w:trPr>
        <w:tc>
          <w:tcPr>
            <w:tcW w:w="5000" w:type="pct"/>
            <w:gridSpan w:val="2"/>
            <w:tcMar>
              <w:top w:w="100" w:type="dxa"/>
              <w:left w:w="100" w:type="dxa"/>
              <w:bottom w:w="100" w:type="dxa"/>
              <w:right w:w="100" w:type="dxa"/>
            </w:tcMar>
          </w:tcPr>
          <w:p w14:paraId="2256F1C6" w14:textId="59ACFF8E" w:rsidR="009775C9" w:rsidRDefault="009775C9" w:rsidP="009B7A4C">
            <w:pPr>
              <w:rPr>
                <w:b/>
                <w:lang w:val="en-US"/>
              </w:rPr>
            </w:pPr>
            <w:r w:rsidRPr="30CBE066">
              <w:rPr>
                <w:b/>
                <w:lang w:val="en-US"/>
              </w:rPr>
              <w:t>Tiền điều kiện:</w:t>
            </w:r>
            <w:r w:rsidRPr="30CBE066">
              <w:rPr>
                <w:lang w:val="en-US"/>
              </w:rPr>
              <w:t xml:space="preserve"> </w:t>
            </w:r>
            <w:r w:rsidR="00A30F3D" w:rsidRPr="00892866">
              <w:t>Đang ở trang danh sách sản phẩm.</w:t>
            </w:r>
          </w:p>
        </w:tc>
      </w:tr>
      <w:tr w:rsidR="009775C9" w14:paraId="5D4F4073" w14:textId="77777777" w:rsidTr="009B7A4C">
        <w:trPr>
          <w:trHeight w:val="16"/>
        </w:trPr>
        <w:tc>
          <w:tcPr>
            <w:tcW w:w="5000" w:type="pct"/>
            <w:gridSpan w:val="2"/>
            <w:tcMar>
              <w:top w:w="100" w:type="dxa"/>
              <w:left w:w="100" w:type="dxa"/>
              <w:bottom w:w="100" w:type="dxa"/>
              <w:right w:w="100" w:type="dxa"/>
            </w:tcMar>
          </w:tcPr>
          <w:p w14:paraId="3E2645C4" w14:textId="74621E88" w:rsidR="009775C9" w:rsidRDefault="009775C9" w:rsidP="009B7A4C">
            <w:pPr>
              <w:rPr>
                <w:b/>
                <w:lang w:val="en-US"/>
              </w:rPr>
            </w:pPr>
            <w:r w:rsidRPr="30CBE066">
              <w:rPr>
                <w:b/>
                <w:lang w:val="en-US"/>
              </w:rPr>
              <w:t>Hậu điều kiện:</w:t>
            </w:r>
            <w:r w:rsidRPr="30CBE066">
              <w:rPr>
                <w:lang w:val="en-US"/>
              </w:rPr>
              <w:t xml:space="preserve"> </w:t>
            </w:r>
            <w:r w:rsidR="00DB754F" w:rsidRPr="00892866">
              <w:t>Danh sách được lọc theo query.</w:t>
            </w:r>
          </w:p>
        </w:tc>
      </w:tr>
      <w:tr w:rsidR="009775C9" w:rsidRPr="00055229" w14:paraId="74BFDC81" w14:textId="77777777" w:rsidTr="009B7A4C">
        <w:trPr>
          <w:trHeight w:val="16"/>
        </w:trPr>
        <w:tc>
          <w:tcPr>
            <w:tcW w:w="5000" w:type="pct"/>
            <w:gridSpan w:val="2"/>
            <w:shd w:val="clear" w:color="auto" w:fill="F2F2F2" w:themeFill="background1" w:themeFillShade="F2"/>
            <w:tcMar>
              <w:top w:w="100" w:type="dxa"/>
              <w:left w:w="100" w:type="dxa"/>
              <w:bottom w:w="100" w:type="dxa"/>
              <w:right w:w="100" w:type="dxa"/>
            </w:tcMar>
          </w:tcPr>
          <w:p w14:paraId="44686A39" w14:textId="77777777" w:rsidR="009775C9" w:rsidRPr="00055229" w:rsidRDefault="009775C9" w:rsidP="009B7A4C">
            <w:pPr>
              <w:rPr>
                <w:b/>
                <w:lang w:val="en-US"/>
              </w:rPr>
            </w:pPr>
            <w:r w:rsidRPr="57F0573F">
              <w:rPr>
                <w:b/>
                <w:lang w:val="en-US"/>
              </w:rPr>
              <w:t>Luồng sự kiện chính:</w:t>
            </w:r>
          </w:p>
        </w:tc>
      </w:tr>
      <w:tr w:rsidR="009775C9" w:rsidRPr="00055229" w14:paraId="657C213D" w14:textId="77777777" w:rsidTr="00574B2F">
        <w:trPr>
          <w:trHeight w:val="18"/>
        </w:trPr>
        <w:tc>
          <w:tcPr>
            <w:tcW w:w="2162" w:type="pct"/>
            <w:tcMar>
              <w:top w:w="100" w:type="dxa"/>
              <w:left w:w="100" w:type="dxa"/>
              <w:bottom w:w="100" w:type="dxa"/>
              <w:right w:w="100" w:type="dxa"/>
            </w:tcMar>
          </w:tcPr>
          <w:p w14:paraId="7F7B2BDB" w14:textId="77777777" w:rsidR="009775C9" w:rsidRPr="00055229" w:rsidRDefault="009775C9" w:rsidP="009B7A4C">
            <w:pPr>
              <w:jc w:val="center"/>
              <w:rPr>
                <w:b/>
                <w:bCs/>
              </w:rPr>
            </w:pPr>
            <w:r>
              <w:rPr>
                <w:b/>
                <w:bCs/>
              </w:rPr>
              <w:t>Actor</w:t>
            </w:r>
          </w:p>
        </w:tc>
        <w:tc>
          <w:tcPr>
            <w:tcW w:w="2838" w:type="pct"/>
            <w:tcMar>
              <w:top w:w="100" w:type="dxa"/>
              <w:left w:w="100" w:type="dxa"/>
              <w:bottom w:w="100" w:type="dxa"/>
              <w:right w:w="100" w:type="dxa"/>
            </w:tcMar>
          </w:tcPr>
          <w:p w14:paraId="334E7F73" w14:textId="77777777" w:rsidR="009775C9" w:rsidRPr="00055229" w:rsidRDefault="009775C9" w:rsidP="009B7A4C">
            <w:pPr>
              <w:jc w:val="center"/>
              <w:rPr>
                <w:b/>
                <w:lang w:val="en-US"/>
              </w:rPr>
            </w:pPr>
            <w:r w:rsidRPr="57F0573F">
              <w:rPr>
                <w:b/>
                <w:lang w:val="en-US"/>
              </w:rPr>
              <w:t>Hệ thống</w:t>
            </w:r>
          </w:p>
        </w:tc>
      </w:tr>
      <w:tr w:rsidR="001D2E3A" w14:paraId="6B0E076C" w14:textId="77777777" w:rsidTr="00574B2F">
        <w:trPr>
          <w:trHeight w:val="161"/>
        </w:trPr>
        <w:tc>
          <w:tcPr>
            <w:tcW w:w="2162" w:type="pct"/>
            <w:tcMar>
              <w:top w:w="100" w:type="dxa"/>
              <w:left w:w="100" w:type="dxa"/>
              <w:bottom w:w="100" w:type="dxa"/>
              <w:right w:w="100" w:type="dxa"/>
            </w:tcMar>
          </w:tcPr>
          <w:p w14:paraId="6613FF6B" w14:textId="6A87AC6C" w:rsidR="001D2E3A" w:rsidRDefault="001D2E3A" w:rsidP="001D2E3A">
            <w:pPr>
              <w:rPr>
                <w:b/>
                <w:lang w:val="en-US"/>
              </w:rPr>
            </w:pPr>
            <w:r w:rsidRPr="00892866">
              <w:t>1. Nhập từ khóa vào ô tìm kiếm và submit form.</w:t>
            </w:r>
          </w:p>
        </w:tc>
        <w:tc>
          <w:tcPr>
            <w:tcW w:w="2838" w:type="pct"/>
            <w:tcMar>
              <w:top w:w="100" w:type="dxa"/>
              <w:left w:w="100" w:type="dxa"/>
              <w:bottom w:w="100" w:type="dxa"/>
              <w:right w:w="100" w:type="dxa"/>
            </w:tcMar>
          </w:tcPr>
          <w:p w14:paraId="283A990B" w14:textId="77777777" w:rsidR="001D2E3A" w:rsidRDefault="001D2E3A" w:rsidP="001D2E3A"/>
        </w:tc>
      </w:tr>
      <w:tr w:rsidR="001D2E3A" w14:paraId="53C39F5B" w14:textId="77777777" w:rsidTr="00574B2F">
        <w:trPr>
          <w:trHeight w:val="16"/>
        </w:trPr>
        <w:tc>
          <w:tcPr>
            <w:tcW w:w="2162" w:type="pct"/>
            <w:tcMar>
              <w:top w:w="100" w:type="dxa"/>
              <w:left w:w="100" w:type="dxa"/>
              <w:bottom w:w="100" w:type="dxa"/>
              <w:right w:w="100" w:type="dxa"/>
            </w:tcMar>
          </w:tcPr>
          <w:p w14:paraId="143F9E91" w14:textId="77777777" w:rsidR="001D2E3A" w:rsidRDefault="001D2E3A" w:rsidP="001D2E3A">
            <w:pPr>
              <w:rPr>
                <w:b/>
                <w:lang w:val="en-US"/>
              </w:rPr>
            </w:pPr>
          </w:p>
        </w:tc>
        <w:tc>
          <w:tcPr>
            <w:tcW w:w="2838" w:type="pct"/>
            <w:tcMar>
              <w:top w:w="100" w:type="dxa"/>
              <w:left w:w="100" w:type="dxa"/>
              <w:bottom w:w="100" w:type="dxa"/>
              <w:right w:w="100" w:type="dxa"/>
            </w:tcMar>
          </w:tcPr>
          <w:p w14:paraId="67B2DC8B" w14:textId="25F3DA1D" w:rsidR="001D2E3A" w:rsidRDefault="007978A1" w:rsidP="001D2E3A">
            <w:pPr>
              <w:rPr>
                <w:b/>
                <w:lang w:val="en-US"/>
              </w:rPr>
            </w:pPr>
            <w:r>
              <w:t>2</w:t>
            </w:r>
            <w:r w:rsidR="001D2E3A" w:rsidRPr="00892866">
              <w:t>. Nhận GET /products?query=... và giữ page=0.</w:t>
            </w:r>
          </w:p>
        </w:tc>
      </w:tr>
      <w:tr w:rsidR="001D2E3A" w14:paraId="636D6CDD" w14:textId="77777777" w:rsidTr="00574B2F">
        <w:trPr>
          <w:trHeight w:val="16"/>
        </w:trPr>
        <w:tc>
          <w:tcPr>
            <w:tcW w:w="2162" w:type="pct"/>
            <w:tcMar>
              <w:top w:w="100" w:type="dxa"/>
              <w:left w:w="100" w:type="dxa"/>
              <w:bottom w:w="100" w:type="dxa"/>
              <w:right w:w="100" w:type="dxa"/>
            </w:tcMar>
          </w:tcPr>
          <w:p w14:paraId="12C53E41" w14:textId="77777777" w:rsidR="001D2E3A" w:rsidRDefault="001D2E3A" w:rsidP="001D2E3A">
            <w:pPr>
              <w:rPr>
                <w:b/>
                <w:bCs/>
              </w:rPr>
            </w:pPr>
          </w:p>
        </w:tc>
        <w:tc>
          <w:tcPr>
            <w:tcW w:w="2838" w:type="pct"/>
            <w:tcMar>
              <w:top w:w="100" w:type="dxa"/>
              <w:left w:w="100" w:type="dxa"/>
              <w:bottom w:w="100" w:type="dxa"/>
              <w:right w:w="100" w:type="dxa"/>
            </w:tcMar>
          </w:tcPr>
          <w:p w14:paraId="33F1EF13" w14:textId="75712819" w:rsidR="001D2E3A" w:rsidRDefault="007978A1" w:rsidP="001D2E3A">
            <w:r>
              <w:rPr>
                <w:lang w:val="en-US"/>
              </w:rPr>
              <w:t>3</w:t>
            </w:r>
            <w:r w:rsidR="001D2E3A" w:rsidRPr="44184479">
              <w:rPr>
                <w:lang w:val="en-US"/>
              </w:rPr>
              <w:t>. Chuẩn hóa query và truyền vào</w:t>
            </w:r>
            <w:r w:rsidR="001D2E3A" w:rsidRPr="44184479">
              <w:rPr>
                <w:lang w:val="en-US"/>
              </w:rPr>
              <w:t xml:space="preserve"> </w:t>
            </w:r>
            <w:r w:rsidR="00FB1900">
              <w:rPr>
                <w:lang w:val="en-US"/>
              </w:rPr>
              <w:t>hàm tìm kiếm</w:t>
            </w:r>
            <w:r w:rsidR="001D2E3A" w:rsidRPr="44184479">
              <w:rPr>
                <w:lang w:val="en-US"/>
              </w:rPr>
              <w:t>.</w:t>
            </w:r>
          </w:p>
        </w:tc>
      </w:tr>
      <w:tr w:rsidR="001D2E3A" w14:paraId="346F4512" w14:textId="77777777" w:rsidTr="00574B2F">
        <w:trPr>
          <w:trHeight w:val="16"/>
        </w:trPr>
        <w:tc>
          <w:tcPr>
            <w:tcW w:w="2162" w:type="pct"/>
            <w:tcMar>
              <w:top w:w="100" w:type="dxa"/>
              <w:left w:w="100" w:type="dxa"/>
              <w:bottom w:w="100" w:type="dxa"/>
              <w:right w:w="100" w:type="dxa"/>
            </w:tcMar>
          </w:tcPr>
          <w:p w14:paraId="77F646A1" w14:textId="77777777" w:rsidR="001D2E3A" w:rsidRDefault="001D2E3A" w:rsidP="001D2E3A">
            <w:pPr>
              <w:rPr>
                <w:b/>
                <w:bCs/>
              </w:rPr>
            </w:pPr>
          </w:p>
        </w:tc>
        <w:tc>
          <w:tcPr>
            <w:tcW w:w="2838" w:type="pct"/>
            <w:tcMar>
              <w:top w:w="100" w:type="dxa"/>
              <w:left w:w="100" w:type="dxa"/>
              <w:bottom w:w="100" w:type="dxa"/>
              <w:right w:w="100" w:type="dxa"/>
            </w:tcMar>
          </w:tcPr>
          <w:p w14:paraId="3E00815B" w14:textId="060CC014" w:rsidR="001D2E3A" w:rsidRDefault="007978A1" w:rsidP="001D2E3A">
            <w:r>
              <w:rPr>
                <w:lang w:val="en-US"/>
              </w:rPr>
              <w:t>4</w:t>
            </w:r>
            <w:r w:rsidR="001D2E3A" w:rsidRPr="44184479">
              <w:rPr>
                <w:lang w:val="en-US"/>
              </w:rPr>
              <w:t xml:space="preserve">. Gọi lại </w:t>
            </w:r>
            <w:r w:rsidR="00FB1900">
              <w:rPr>
                <w:lang w:val="en-US"/>
              </w:rPr>
              <w:t>filter</w:t>
            </w:r>
            <w:r w:rsidR="001D2E3A" w:rsidRPr="44184479">
              <w:rPr>
                <w:lang w:val="en-US"/>
              </w:rPr>
              <w:t xml:space="preserve"> </w:t>
            </w:r>
            <w:r w:rsidR="001D2E3A" w:rsidRPr="44184479">
              <w:rPr>
                <w:lang w:val="en-US"/>
              </w:rPr>
              <w:t>với onlyDeleted=false.</w:t>
            </w:r>
          </w:p>
        </w:tc>
      </w:tr>
      <w:tr w:rsidR="001D2E3A" w14:paraId="264894BA" w14:textId="77777777" w:rsidTr="00574B2F">
        <w:trPr>
          <w:trHeight w:val="16"/>
        </w:trPr>
        <w:tc>
          <w:tcPr>
            <w:tcW w:w="2162" w:type="pct"/>
            <w:tcMar>
              <w:top w:w="100" w:type="dxa"/>
              <w:left w:w="100" w:type="dxa"/>
              <w:bottom w:w="100" w:type="dxa"/>
              <w:right w:w="100" w:type="dxa"/>
            </w:tcMar>
          </w:tcPr>
          <w:p w14:paraId="2BB9822E" w14:textId="77777777" w:rsidR="001D2E3A" w:rsidRDefault="001D2E3A" w:rsidP="001D2E3A">
            <w:pPr>
              <w:rPr>
                <w:b/>
                <w:lang w:val="en-US"/>
              </w:rPr>
            </w:pPr>
          </w:p>
        </w:tc>
        <w:tc>
          <w:tcPr>
            <w:tcW w:w="2838" w:type="pct"/>
            <w:tcMar>
              <w:top w:w="100" w:type="dxa"/>
              <w:left w:w="100" w:type="dxa"/>
              <w:bottom w:w="100" w:type="dxa"/>
              <w:right w:w="100" w:type="dxa"/>
            </w:tcMar>
          </w:tcPr>
          <w:p w14:paraId="06C3F2DC" w14:textId="5F3F59F9" w:rsidR="001D2E3A" w:rsidRDefault="007978A1" w:rsidP="001D2E3A">
            <w:r>
              <w:rPr>
                <w:lang w:val="en-US"/>
              </w:rPr>
              <w:t>5</w:t>
            </w:r>
            <w:r w:rsidR="001D2E3A" w:rsidRPr="44184479">
              <w:rPr>
                <w:lang w:val="en-US"/>
              </w:rPr>
              <w:t>. Query repository, map kết quả, render lại trang danh sách sản phẩm.</w:t>
            </w:r>
          </w:p>
        </w:tc>
      </w:tr>
      <w:tr w:rsidR="009775C9" w14:paraId="0FBE6EF2" w14:textId="77777777" w:rsidTr="009B7A4C">
        <w:trPr>
          <w:trHeight w:val="18"/>
        </w:trPr>
        <w:tc>
          <w:tcPr>
            <w:tcW w:w="5000" w:type="pct"/>
            <w:gridSpan w:val="2"/>
            <w:shd w:val="clear" w:color="auto" w:fill="F2F2F2" w:themeFill="background1" w:themeFillShade="F2"/>
            <w:tcMar>
              <w:top w:w="100" w:type="dxa"/>
              <w:left w:w="100" w:type="dxa"/>
              <w:bottom w:w="100" w:type="dxa"/>
              <w:right w:w="100" w:type="dxa"/>
            </w:tcMar>
          </w:tcPr>
          <w:p w14:paraId="497E5CE4" w14:textId="77777777" w:rsidR="009775C9" w:rsidRDefault="009775C9" w:rsidP="009B7A4C">
            <w:r w:rsidRPr="57F0573F">
              <w:rPr>
                <w:b/>
                <w:lang w:val="en-US"/>
              </w:rPr>
              <w:t>Luồng sự kiện thay thế:</w:t>
            </w:r>
          </w:p>
        </w:tc>
      </w:tr>
      <w:tr w:rsidR="00574B2F" w:rsidRPr="00055229" w14:paraId="0200D248" w14:textId="77777777" w:rsidTr="00574B2F">
        <w:trPr>
          <w:trHeight w:val="16"/>
        </w:trPr>
        <w:tc>
          <w:tcPr>
            <w:tcW w:w="2162" w:type="pct"/>
            <w:tcMar>
              <w:top w:w="100" w:type="dxa"/>
              <w:left w:w="100" w:type="dxa"/>
              <w:bottom w:w="100" w:type="dxa"/>
              <w:right w:w="100" w:type="dxa"/>
            </w:tcMar>
          </w:tcPr>
          <w:p w14:paraId="17B304C5" w14:textId="651E4BCE" w:rsidR="00574B2F" w:rsidRPr="00055229" w:rsidRDefault="00673C93" w:rsidP="00574B2F">
            <w:r>
              <w:rPr>
                <w:lang w:val="en-US"/>
              </w:rPr>
              <w:t>1.1</w:t>
            </w:r>
            <w:r w:rsidR="008F49AB">
              <w:rPr>
                <w:lang w:val="en-US"/>
              </w:rPr>
              <w:t>.1.</w:t>
            </w:r>
            <w:r>
              <w:rPr>
                <w:lang w:val="en-US"/>
              </w:rPr>
              <w:t xml:space="preserve"> </w:t>
            </w:r>
            <w:r w:rsidR="00574B2F" w:rsidRPr="44184479">
              <w:rPr>
                <w:lang w:val="en-US"/>
              </w:rPr>
              <w:t>Để trống từ khóa.</w:t>
            </w:r>
          </w:p>
        </w:tc>
        <w:tc>
          <w:tcPr>
            <w:tcW w:w="2838" w:type="pct"/>
            <w:tcMar>
              <w:top w:w="20" w:type="dxa"/>
              <w:left w:w="20" w:type="dxa"/>
              <w:bottom w:w="20" w:type="dxa"/>
              <w:right w:w="20" w:type="dxa"/>
            </w:tcMar>
          </w:tcPr>
          <w:p w14:paraId="49CABEA6" w14:textId="6E4ACD37" w:rsidR="00574B2F" w:rsidRPr="00055229" w:rsidRDefault="00673C93" w:rsidP="00574B2F">
            <w:r>
              <w:rPr>
                <w:lang w:val="en-US"/>
              </w:rPr>
              <w:t xml:space="preserve"> 1.1</w:t>
            </w:r>
            <w:r w:rsidR="008F49AB">
              <w:rPr>
                <w:lang w:val="en-US"/>
              </w:rPr>
              <w:t xml:space="preserve">.2. </w:t>
            </w:r>
            <w:r w:rsidR="00574B2F" w:rsidRPr="44184479">
              <w:rPr>
                <w:lang w:val="en-US"/>
              </w:rPr>
              <w:t>Hệ thống xem như không có điều kiện tìm kiếm và hiển thị danh sách như luồng xem danh sách (</w:t>
            </w:r>
            <w:r w:rsidR="00363C67" w:rsidRPr="44184479">
              <w:rPr>
                <w:lang w:val="en-US"/>
              </w:rPr>
              <w:t>G-02</w:t>
            </w:r>
            <w:r w:rsidR="00574B2F" w:rsidRPr="44184479">
              <w:rPr>
                <w:lang w:val="en-US"/>
              </w:rPr>
              <w:t>).</w:t>
            </w:r>
          </w:p>
        </w:tc>
      </w:tr>
      <w:tr w:rsidR="009775C9" w:rsidRPr="00055229" w14:paraId="726B3F0C" w14:textId="77777777" w:rsidTr="009B7A4C">
        <w:trPr>
          <w:trHeight w:val="16"/>
        </w:trPr>
        <w:tc>
          <w:tcPr>
            <w:tcW w:w="5000" w:type="pct"/>
            <w:gridSpan w:val="2"/>
            <w:shd w:val="clear" w:color="auto" w:fill="F2F2F2" w:themeFill="background1" w:themeFillShade="F2"/>
            <w:tcMar>
              <w:top w:w="100" w:type="dxa"/>
              <w:left w:w="100" w:type="dxa"/>
              <w:bottom w:w="100" w:type="dxa"/>
              <w:right w:w="100" w:type="dxa"/>
            </w:tcMar>
          </w:tcPr>
          <w:p w14:paraId="66DE1F7F" w14:textId="77777777" w:rsidR="009775C9" w:rsidRPr="00055229" w:rsidRDefault="009775C9" w:rsidP="009B7A4C">
            <w:r w:rsidRPr="57F0573F">
              <w:rPr>
                <w:b/>
                <w:lang w:val="en-US"/>
              </w:rPr>
              <w:t>Luồng sự kiện ngoại lệ:</w:t>
            </w:r>
          </w:p>
        </w:tc>
      </w:tr>
      <w:tr w:rsidR="00621643" w:rsidRPr="00055229" w14:paraId="74F90AC9" w14:textId="77777777" w:rsidTr="00574B2F">
        <w:trPr>
          <w:trHeight w:val="18"/>
        </w:trPr>
        <w:tc>
          <w:tcPr>
            <w:tcW w:w="2162" w:type="pct"/>
            <w:tcMar>
              <w:top w:w="100" w:type="dxa"/>
              <w:left w:w="100" w:type="dxa"/>
              <w:bottom w:w="100" w:type="dxa"/>
              <w:right w:w="100" w:type="dxa"/>
            </w:tcMar>
          </w:tcPr>
          <w:p w14:paraId="175EAF7D" w14:textId="1F3CF2FE" w:rsidR="00621643" w:rsidRDefault="00621643" w:rsidP="00621643">
            <w:r w:rsidRPr="44184479">
              <w:rPr>
                <w:lang w:val="en-US"/>
              </w:rPr>
              <w:t>Không có ngoại lệ nghiệp vụ riêng từ UI.</w:t>
            </w:r>
          </w:p>
        </w:tc>
        <w:tc>
          <w:tcPr>
            <w:tcW w:w="2838" w:type="pct"/>
            <w:tcMar>
              <w:top w:w="20" w:type="dxa"/>
              <w:left w:w="20" w:type="dxa"/>
              <w:bottom w:w="20" w:type="dxa"/>
              <w:right w:w="20" w:type="dxa"/>
            </w:tcMar>
          </w:tcPr>
          <w:p w14:paraId="267F1944" w14:textId="1A3E42D8" w:rsidR="00621643" w:rsidRPr="00055229" w:rsidRDefault="00621643" w:rsidP="00621643">
            <w:r w:rsidRPr="44184479">
              <w:rPr>
                <w:lang w:val="en-US"/>
              </w:rPr>
              <w:t>Nếu request hoặc service lỗi, hệ thống trả về trang thông báo lỗi mặc định.</w:t>
            </w:r>
          </w:p>
        </w:tc>
      </w:tr>
    </w:tbl>
    <w:p w14:paraId="073C5C60" w14:textId="593DA4AE" w:rsidR="009775C9" w:rsidRDefault="009775C9" w:rsidP="004743F3">
      <w:pPr>
        <w:pStyle w:val="ListParagraph"/>
        <w:numPr>
          <w:ilvl w:val="0"/>
          <w:numId w:val="43"/>
        </w:numPr>
        <w:rPr>
          <w:lang w:val="en-US"/>
        </w:rPr>
      </w:pPr>
      <w:r w:rsidRPr="008A3DEF">
        <w:rPr>
          <w:lang w:val="en-US"/>
        </w:rPr>
        <w:t>Activity Diagram:</w:t>
      </w:r>
    </w:p>
    <w:p w14:paraId="2F4D9C39" w14:textId="76F94746" w:rsidR="008A3DEF" w:rsidRPr="008A3DEF" w:rsidRDefault="00764724" w:rsidP="00764724">
      <w:pPr>
        <w:jc w:val="center"/>
        <w:rPr>
          <w:lang w:val="en-US"/>
        </w:rPr>
      </w:pPr>
      <w:r>
        <w:rPr>
          <w:noProof/>
        </w:rPr>
        <w:lastRenderedPageBreak/>
        <w:drawing>
          <wp:inline distT="0" distB="0" distL="0" distR="0" wp14:anchorId="54304C74" wp14:editId="5BF1DA14">
            <wp:extent cx="4526280" cy="5836920"/>
            <wp:effectExtent l="0" t="0" r="7620" b="0"/>
            <wp:docPr id="127690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6280" cy="5836920"/>
                    </a:xfrm>
                    <a:prstGeom prst="rect">
                      <a:avLst/>
                    </a:prstGeom>
                    <a:noFill/>
                    <a:ln>
                      <a:noFill/>
                    </a:ln>
                  </pic:spPr>
                </pic:pic>
              </a:graphicData>
            </a:graphic>
          </wp:inline>
        </w:drawing>
      </w:r>
    </w:p>
    <w:p w14:paraId="31B08905" w14:textId="77777777" w:rsidR="009775C9" w:rsidRPr="008A3DEF" w:rsidRDefault="009775C9" w:rsidP="004743F3">
      <w:pPr>
        <w:pStyle w:val="ListParagraph"/>
        <w:numPr>
          <w:ilvl w:val="0"/>
          <w:numId w:val="43"/>
        </w:numPr>
        <w:rPr>
          <w:lang w:val="en-US"/>
        </w:rPr>
      </w:pPr>
      <w:r w:rsidRPr="008A3DEF">
        <w:rPr>
          <w:lang w:val="en-US"/>
        </w:rPr>
        <w:t>Sequence Diagram:</w:t>
      </w:r>
    </w:p>
    <w:p w14:paraId="33AF6CA2" w14:textId="7C5DE9C0" w:rsidR="009775C9" w:rsidRPr="009775C9" w:rsidRDefault="005C3D32" w:rsidP="005C3D32">
      <w:pPr>
        <w:jc w:val="center"/>
        <w:rPr>
          <w:lang w:val="en-US"/>
        </w:rPr>
      </w:pPr>
      <w:r>
        <w:rPr>
          <w:noProof/>
        </w:rPr>
        <w:drawing>
          <wp:inline distT="0" distB="0" distL="0" distR="0" wp14:anchorId="39DD633C" wp14:editId="41ECF67F">
            <wp:extent cx="5732145" cy="1994109"/>
            <wp:effectExtent l="0" t="0" r="1905" b="6350"/>
            <wp:docPr id="669951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2145" cy="1994109"/>
                    </a:xfrm>
                    <a:prstGeom prst="rect">
                      <a:avLst/>
                    </a:prstGeom>
                    <a:noFill/>
                    <a:ln>
                      <a:noFill/>
                    </a:ln>
                  </pic:spPr>
                </pic:pic>
              </a:graphicData>
            </a:graphic>
          </wp:inline>
        </w:drawing>
      </w:r>
    </w:p>
    <w:p w14:paraId="79CE7635" w14:textId="7C3E1A08" w:rsidR="00630910" w:rsidRDefault="00630910" w:rsidP="00E91573">
      <w:pPr>
        <w:pStyle w:val="Heading3"/>
        <w:rPr>
          <w:lang w:val="en-US"/>
        </w:rPr>
      </w:pPr>
      <w:r w:rsidRPr="00630910">
        <w:rPr>
          <w:lang w:val="en-US"/>
        </w:rPr>
        <w:t>G-04</w:t>
      </w:r>
      <w:r>
        <w:rPr>
          <w:lang w:val="en-US"/>
        </w:rPr>
        <w:t>_</w:t>
      </w:r>
      <w:r w:rsidRPr="00630910">
        <w:rPr>
          <w:lang w:val="en-US"/>
        </w:rPr>
        <w:t>Lọc sản phẩm theo danh mục</w:t>
      </w:r>
    </w:p>
    <w:p w14:paraId="1BC3B1CC" w14:textId="77777777" w:rsidR="008A3DEF" w:rsidRPr="00126AC3" w:rsidRDefault="008A3DEF" w:rsidP="004743F3">
      <w:pPr>
        <w:pStyle w:val="ListParagraph"/>
        <w:numPr>
          <w:ilvl w:val="0"/>
          <w:numId w:val="44"/>
        </w:numPr>
        <w:ind w:left="1080"/>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899"/>
        <w:gridCol w:w="5118"/>
      </w:tblGrid>
      <w:tr w:rsidR="005C3D32" w14:paraId="5E3451FC" w14:textId="77777777" w:rsidTr="531BB2DB">
        <w:trPr>
          <w:trHeight w:val="113"/>
        </w:trPr>
        <w:tc>
          <w:tcPr>
            <w:tcW w:w="5000" w:type="pct"/>
            <w:gridSpan w:val="2"/>
            <w:tcMar>
              <w:top w:w="100" w:type="dxa"/>
              <w:left w:w="100" w:type="dxa"/>
              <w:bottom w:w="100" w:type="dxa"/>
              <w:right w:w="100" w:type="dxa"/>
            </w:tcMar>
          </w:tcPr>
          <w:p w14:paraId="353F733A" w14:textId="3F7A93DE" w:rsidR="005C3D32" w:rsidRDefault="005C3D32" w:rsidP="009B7A4C">
            <w:r w:rsidRPr="00782410">
              <w:rPr>
                <w:b/>
                <w:bCs/>
              </w:rPr>
              <w:lastRenderedPageBreak/>
              <w:t>UCID:</w:t>
            </w:r>
            <w:r>
              <w:t xml:space="preserve"> </w:t>
            </w:r>
            <w:r w:rsidR="00896802">
              <w:t>G-04</w:t>
            </w:r>
          </w:p>
        </w:tc>
      </w:tr>
      <w:tr w:rsidR="005C3D32" w14:paraId="057F4BB6" w14:textId="77777777" w:rsidTr="531BB2DB">
        <w:trPr>
          <w:trHeight w:val="113"/>
        </w:trPr>
        <w:tc>
          <w:tcPr>
            <w:tcW w:w="5000" w:type="pct"/>
            <w:gridSpan w:val="2"/>
            <w:tcMar>
              <w:top w:w="100" w:type="dxa"/>
              <w:left w:w="100" w:type="dxa"/>
              <w:bottom w:w="100" w:type="dxa"/>
              <w:right w:w="100" w:type="dxa"/>
            </w:tcMar>
          </w:tcPr>
          <w:p w14:paraId="183A0931" w14:textId="7F1F6C6D" w:rsidR="005C3D32" w:rsidRDefault="005C3D32" w:rsidP="009B7A4C">
            <w:pPr>
              <w:rPr>
                <w:b/>
                <w:lang w:val="en-US"/>
              </w:rPr>
            </w:pPr>
            <w:r w:rsidRPr="30CBE066">
              <w:rPr>
                <w:b/>
                <w:lang w:val="en-US"/>
              </w:rPr>
              <w:t>Tên Usecase:</w:t>
            </w:r>
            <w:r w:rsidRPr="30CBE066">
              <w:rPr>
                <w:lang w:val="en-US"/>
              </w:rPr>
              <w:t xml:space="preserve"> </w:t>
            </w:r>
            <w:r w:rsidR="00DC310B" w:rsidRPr="00892866">
              <w:t>Lọc sản phẩm theo danh mục</w:t>
            </w:r>
          </w:p>
        </w:tc>
      </w:tr>
      <w:tr w:rsidR="005C3D32" w14:paraId="2640C44B" w14:textId="77777777" w:rsidTr="531BB2DB">
        <w:trPr>
          <w:trHeight w:val="206"/>
        </w:trPr>
        <w:tc>
          <w:tcPr>
            <w:tcW w:w="5000" w:type="pct"/>
            <w:gridSpan w:val="2"/>
            <w:tcMar>
              <w:top w:w="100" w:type="dxa"/>
              <w:left w:w="100" w:type="dxa"/>
              <w:bottom w:w="100" w:type="dxa"/>
              <w:right w:w="100" w:type="dxa"/>
            </w:tcMar>
          </w:tcPr>
          <w:p w14:paraId="7F882D5A" w14:textId="2E73966E" w:rsidR="005C3D32" w:rsidRDefault="005C3D32" w:rsidP="009B7A4C">
            <w:pPr>
              <w:rPr>
                <w:b/>
                <w:lang w:val="en-US"/>
              </w:rPr>
            </w:pPr>
            <w:r w:rsidRPr="30CBE066">
              <w:rPr>
                <w:b/>
                <w:lang w:val="en-US"/>
              </w:rPr>
              <w:t>Mô tả sơ lược:</w:t>
            </w:r>
            <w:r w:rsidRPr="30CBE066">
              <w:rPr>
                <w:lang w:val="en-US"/>
              </w:rPr>
              <w:t xml:space="preserve"> </w:t>
            </w:r>
            <w:r w:rsidR="005A35C7" w:rsidRPr="00892866">
              <w:t>Khách chọn một danh mục để lọc các sản phẩm thuộc danh mục đó.</w:t>
            </w:r>
          </w:p>
        </w:tc>
      </w:tr>
      <w:tr w:rsidR="005C3D32" w14:paraId="169E1828" w14:textId="77777777" w:rsidTr="531BB2DB">
        <w:trPr>
          <w:trHeight w:val="16"/>
        </w:trPr>
        <w:tc>
          <w:tcPr>
            <w:tcW w:w="5000" w:type="pct"/>
            <w:gridSpan w:val="2"/>
            <w:tcMar>
              <w:top w:w="100" w:type="dxa"/>
              <w:left w:w="100" w:type="dxa"/>
              <w:bottom w:w="100" w:type="dxa"/>
              <w:right w:w="100" w:type="dxa"/>
            </w:tcMar>
          </w:tcPr>
          <w:p w14:paraId="1DB7289F" w14:textId="77777777" w:rsidR="005C3D32" w:rsidRDefault="005C3D32" w:rsidP="009B7A4C">
            <w:pPr>
              <w:rPr>
                <w:b/>
                <w:lang w:val="en-US"/>
              </w:rPr>
            </w:pPr>
            <w:r w:rsidRPr="30CBE066">
              <w:rPr>
                <w:b/>
                <w:lang w:val="en-US"/>
              </w:rPr>
              <w:t>Actor chính:</w:t>
            </w:r>
            <w:r w:rsidRPr="30CBE066">
              <w:rPr>
                <w:lang w:val="en-US"/>
              </w:rPr>
              <w:t xml:space="preserve"> </w:t>
            </w:r>
            <w:r w:rsidRPr="00892866">
              <w:t>Guest</w:t>
            </w:r>
          </w:p>
        </w:tc>
      </w:tr>
      <w:tr w:rsidR="005C3D32" w14:paraId="1B6CC5C3" w14:textId="77777777" w:rsidTr="531BB2DB">
        <w:trPr>
          <w:trHeight w:val="16"/>
        </w:trPr>
        <w:tc>
          <w:tcPr>
            <w:tcW w:w="5000" w:type="pct"/>
            <w:gridSpan w:val="2"/>
            <w:tcMar>
              <w:top w:w="100" w:type="dxa"/>
              <w:left w:w="100" w:type="dxa"/>
              <w:bottom w:w="100" w:type="dxa"/>
              <w:right w:w="100" w:type="dxa"/>
            </w:tcMar>
          </w:tcPr>
          <w:p w14:paraId="4A117971" w14:textId="77777777" w:rsidR="005C3D32" w:rsidRDefault="005C3D32" w:rsidP="009B7A4C">
            <w:pPr>
              <w:rPr>
                <w:b/>
                <w:lang w:val="en-US"/>
              </w:rPr>
            </w:pPr>
            <w:r w:rsidRPr="30CBE066">
              <w:rPr>
                <w:b/>
                <w:lang w:val="en-US"/>
              </w:rPr>
              <w:t>Actor phụ:</w:t>
            </w:r>
            <w:r w:rsidRPr="30CBE066">
              <w:rPr>
                <w:lang w:val="en-US"/>
              </w:rPr>
              <w:t xml:space="preserve"> </w:t>
            </w:r>
            <w:r w:rsidRPr="00D46256">
              <w:t>Không có</w:t>
            </w:r>
          </w:p>
        </w:tc>
      </w:tr>
      <w:tr w:rsidR="005C3D32" w14:paraId="0264676A" w14:textId="77777777" w:rsidTr="531BB2DB">
        <w:trPr>
          <w:trHeight w:val="16"/>
        </w:trPr>
        <w:tc>
          <w:tcPr>
            <w:tcW w:w="5000" w:type="pct"/>
            <w:gridSpan w:val="2"/>
            <w:tcMar>
              <w:top w:w="100" w:type="dxa"/>
              <w:left w:w="100" w:type="dxa"/>
              <w:bottom w:w="100" w:type="dxa"/>
              <w:right w:w="100" w:type="dxa"/>
            </w:tcMar>
          </w:tcPr>
          <w:p w14:paraId="36EB77EC" w14:textId="61ECBA53" w:rsidR="005C3D32" w:rsidRDefault="005C3D32" w:rsidP="009B7A4C">
            <w:pPr>
              <w:rPr>
                <w:b/>
                <w:lang w:val="en-US"/>
              </w:rPr>
            </w:pPr>
            <w:r w:rsidRPr="30CBE066">
              <w:rPr>
                <w:b/>
                <w:lang w:val="en-US"/>
              </w:rPr>
              <w:t>Tiền điều kiện:</w:t>
            </w:r>
            <w:r w:rsidRPr="30CBE066">
              <w:rPr>
                <w:lang w:val="en-US"/>
              </w:rPr>
              <w:t xml:space="preserve"> </w:t>
            </w:r>
            <w:r w:rsidR="000A0AB1" w:rsidRPr="00892866">
              <w:t>Đang ở trang danh sách sản phẩm; danh mục có sẵn qua LayoutControllerAdvice.</w:t>
            </w:r>
          </w:p>
        </w:tc>
      </w:tr>
      <w:tr w:rsidR="005C3D32" w14:paraId="0AFA6797" w14:textId="77777777" w:rsidTr="531BB2DB">
        <w:trPr>
          <w:trHeight w:val="16"/>
        </w:trPr>
        <w:tc>
          <w:tcPr>
            <w:tcW w:w="5000" w:type="pct"/>
            <w:gridSpan w:val="2"/>
            <w:tcMar>
              <w:top w:w="100" w:type="dxa"/>
              <w:left w:w="100" w:type="dxa"/>
              <w:bottom w:w="100" w:type="dxa"/>
              <w:right w:w="100" w:type="dxa"/>
            </w:tcMar>
          </w:tcPr>
          <w:p w14:paraId="60DFF658" w14:textId="5ECB8996" w:rsidR="005C3D32" w:rsidRDefault="005C3D32" w:rsidP="009B7A4C">
            <w:pPr>
              <w:rPr>
                <w:b/>
                <w:lang w:val="en-US"/>
              </w:rPr>
            </w:pPr>
            <w:r w:rsidRPr="30CBE066">
              <w:rPr>
                <w:b/>
                <w:lang w:val="en-US"/>
              </w:rPr>
              <w:t>Hậu điều kiện:</w:t>
            </w:r>
            <w:r w:rsidRPr="30CBE066">
              <w:rPr>
                <w:lang w:val="en-US"/>
              </w:rPr>
              <w:t xml:space="preserve"> </w:t>
            </w:r>
            <w:r w:rsidR="003F0F21" w:rsidRPr="00892866">
              <w:t>Danh sách được lọc theo category.</w:t>
            </w:r>
          </w:p>
        </w:tc>
      </w:tr>
      <w:tr w:rsidR="005C3D32" w:rsidRPr="00055229" w14:paraId="0A241C08"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4364B943" w14:textId="77777777" w:rsidR="005C3D32" w:rsidRPr="00055229" w:rsidRDefault="005C3D32" w:rsidP="009B7A4C">
            <w:pPr>
              <w:rPr>
                <w:b/>
                <w:lang w:val="en-US"/>
              </w:rPr>
            </w:pPr>
            <w:r w:rsidRPr="57F0573F">
              <w:rPr>
                <w:b/>
                <w:lang w:val="en-US"/>
              </w:rPr>
              <w:t>Luồng sự kiện chính:</w:t>
            </w:r>
          </w:p>
        </w:tc>
      </w:tr>
      <w:tr w:rsidR="005C3D32" w:rsidRPr="00055229" w14:paraId="22CB9135" w14:textId="77777777" w:rsidTr="531BB2DB">
        <w:trPr>
          <w:trHeight w:val="18"/>
        </w:trPr>
        <w:tc>
          <w:tcPr>
            <w:tcW w:w="2162" w:type="pct"/>
            <w:tcMar>
              <w:top w:w="100" w:type="dxa"/>
              <w:left w:w="100" w:type="dxa"/>
              <w:bottom w:w="100" w:type="dxa"/>
              <w:right w:w="100" w:type="dxa"/>
            </w:tcMar>
          </w:tcPr>
          <w:p w14:paraId="26540678" w14:textId="77777777" w:rsidR="005C3D32" w:rsidRPr="00055229" w:rsidRDefault="005C3D32" w:rsidP="009B7A4C">
            <w:pPr>
              <w:jc w:val="center"/>
              <w:rPr>
                <w:b/>
                <w:bCs/>
              </w:rPr>
            </w:pPr>
            <w:r>
              <w:rPr>
                <w:b/>
                <w:bCs/>
              </w:rPr>
              <w:t>Actor</w:t>
            </w:r>
          </w:p>
        </w:tc>
        <w:tc>
          <w:tcPr>
            <w:tcW w:w="2838" w:type="pct"/>
            <w:tcMar>
              <w:top w:w="100" w:type="dxa"/>
              <w:left w:w="100" w:type="dxa"/>
              <w:bottom w:w="100" w:type="dxa"/>
              <w:right w:w="100" w:type="dxa"/>
            </w:tcMar>
          </w:tcPr>
          <w:p w14:paraId="0088FFD7" w14:textId="77777777" w:rsidR="005C3D32" w:rsidRPr="00055229" w:rsidRDefault="005C3D32" w:rsidP="009B7A4C">
            <w:pPr>
              <w:jc w:val="center"/>
              <w:rPr>
                <w:b/>
                <w:lang w:val="en-US"/>
              </w:rPr>
            </w:pPr>
            <w:r w:rsidRPr="57F0573F">
              <w:rPr>
                <w:b/>
                <w:lang w:val="en-US"/>
              </w:rPr>
              <w:t>Hệ thống</w:t>
            </w:r>
          </w:p>
        </w:tc>
      </w:tr>
      <w:tr w:rsidR="00D90DAD" w14:paraId="01829FCC" w14:textId="77777777" w:rsidTr="531BB2DB">
        <w:trPr>
          <w:trHeight w:val="161"/>
        </w:trPr>
        <w:tc>
          <w:tcPr>
            <w:tcW w:w="2162" w:type="pct"/>
            <w:tcMar>
              <w:top w:w="100" w:type="dxa"/>
              <w:left w:w="100" w:type="dxa"/>
              <w:bottom w:w="100" w:type="dxa"/>
              <w:right w:w="100" w:type="dxa"/>
            </w:tcMar>
          </w:tcPr>
          <w:p w14:paraId="768E5746" w14:textId="08DB0E74" w:rsidR="00D90DAD" w:rsidRDefault="00D90DAD" w:rsidP="00D90DAD">
            <w:pPr>
              <w:rPr>
                <w:b/>
                <w:lang w:val="en-US"/>
              </w:rPr>
            </w:pPr>
            <w:r w:rsidRPr="00892866">
              <w:t>1. Bấm vào một danh mục ở sidebar / menu.</w:t>
            </w:r>
          </w:p>
        </w:tc>
        <w:tc>
          <w:tcPr>
            <w:tcW w:w="2838" w:type="pct"/>
            <w:tcMar>
              <w:top w:w="100" w:type="dxa"/>
              <w:left w:w="100" w:type="dxa"/>
              <w:bottom w:w="100" w:type="dxa"/>
              <w:right w:w="100" w:type="dxa"/>
            </w:tcMar>
          </w:tcPr>
          <w:p w14:paraId="4DB70689" w14:textId="77777777" w:rsidR="00D90DAD" w:rsidRDefault="00D90DAD" w:rsidP="00D90DAD"/>
        </w:tc>
      </w:tr>
      <w:tr w:rsidR="00D90DAD" w14:paraId="53E3A0F2" w14:textId="77777777" w:rsidTr="531BB2DB">
        <w:trPr>
          <w:trHeight w:val="16"/>
        </w:trPr>
        <w:tc>
          <w:tcPr>
            <w:tcW w:w="2162" w:type="pct"/>
            <w:tcMar>
              <w:top w:w="100" w:type="dxa"/>
              <w:left w:w="100" w:type="dxa"/>
              <w:bottom w:w="100" w:type="dxa"/>
              <w:right w:w="100" w:type="dxa"/>
            </w:tcMar>
          </w:tcPr>
          <w:p w14:paraId="0B39096A" w14:textId="77777777" w:rsidR="00D90DAD" w:rsidRDefault="00D90DAD" w:rsidP="00D90DAD">
            <w:pPr>
              <w:rPr>
                <w:b/>
                <w:lang w:val="en-US"/>
              </w:rPr>
            </w:pPr>
          </w:p>
        </w:tc>
        <w:tc>
          <w:tcPr>
            <w:tcW w:w="2838" w:type="pct"/>
            <w:tcMar>
              <w:top w:w="100" w:type="dxa"/>
              <w:left w:w="100" w:type="dxa"/>
              <w:bottom w:w="100" w:type="dxa"/>
              <w:right w:w="100" w:type="dxa"/>
            </w:tcMar>
          </w:tcPr>
          <w:p w14:paraId="262AD2BF" w14:textId="3D838518" w:rsidR="00D90DAD" w:rsidRDefault="007978A1" w:rsidP="00D90DAD">
            <w:pPr>
              <w:rPr>
                <w:b/>
                <w:lang w:val="en-US"/>
              </w:rPr>
            </w:pPr>
            <w:r>
              <w:t>2</w:t>
            </w:r>
            <w:r w:rsidR="00D90DAD" w:rsidRPr="00892866">
              <w:t>. Nhận GET /products?category=....</w:t>
            </w:r>
          </w:p>
        </w:tc>
      </w:tr>
      <w:tr w:rsidR="00D90DAD" w14:paraId="661376E7" w14:textId="77777777" w:rsidTr="531BB2DB">
        <w:trPr>
          <w:trHeight w:val="16"/>
        </w:trPr>
        <w:tc>
          <w:tcPr>
            <w:tcW w:w="2162" w:type="pct"/>
            <w:tcMar>
              <w:top w:w="100" w:type="dxa"/>
              <w:left w:w="100" w:type="dxa"/>
              <w:bottom w:w="100" w:type="dxa"/>
              <w:right w:w="100" w:type="dxa"/>
            </w:tcMar>
          </w:tcPr>
          <w:p w14:paraId="5EA244E8" w14:textId="77777777" w:rsidR="00D90DAD" w:rsidRDefault="00D90DAD" w:rsidP="00D90DAD">
            <w:pPr>
              <w:rPr>
                <w:b/>
                <w:bCs/>
              </w:rPr>
            </w:pPr>
          </w:p>
        </w:tc>
        <w:tc>
          <w:tcPr>
            <w:tcW w:w="2838" w:type="pct"/>
            <w:tcMar>
              <w:top w:w="100" w:type="dxa"/>
              <w:left w:w="100" w:type="dxa"/>
              <w:bottom w:w="100" w:type="dxa"/>
              <w:right w:w="100" w:type="dxa"/>
            </w:tcMar>
          </w:tcPr>
          <w:p w14:paraId="123A6A7A" w14:textId="5E93854B" w:rsidR="00D90DAD" w:rsidRDefault="007978A1" w:rsidP="00D90DAD">
            <w:r>
              <w:rPr>
                <w:lang w:val="en-US"/>
              </w:rPr>
              <w:t>3</w:t>
            </w:r>
            <w:r w:rsidR="531BB2DB" w:rsidRPr="531BB2DB">
              <w:rPr>
                <w:lang w:val="en-US"/>
              </w:rPr>
              <w:t>. Controller đổi category về dạng lowercase + trim rồi chuyển vào service.</w:t>
            </w:r>
          </w:p>
        </w:tc>
      </w:tr>
      <w:tr w:rsidR="00D90DAD" w14:paraId="1E8D3DEF" w14:textId="77777777" w:rsidTr="531BB2DB">
        <w:trPr>
          <w:trHeight w:val="16"/>
        </w:trPr>
        <w:tc>
          <w:tcPr>
            <w:tcW w:w="2162" w:type="pct"/>
            <w:tcMar>
              <w:top w:w="100" w:type="dxa"/>
              <w:left w:w="100" w:type="dxa"/>
              <w:bottom w:w="100" w:type="dxa"/>
              <w:right w:w="100" w:type="dxa"/>
            </w:tcMar>
          </w:tcPr>
          <w:p w14:paraId="13C558AF" w14:textId="77777777" w:rsidR="00D90DAD" w:rsidRDefault="00D90DAD" w:rsidP="00D90DAD">
            <w:pPr>
              <w:rPr>
                <w:b/>
                <w:bCs/>
              </w:rPr>
            </w:pPr>
          </w:p>
        </w:tc>
        <w:tc>
          <w:tcPr>
            <w:tcW w:w="2838" w:type="pct"/>
            <w:tcMar>
              <w:top w:w="100" w:type="dxa"/>
              <w:left w:w="100" w:type="dxa"/>
              <w:bottom w:w="100" w:type="dxa"/>
              <w:right w:w="100" w:type="dxa"/>
            </w:tcMar>
          </w:tcPr>
          <w:p w14:paraId="14E7E01C" w14:textId="1EF60588" w:rsidR="00D90DAD" w:rsidRDefault="007978A1" w:rsidP="00D90DAD">
            <w:r>
              <w:rPr>
                <w:lang w:val="en-US"/>
              </w:rPr>
              <w:t>4</w:t>
            </w:r>
            <w:r w:rsidR="531BB2DB" w:rsidRPr="531BB2DB">
              <w:rPr>
                <w:lang w:val="en-US"/>
              </w:rPr>
              <w:t>. ProductSpecifications.hasCategory(category) tạo LEFT JOIN với bảng danh mục và lọc theo tên danh mục.</w:t>
            </w:r>
          </w:p>
        </w:tc>
      </w:tr>
      <w:tr w:rsidR="00D90DAD" w14:paraId="297702F6" w14:textId="77777777" w:rsidTr="531BB2DB">
        <w:trPr>
          <w:trHeight w:val="16"/>
        </w:trPr>
        <w:tc>
          <w:tcPr>
            <w:tcW w:w="2162" w:type="pct"/>
            <w:tcMar>
              <w:top w:w="100" w:type="dxa"/>
              <w:left w:w="100" w:type="dxa"/>
              <w:bottom w:w="100" w:type="dxa"/>
              <w:right w:w="100" w:type="dxa"/>
            </w:tcMar>
          </w:tcPr>
          <w:p w14:paraId="2B8DB04C" w14:textId="77777777" w:rsidR="00D90DAD" w:rsidRDefault="00D90DAD" w:rsidP="00D90DAD">
            <w:pPr>
              <w:rPr>
                <w:b/>
                <w:lang w:val="en-US"/>
              </w:rPr>
            </w:pPr>
          </w:p>
        </w:tc>
        <w:tc>
          <w:tcPr>
            <w:tcW w:w="2838" w:type="pct"/>
            <w:tcMar>
              <w:top w:w="100" w:type="dxa"/>
              <w:left w:w="100" w:type="dxa"/>
              <w:bottom w:w="100" w:type="dxa"/>
              <w:right w:w="100" w:type="dxa"/>
            </w:tcMar>
          </w:tcPr>
          <w:p w14:paraId="75B12F78" w14:textId="0D8F9A8D" w:rsidR="00D90DAD" w:rsidRDefault="007978A1" w:rsidP="00D90DAD">
            <w:r>
              <w:rPr>
                <w:lang w:val="en-US"/>
              </w:rPr>
              <w:t>5</w:t>
            </w:r>
            <w:r w:rsidR="531BB2DB" w:rsidRPr="531BB2DB">
              <w:rPr>
                <w:lang w:val="en-US"/>
              </w:rPr>
              <w:t>. Repository trả về trang kết quả; controller và view render lại danh sách.</w:t>
            </w:r>
          </w:p>
        </w:tc>
      </w:tr>
      <w:tr w:rsidR="005C3D32" w14:paraId="40FD4C31" w14:textId="77777777" w:rsidTr="531BB2DB">
        <w:trPr>
          <w:trHeight w:val="18"/>
        </w:trPr>
        <w:tc>
          <w:tcPr>
            <w:tcW w:w="5000" w:type="pct"/>
            <w:gridSpan w:val="2"/>
            <w:shd w:val="clear" w:color="auto" w:fill="F2F2F2" w:themeFill="background1" w:themeFillShade="F2"/>
            <w:tcMar>
              <w:top w:w="100" w:type="dxa"/>
              <w:left w:w="100" w:type="dxa"/>
              <w:bottom w:w="100" w:type="dxa"/>
              <w:right w:w="100" w:type="dxa"/>
            </w:tcMar>
          </w:tcPr>
          <w:p w14:paraId="55B94E4A" w14:textId="77777777" w:rsidR="005C3D32" w:rsidRDefault="005C3D32" w:rsidP="009B7A4C">
            <w:r w:rsidRPr="57F0573F">
              <w:rPr>
                <w:b/>
                <w:lang w:val="en-US"/>
              </w:rPr>
              <w:t>Luồng sự kiện thay thế:</w:t>
            </w:r>
          </w:p>
        </w:tc>
      </w:tr>
      <w:tr w:rsidR="00616DDC" w:rsidRPr="00055229" w14:paraId="619E0403" w14:textId="77777777" w:rsidTr="531BB2DB">
        <w:trPr>
          <w:trHeight w:val="16"/>
        </w:trPr>
        <w:tc>
          <w:tcPr>
            <w:tcW w:w="2162" w:type="pct"/>
            <w:tcMar>
              <w:top w:w="100" w:type="dxa"/>
              <w:left w:w="100" w:type="dxa"/>
              <w:bottom w:w="100" w:type="dxa"/>
              <w:right w:w="100" w:type="dxa"/>
            </w:tcMar>
          </w:tcPr>
          <w:p w14:paraId="5060CF70" w14:textId="7C910E31" w:rsidR="00616DDC" w:rsidRPr="00055229" w:rsidRDefault="531BB2DB" w:rsidP="007978A1">
            <w:pPr>
              <w:pStyle w:val="ListParagraph"/>
              <w:numPr>
                <w:ilvl w:val="2"/>
                <w:numId w:val="108"/>
              </w:numPr>
            </w:pPr>
            <w:r w:rsidRPr="531BB2DB">
              <w:rPr>
                <w:lang w:val="en-US"/>
              </w:rPr>
              <w:lastRenderedPageBreak/>
              <w:t>Chọn danh mục “Tất cả”.</w:t>
            </w:r>
          </w:p>
        </w:tc>
        <w:tc>
          <w:tcPr>
            <w:tcW w:w="2838" w:type="pct"/>
            <w:tcMar>
              <w:top w:w="20" w:type="dxa"/>
              <w:left w:w="20" w:type="dxa"/>
              <w:bottom w:w="20" w:type="dxa"/>
              <w:right w:w="20" w:type="dxa"/>
            </w:tcMar>
          </w:tcPr>
          <w:p w14:paraId="2D02DB26" w14:textId="7D1D3A47" w:rsidR="00616DDC" w:rsidRPr="00055229" w:rsidRDefault="007978A1" w:rsidP="00616DDC">
            <w:r>
              <w:rPr>
                <w:lang w:val="en-US"/>
              </w:rPr>
              <w:t xml:space="preserve">1.1.2. </w:t>
            </w:r>
            <w:r w:rsidR="00616DDC" w:rsidRPr="44184479">
              <w:rPr>
                <w:lang w:val="en-US"/>
              </w:rPr>
              <w:t>Hệ thống không truyền category, nên quay về danh sách không lọc danh mục.</w:t>
            </w:r>
          </w:p>
        </w:tc>
      </w:tr>
      <w:tr w:rsidR="005C3D32" w:rsidRPr="00055229" w14:paraId="37AD5E72"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060CE4AC" w14:textId="77777777" w:rsidR="005C3D32" w:rsidRPr="00055229" w:rsidRDefault="005C3D32" w:rsidP="009B7A4C">
            <w:r w:rsidRPr="57F0573F">
              <w:rPr>
                <w:b/>
                <w:lang w:val="en-US"/>
              </w:rPr>
              <w:t>Luồng sự kiện ngoại lệ:</w:t>
            </w:r>
          </w:p>
        </w:tc>
      </w:tr>
      <w:tr w:rsidR="00F21A57" w:rsidRPr="00055229" w14:paraId="70CEDE03" w14:textId="77777777" w:rsidTr="531BB2DB">
        <w:trPr>
          <w:trHeight w:val="18"/>
        </w:trPr>
        <w:tc>
          <w:tcPr>
            <w:tcW w:w="2162" w:type="pct"/>
            <w:tcMar>
              <w:top w:w="100" w:type="dxa"/>
              <w:left w:w="100" w:type="dxa"/>
              <w:bottom w:w="100" w:type="dxa"/>
              <w:right w:w="100" w:type="dxa"/>
            </w:tcMar>
          </w:tcPr>
          <w:p w14:paraId="110D0B97" w14:textId="4FD895DB" w:rsidR="00F21A57" w:rsidRDefault="00F21A57" w:rsidP="00F21A57">
            <w:r w:rsidRPr="44184479">
              <w:rPr>
                <w:lang w:val="en-US"/>
              </w:rPr>
              <w:t>Không có ngoại lệ nghiệp vụ riêng.</w:t>
            </w:r>
          </w:p>
        </w:tc>
        <w:tc>
          <w:tcPr>
            <w:tcW w:w="2838" w:type="pct"/>
            <w:tcMar>
              <w:top w:w="20" w:type="dxa"/>
              <w:left w:w="20" w:type="dxa"/>
              <w:bottom w:w="20" w:type="dxa"/>
              <w:right w:w="20" w:type="dxa"/>
            </w:tcMar>
          </w:tcPr>
          <w:p w14:paraId="3C8260F8" w14:textId="0636FECE" w:rsidR="00F21A57" w:rsidRPr="00055229" w:rsidRDefault="00F21A57" w:rsidP="00F21A57">
            <w:r w:rsidRPr="44184479">
              <w:rPr>
                <w:lang w:val="en-US"/>
              </w:rPr>
              <w:t>Nếu danh mục không hợp lệ ở request thủ công thì hệ thống trả lỗi mặc định.</w:t>
            </w:r>
          </w:p>
        </w:tc>
      </w:tr>
    </w:tbl>
    <w:p w14:paraId="16AF69D0" w14:textId="77777777" w:rsidR="008A3DEF" w:rsidRPr="00126AC3" w:rsidRDefault="008A3DEF" w:rsidP="004743F3">
      <w:pPr>
        <w:pStyle w:val="ListParagraph"/>
        <w:numPr>
          <w:ilvl w:val="0"/>
          <w:numId w:val="44"/>
        </w:numPr>
        <w:ind w:left="1080"/>
        <w:rPr>
          <w:lang w:val="en-US"/>
        </w:rPr>
      </w:pPr>
      <w:r w:rsidRPr="00126AC3">
        <w:rPr>
          <w:lang w:val="en-US"/>
        </w:rPr>
        <w:t>Activity Diagram:</w:t>
      </w:r>
    </w:p>
    <w:p w14:paraId="627B18A4" w14:textId="4F9191FC" w:rsidR="008A3DEF" w:rsidRPr="008A3DEF" w:rsidRDefault="00496A8F" w:rsidP="00496A8F">
      <w:pPr>
        <w:jc w:val="center"/>
        <w:rPr>
          <w:lang w:val="en-US"/>
        </w:rPr>
      </w:pPr>
      <w:r>
        <w:rPr>
          <w:noProof/>
        </w:rPr>
        <w:drawing>
          <wp:inline distT="0" distB="0" distL="0" distR="0" wp14:anchorId="1E9A533B" wp14:editId="2177BA61">
            <wp:extent cx="4709160" cy="5974080"/>
            <wp:effectExtent l="0" t="0" r="0" b="7620"/>
            <wp:docPr id="1256119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9160" cy="5974080"/>
                    </a:xfrm>
                    <a:prstGeom prst="rect">
                      <a:avLst/>
                    </a:prstGeom>
                    <a:noFill/>
                    <a:ln>
                      <a:noFill/>
                    </a:ln>
                  </pic:spPr>
                </pic:pic>
              </a:graphicData>
            </a:graphic>
          </wp:inline>
        </w:drawing>
      </w:r>
    </w:p>
    <w:p w14:paraId="276D41BE" w14:textId="77777777" w:rsidR="008A3DEF" w:rsidRPr="00126AC3" w:rsidRDefault="008A3DEF" w:rsidP="004743F3">
      <w:pPr>
        <w:pStyle w:val="ListParagraph"/>
        <w:numPr>
          <w:ilvl w:val="0"/>
          <w:numId w:val="44"/>
        </w:numPr>
        <w:ind w:left="1080"/>
        <w:rPr>
          <w:lang w:val="en-US"/>
        </w:rPr>
      </w:pPr>
      <w:r w:rsidRPr="00126AC3">
        <w:rPr>
          <w:lang w:val="en-US"/>
        </w:rPr>
        <w:t>Sequence Diagram:</w:t>
      </w:r>
    </w:p>
    <w:p w14:paraId="034D975C" w14:textId="2A7952CB" w:rsidR="008A3DEF" w:rsidRPr="008A3DEF" w:rsidRDefault="00CE440D" w:rsidP="00CE440D">
      <w:pPr>
        <w:jc w:val="center"/>
        <w:rPr>
          <w:lang w:val="en-US"/>
        </w:rPr>
      </w:pPr>
      <w:r>
        <w:rPr>
          <w:noProof/>
        </w:rPr>
        <w:lastRenderedPageBreak/>
        <w:drawing>
          <wp:inline distT="0" distB="0" distL="0" distR="0" wp14:anchorId="0B69FEF4" wp14:editId="480BD4AA">
            <wp:extent cx="5732145" cy="1854301"/>
            <wp:effectExtent l="0" t="0" r="1905" b="0"/>
            <wp:docPr id="83900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2145" cy="1854301"/>
                    </a:xfrm>
                    <a:prstGeom prst="rect">
                      <a:avLst/>
                    </a:prstGeom>
                    <a:noFill/>
                    <a:ln>
                      <a:noFill/>
                    </a:ln>
                  </pic:spPr>
                </pic:pic>
              </a:graphicData>
            </a:graphic>
          </wp:inline>
        </w:drawing>
      </w:r>
    </w:p>
    <w:p w14:paraId="0099CD4A" w14:textId="53D1B6BF" w:rsidR="00630910" w:rsidRDefault="00630910" w:rsidP="00E91573">
      <w:pPr>
        <w:pStyle w:val="Heading3"/>
        <w:rPr>
          <w:lang w:val="en-US"/>
        </w:rPr>
      </w:pPr>
      <w:r w:rsidRPr="00630910">
        <w:rPr>
          <w:lang w:val="en-US"/>
        </w:rPr>
        <w:t>G-05</w:t>
      </w:r>
      <w:r>
        <w:rPr>
          <w:lang w:val="en-US"/>
        </w:rPr>
        <w:t>_</w:t>
      </w:r>
      <w:r w:rsidRPr="00630910">
        <w:rPr>
          <w:lang w:val="en-US"/>
        </w:rPr>
        <w:t>Xem chi tiết sản phẩm</w:t>
      </w:r>
    </w:p>
    <w:p w14:paraId="4625EB8C" w14:textId="77777777" w:rsidR="00126AC3" w:rsidRPr="00126AC3" w:rsidRDefault="00126AC3" w:rsidP="004743F3">
      <w:pPr>
        <w:pStyle w:val="ListParagraph"/>
        <w:numPr>
          <w:ilvl w:val="0"/>
          <w:numId w:val="45"/>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899"/>
        <w:gridCol w:w="5118"/>
      </w:tblGrid>
      <w:tr w:rsidR="00491158" w14:paraId="3CE67CF9" w14:textId="77777777" w:rsidTr="531BB2DB">
        <w:trPr>
          <w:trHeight w:val="113"/>
        </w:trPr>
        <w:tc>
          <w:tcPr>
            <w:tcW w:w="5000" w:type="pct"/>
            <w:gridSpan w:val="2"/>
            <w:tcMar>
              <w:top w:w="100" w:type="dxa"/>
              <w:left w:w="100" w:type="dxa"/>
              <w:bottom w:w="100" w:type="dxa"/>
              <w:right w:w="100" w:type="dxa"/>
            </w:tcMar>
          </w:tcPr>
          <w:p w14:paraId="4326A721" w14:textId="2F4788D8" w:rsidR="00491158" w:rsidRDefault="00491158" w:rsidP="009B7A4C">
            <w:r w:rsidRPr="00782410">
              <w:rPr>
                <w:b/>
                <w:bCs/>
              </w:rPr>
              <w:t>UCID:</w:t>
            </w:r>
            <w:r>
              <w:t xml:space="preserve"> </w:t>
            </w:r>
            <w:r w:rsidR="00BC19B5">
              <w:t>G-05</w:t>
            </w:r>
          </w:p>
        </w:tc>
      </w:tr>
      <w:tr w:rsidR="00491158" w14:paraId="6B3C485C" w14:textId="77777777" w:rsidTr="531BB2DB">
        <w:trPr>
          <w:trHeight w:val="113"/>
        </w:trPr>
        <w:tc>
          <w:tcPr>
            <w:tcW w:w="5000" w:type="pct"/>
            <w:gridSpan w:val="2"/>
            <w:tcMar>
              <w:top w:w="100" w:type="dxa"/>
              <w:left w:w="100" w:type="dxa"/>
              <w:bottom w:w="100" w:type="dxa"/>
              <w:right w:w="100" w:type="dxa"/>
            </w:tcMar>
          </w:tcPr>
          <w:p w14:paraId="71552A14" w14:textId="464FCB8A" w:rsidR="00491158" w:rsidRDefault="00491158" w:rsidP="009B7A4C">
            <w:pPr>
              <w:rPr>
                <w:b/>
                <w:lang w:val="en-US"/>
              </w:rPr>
            </w:pPr>
            <w:r w:rsidRPr="30CBE066">
              <w:rPr>
                <w:b/>
                <w:lang w:val="en-US"/>
              </w:rPr>
              <w:t>Tên Usecase:</w:t>
            </w:r>
            <w:r w:rsidRPr="30CBE066">
              <w:rPr>
                <w:lang w:val="en-US"/>
              </w:rPr>
              <w:t xml:space="preserve"> </w:t>
            </w:r>
            <w:r w:rsidR="00C44B9C" w:rsidRPr="006E0C42">
              <w:t>Xem chi tiết sản phẩm</w:t>
            </w:r>
          </w:p>
        </w:tc>
      </w:tr>
      <w:tr w:rsidR="00491158" w14:paraId="565279FA" w14:textId="77777777" w:rsidTr="531BB2DB">
        <w:trPr>
          <w:trHeight w:val="206"/>
        </w:trPr>
        <w:tc>
          <w:tcPr>
            <w:tcW w:w="5000" w:type="pct"/>
            <w:gridSpan w:val="2"/>
            <w:tcMar>
              <w:top w:w="100" w:type="dxa"/>
              <w:left w:w="100" w:type="dxa"/>
              <w:bottom w:w="100" w:type="dxa"/>
              <w:right w:w="100" w:type="dxa"/>
            </w:tcMar>
          </w:tcPr>
          <w:p w14:paraId="02B0DE72" w14:textId="6F3C5A31" w:rsidR="00491158" w:rsidRDefault="00491158" w:rsidP="009B7A4C">
            <w:pPr>
              <w:rPr>
                <w:b/>
                <w:lang w:val="en-US"/>
              </w:rPr>
            </w:pPr>
            <w:r w:rsidRPr="30CBE066">
              <w:rPr>
                <w:b/>
                <w:lang w:val="en-US"/>
              </w:rPr>
              <w:t>Mô tả sơ lược:</w:t>
            </w:r>
            <w:r w:rsidRPr="30CBE066">
              <w:rPr>
                <w:lang w:val="en-US"/>
              </w:rPr>
              <w:t xml:space="preserve"> </w:t>
            </w:r>
            <w:r w:rsidR="005076B5" w:rsidRPr="006E0C42">
              <w:t>Người dùng thực hiện xem thông tin chi tiết của một sản phẩm cụ thể (hình ảnh, giá cả, kích cỡ, mô tả, số lượng tồn kho) từ trang danh sách hoặc trang chủ.</w:t>
            </w:r>
          </w:p>
        </w:tc>
      </w:tr>
      <w:tr w:rsidR="00491158" w14:paraId="693D40B5" w14:textId="77777777" w:rsidTr="531BB2DB">
        <w:trPr>
          <w:trHeight w:val="16"/>
        </w:trPr>
        <w:tc>
          <w:tcPr>
            <w:tcW w:w="5000" w:type="pct"/>
            <w:gridSpan w:val="2"/>
            <w:tcMar>
              <w:top w:w="100" w:type="dxa"/>
              <w:left w:w="100" w:type="dxa"/>
              <w:bottom w:w="100" w:type="dxa"/>
              <w:right w:w="100" w:type="dxa"/>
            </w:tcMar>
          </w:tcPr>
          <w:p w14:paraId="351E5F5D" w14:textId="77777777" w:rsidR="00491158" w:rsidRDefault="00491158" w:rsidP="009B7A4C">
            <w:pPr>
              <w:rPr>
                <w:b/>
                <w:lang w:val="en-US"/>
              </w:rPr>
            </w:pPr>
            <w:r w:rsidRPr="30CBE066">
              <w:rPr>
                <w:b/>
                <w:lang w:val="en-US"/>
              </w:rPr>
              <w:t>Actor chính:</w:t>
            </w:r>
            <w:r w:rsidRPr="30CBE066">
              <w:rPr>
                <w:lang w:val="en-US"/>
              </w:rPr>
              <w:t xml:space="preserve"> </w:t>
            </w:r>
            <w:r w:rsidRPr="00892866">
              <w:t>Guest</w:t>
            </w:r>
          </w:p>
        </w:tc>
      </w:tr>
      <w:tr w:rsidR="00491158" w14:paraId="062C11E3" w14:textId="77777777" w:rsidTr="531BB2DB">
        <w:trPr>
          <w:trHeight w:val="16"/>
        </w:trPr>
        <w:tc>
          <w:tcPr>
            <w:tcW w:w="5000" w:type="pct"/>
            <w:gridSpan w:val="2"/>
            <w:tcMar>
              <w:top w:w="100" w:type="dxa"/>
              <w:left w:w="100" w:type="dxa"/>
              <w:bottom w:w="100" w:type="dxa"/>
              <w:right w:w="100" w:type="dxa"/>
            </w:tcMar>
          </w:tcPr>
          <w:p w14:paraId="6DE85C5B" w14:textId="77777777" w:rsidR="00491158" w:rsidRDefault="00491158" w:rsidP="009B7A4C">
            <w:pPr>
              <w:rPr>
                <w:b/>
                <w:lang w:val="en-US"/>
              </w:rPr>
            </w:pPr>
            <w:r w:rsidRPr="30CBE066">
              <w:rPr>
                <w:b/>
                <w:lang w:val="en-US"/>
              </w:rPr>
              <w:t>Actor phụ:</w:t>
            </w:r>
            <w:r w:rsidRPr="30CBE066">
              <w:rPr>
                <w:lang w:val="en-US"/>
              </w:rPr>
              <w:t xml:space="preserve"> </w:t>
            </w:r>
            <w:r w:rsidRPr="00D46256">
              <w:t>Không có</w:t>
            </w:r>
          </w:p>
        </w:tc>
      </w:tr>
      <w:tr w:rsidR="00491158" w14:paraId="7B543964" w14:textId="77777777" w:rsidTr="531BB2DB">
        <w:trPr>
          <w:trHeight w:val="16"/>
        </w:trPr>
        <w:tc>
          <w:tcPr>
            <w:tcW w:w="5000" w:type="pct"/>
            <w:gridSpan w:val="2"/>
            <w:tcMar>
              <w:top w:w="100" w:type="dxa"/>
              <w:left w:w="100" w:type="dxa"/>
              <w:bottom w:w="100" w:type="dxa"/>
              <w:right w:w="100" w:type="dxa"/>
            </w:tcMar>
          </w:tcPr>
          <w:p w14:paraId="63B6EAA2" w14:textId="6FF14C23" w:rsidR="00491158" w:rsidRDefault="00491158" w:rsidP="009B7A4C">
            <w:pPr>
              <w:rPr>
                <w:b/>
                <w:lang w:val="en-US"/>
              </w:rPr>
            </w:pPr>
            <w:r w:rsidRPr="30CBE066">
              <w:rPr>
                <w:b/>
                <w:lang w:val="en-US"/>
              </w:rPr>
              <w:t>Tiền điều kiện:</w:t>
            </w:r>
            <w:r w:rsidRPr="30CBE066">
              <w:rPr>
                <w:lang w:val="en-US"/>
              </w:rPr>
              <w:t xml:space="preserve"> </w:t>
            </w:r>
            <w:r w:rsidR="00E37060" w:rsidRPr="006E0C42">
              <w:t>Hệ thống đã khởi động ổn định; Sản phẩm cần xem phải tồn tại trong cơ sở dữ liệu và đang ở trạng thái hiển thị (không bị ẩn hoặc ngừng kinh doanh).</w:t>
            </w:r>
          </w:p>
        </w:tc>
      </w:tr>
      <w:tr w:rsidR="00491158" w14:paraId="24E6CBCB" w14:textId="77777777" w:rsidTr="531BB2DB">
        <w:trPr>
          <w:trHeight w:val="16"/>
        </w:trPr>
        <w:tc>
          <w:tcPr>
            <w:tcW w:w="5000" w:type="pct"/>
            <w:gridSpan w:val="2"/>
            <w:tcMar>
              <w:top w:w="100" w:type="dxa"/>
              <w:left w:w="100" w:type="dxa"/>
              <w:bottom w:w="100" w:type="dxa"/>
              <w:right w:w="100" w:type="dxa"/>
            </w:tcMar>
          </w:tcPr>
          <w:p w14:paraId="692AAAC9" w14:textId="3333D362" w:rsidR="00491158" w:rsidRDefault="00491158" w:rsidP="009B7A4C">
            <w:pPr>
              <w:rPr>
                <w:b/>
                <w:lang w:val="en-US"/>
              </w:rPr>
            </w:pPr>
            <w:r w:rsidRPr="30CBE066">
              <w:rPr>
                <w:b/>
                <w:lang w:val="en-US"/>
              </w:rPr>
              <w:t>Hậu điều kiện:</w:t>
            </w:r>
            <w:r w:rsidRPr="30CBE066">
              <w:rPr>
                <w:lang w:val="en-US"/>
              </w:rPr>
              <w:t xml:space="preserve"> </w:t>
            </w:r>
            <w:r w:rsidR="00DD59AF" w:rsidRPr="006E0C42">
              <w:t>Thông tin chi tiết của sản phẩm tương ứng được hiển thị trực quan và chính xác trên giao diện trang chi tiết sản phẩm.</w:t>
            </w:r>
          </w:p>
        </w:tc>
      </w:tr>
      <w:tr w:rsidR="00491158" w:rsidRPr="00055229" w14:paraId="373F2AE6"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4524FE5E" w14:textId="77777777" w:rsidR="00491158" w:rsidRPr="00055229" w:rsidRDefault="00491158" w:rsidP="009B7A4C">
            <w:pPr>
              <w:rPr>
                <w:b/>
                <w:lang w:val="en-US"/>
              </w:rPr>
            </w:pPr>
            <w:r w:rsidRPr="57F0573F">
              <w:rPr>
                <w:b/>
                <w:lang w:val="en-US"/>
              </w:rPr>
              <w:t>Luồng sự kiện chính:</w:t>
            </w:r>
          </w:p>
        </w:tc>
      </w:tr>
      <w:tr w:rsidR="00491158" w:rsidRPr="00055229" w14:paraId="3FFF9388" w14:textId="77777777" w:rsidTr="531BB2DB">
        <w:trPr>
          <w:trHeight w:val="18"/>
        </w:trPr>
        <w:tc>
          <w:tcPr>
            <w:tcW w:w="2162" w:type="pct"/>
            <w:tcMar>
              <w:top w:w="100" w:type="dxa"/>
              <w:left w:w="100" w:type="dxa"/>
              <w:bottom w:w="100" w:type="dxa"/>
              <w:right w:w="100" w:type="dxa"/>
            </w:tcMar>
          </w:tcPr>
          <w:p w14:paraId="0D5D8FBA" w14:textId="77777777" w:rsidR="00491158" w:rsidRPr="00055229" w:rsidRDefault="00491158" w:rsidP="009B7A4C">
            <w:pPr>
              <w:jc w:val="center"/>
              <w:rPr>
                <w:b/>
                <w:bCs/>
              </w:rPr>
            </w:pPr>
            <w:r>
              <w:rPr>
                <w:b/>
                <w:bCs/>
              </w:rPr>
              <w:t>Actor</w:t>
            </w:r>
          </w:p>
        </w:tc>
        <w:tc>
          <w:tcPr>
            <w:tcW w:w="2838" w:type="pct"/>
            <w:tcMar>
              <w:top w:w="100" w:type="dxa"/>
              <w:left w:w="100" w:type="dxa"/>
              <w:bottom w:w="100" w:type="dxa"/>
              <w:right w:w="100" w:type="dxa"/>
            </w:tcMar>
          </w:tcPr>
          <w:p w14:paraId="595F81B3" w14:textId="77777777" w:rsidR="00491158" w:rsidRPr="00055229" w:rsidRDefault="00491158" w:rsidP="009B7A4C">
            <w:pPr>
              <w:jc w:val="center"/>
              <w:rPr>
                <w:b/>
                <w:lang w:val="en-US"/>
              </w:rPr>
            </w:pPr>
            <w:r w:rsidRPr="57F0573F">
              <w:rPr>
                <w:b/>
                <w:lang w:val="en-US"/>
              </w:rPr>
              <w:t>Hệ thống</w:t>
            </w:r>
          </w:p>
        </w:tc>
      </w:tr>
      <w:tr w:rsidR="006920EF" w14:paraId="6D4EC717" w14:textId="77777777" w:rsidTr="531BB2DB">
        <w:trPr>
          <w:trHeight w:val="161"/>
        </w:trPr>
        <w:tc>
          <w:tcPr>
            <w:tcW w:w="2162" w:type="pct"/>
            <w:tcMar>
              <w:top w:w="100" w:type="dxa"/>
              <w:left w:w="100" w:type="dxa"/>
              <w:bottom w:w="100" w:type="dxa"/>
              <w:right w:w="100" w:type="dxa"/>
            </w:tcMar>
          </w:tcPr>
          <w:p w14:paraId="4ACBAAA3" w14:textId="19DA7E9B" w:rsidR="006920EF" w:rsidRDefault="006920EF" w:rsidP="006920EF">
            <w:pPr>
              <w:rPr>
                <w:b/>
                <w:lang w:val="en-US"/>
              </w:rPr>
            </w:pPr>
            <w:r w:rsidRPr="006E0C42">
              <w:t>1. Kích hoạt hành động xem bằng cách nhấn chọn vào một sản phẩm cụ thể trên giao diện.</w:t>
            </w:r>
          </w:p>
        </w:tc>
        <w:tc>
          <w:tcPr>
            <w:tcW w:w="2838" w:type="pct"/>
            <w:tcMar>
              <w:top w:w="100" w:type="dxa"/>
              <w:left w:w="100" w:type="dxa"/>
              <w:bottom w:w="100" w:type="dxa"/>
              <w:right w:w="100" w:type="dxa"/>
            </w:tcMar>
          </w:tcPr>
          <w:p w14:paraId="025E0E14" w14:textId="77777777" w:rsidR="006920EF" w:rsidRDefault="006920EF" w:rsidP="006920EF"/>
        </w:tc>
      </w:tr>
      <w:tr w:rsidR="006920EF" w14:paraId="1D0C0B06" w14:textId="77777777" w:rsidTr="531BB2DB">
        <w:trPr>
          <w:trHeight w:val="16"/>
        </w:trPr>
        <w:tc>
          <w:tcPr>
            <w:tcW w:w="2162" w:type="pct"/>
            <w:tcMar>
              <w:top w:w="100" w:type="dxa"/>
              <w:left w:w="100" w:type="dxa"/>
              <w:bottom w:w="100" w:type="dxa"/>
              <w:right w:w="100" w:type="dxa"/>
            </w:tcMar>
          </w:tcPr>
          <w:p w14:paraId="0238B58C" w14:textId="77777777" w:rsidR="006920EF" w:rsidRDefault="006920EF" w:rsidP="006920EF">
            <w:pPr>
              <w:rPr>
                <w:b/>
                <w:lang w:val="en-US"/>
              </w:rPr>
            </w:pPr>
          </w:p>
        </w:tc>
        <w:tc>
          <w:tcPr>
            <w:tcW w:w="2838" w:type="pct"/>
            <w:tcMar>
              <w:top w:w="100" w:type="dxa"/>
              <w:left w:w="100" w:type="dxa"/>
              <w:bottom w:w="100" w:type="dxa"/>
              <w:right w:w="100" w:type="dxa"/>
            </w:tcMar>
          </w:tcPr>
          <w:p w14:paraId="54996D89" w14:textId="187B459A" w:rsidR="006920EF" w:rsidRDefault="008F51DA" w:rsidP="006920EF">
            <w:pPr>
              <w:rPr>
                <w:b/>
                <w:lang w:val="en-US"/>
              </w:rPr>
            </w:pPr>
            <w:r>
              <w:t>2</w:t>
            </w:r>
            <w:r w:rsidR="006920EF" w:rsidRPr="006E0C42">
              <w:t>. Ghi nhận yêu cầu gửi đến hệ thống (gửi request GET /products/{id} với tham số id sản phẩm).</w:t>
            </w:r>
          </w:p>
        </w:tc>
      </w:tr>
      <w:tr w:rsidR="006920EF" w14:paraId="32809990" w14:textId="77777777" w:rsidTr="531BB2DB">
        <w:trPr>
          <w:trHeight w:val="16"/>
        </w:trPr>
        <w:tc>
          <w:tcPr>
            <w:tcW w:w="2162" w:type="pct"/>
            <w:tcMar>
              <w:top w:w="100" w:type="dxa"/>
              <w:left w:w="100" w:type="dxa"/>
              <w:bottom w:w="100" w:type="dxa"/>
              <w:right w:w="100" w:type="dxa"/>
            </w:tcMar>
          </w:tcPr>
          <w:p w14:paraId="720F9F06" w14:textId="77777777" w:rsidR="006920EF" w:rsidRDefault="006920EF" w:rsidP="006920EF">
            <w:pPr>
              <w:rPr>
                <w:b/>
                <w:bCs/>
              </w:rPr>
            </w:pPr>
          </w:p>
        </w:tc>
        <w:tc>
          <w:tcPr>
            <w:tcW w:w="2838" w:type="pct"/>
            <w:tcMar>
              <w:top w:w="100" w:type="dxa"/>
              <w:left w:w="100" w:type="dxa"/>
              <w:bottom w:w="100" w:type="dxa"/>
              <w:right w:w="100" w:type="dxa"/>
            </w:tcMar>
          </w:tcPr>
          <w:p w14:paraId="5C548BB6" w14:textId="5217B3E0" w:rsidR="006920EF" w:rsidRDefault="003D4ACD" w:rsidP="006920EF">
            <w:r>
              <w:rPr>
                <w:lang w:val="en-US"/>
              </w:rPr>
              <w:t>3</w:t>
            </w:r>
            <w:r w:rsidR="531BB2DB" w:rsidRPr="531BB2DB">
              <w:rPr>
                <w:lang w:val="en-US"/>
              </w:rPr>
              <w:t>. Thực hiện kiểm tra tính hợp lệ của tham số đầu vào id.</w:t>
            </w:r>
          </w:p>
        </w:tc>
      </w:tr>
      <w:tr w:rsidR="006920EF" w14:paraId="61582FC9" w14:textId="77777777" w:rsidTr="531BB2DB">
        <w:trPr>
          <w:trHeight w:val="16"/>
        </w:trPr>
        <w:tc>
          <w:tcPr>
            <w:tcW w:w="2162" w:type="pct"/>
            <w:tcMar>
              <w:top w:w="100" w:type="dxa"/>
              <w:left w:w="100" w:type="dxa"/>
              <w:bottom w:w="100" w:type="dxa"/>
              <w:right w:w="100" w:type="dxa"/>
            </w:tcMar>
          </w:tcPr>
          <w:p w14:paraId="0A8FF7FE" w14:textId="77777777" w:rsidR="006920EF" w:rsidRDefault="006920EF" w:rsidP="006920EF">
            <w:pPr>
              <w:rPr>
                <w:b/>
                <w:bCs/>
              </w:rPr>
            </w:pPr>
          </w:p>
        </w:tc>
        <w:tc>
          <w:tcPr>
            <w:tcW w:w="2838" w:type="pct"/>
            <w:tcMar>
              <w:top w:w="100" w:type="dxa"/>
              <w:left w:w="100" w:type="dxa"/>
              <w:bottom w:w="100" w:type="dxa"/>
              <w:right w:w="100" w:type="dxa"/>
            </w:tcMar>
          </w:tcPr>
          <w:p w14:paraId="5029741C" w14:textId="094B7FA7" w:rsidR="006920EF" w:rsidRDefault="003D4ACD" w:rsidP="006920EF">
            <w:r>
              <w:rPr>
                <w:lang w:val="en-US"/>
              </w:rPr>
              <w:t>4</w:t>
            </w:r>
            <w:r w:rsidR="531BB2DB" w:rsidRPr="531BB2DB">
              <w:rPr>
                <w:lang w:val="en-US"/>
              </w:rPr>
              <w:t>. Thực hiện chuyển tiếp xử lý đến tầng nghiệp vụ, gọi hàm ProductService.getProductById(id).</w:t>
            </w:r>
          </w:p>
        </w:tc>
      </w:tr>
      <w:tr w:rsidR="006920EF" w14:paraId="4EFC930D" w14:textId="77777777" w:rsidTr="531BB2DB">
        <w:trPr>
          <w:trHeight w:val="16"/>
        </w:trPr>
        <w:tc>
          <w:tcPr>
            <w:tcW w:w="2162" w:type="pct"/>
            <w:tcMar>
              <w:top w:w="100" w:type="dxa"/>
              <w:left w:w="100" w:type="dxa"/>
              <w:bottom w:w="100" w:type="dxa"/>
              <w:right w:w="100" w:type="dxa"/>
            </w:tcMar>
          </w:tcPr>
          <w:p w14:paraId="0F2E1527" w14:textId="77777777" w:rsidR="006920EF" w:rsidRDefault="006920EF" w:rsidP="006920EF">
            <w:pPr>
              <w:rPr>
                <w:b/>
                <w:lang w:val="en-US"/>
              </w:rPr>
            </w:pPr>
          </w:p>
        </w:tc>
        <w:tc>
          <w:tcPr>
            <w:tcW w:w="2838" w:type="pct"/>
            <w:tcMar>
              <w:top w:w="100" w:type="dxa"/>
              <w:left w:w="100" w:type="dxa"/>
              <w:bottom w:w="100" w:type="dxa"/>
              <w:right w:w="100" w:type="dxa"/>
            </w:tcMar>
          </w:tcPr>
          <w:p w14:paraId="75EE388E" w14:textId="5B9AA40B" w:rsidR="006920EF" w:rsidRDefault="003D4ACD" w:rsidP="006920EF">
            <w:r>
              <w:rPr>
                <w:lang w:val="en-US"/>
              </w:rPr>
              <w:t>5</w:t>
            </w:r>
            <w:r w:rsidR="531BB2DB" w:rsidRPr="531BB2DB">
              <w:rPr>
                <w:lang w:val="en-US"/>
              </w:rPr>
              <w:t>. Thực hiện truy vấn dữ liệu từ database thông qua ProductRepository.findById(id) để lấy thông tin thực thể sản phẩm.</w:t>
            </w:r>
          </w:p>
        </w:tc>
      </w:tr>
      <w:tr w:rsidR="006920EF" w14:paraId="41166438" w14:textId="77777777" w:rsidTr="531BB2DB">
        <w:trPr>
          <w:trHeight w:val="16"/>
        </w:trPr>
        <w:tc>
          <w:tcPr>
            <w:tcW w:w="2162" w:type="pct"/>
            <w:tcMar>
              <w:top w:w="100" w:type="dxa"/>
              <w:left w:w="100" w:type="dxa"/>
              <w:bottom w:w="100" w:type="dxa"/>
              <w:right w:w="100" w:type="dxa"/>
            </w:tcMar>
          </w:tcPr>
          <w:p w14:paraId="495B47F3" w14:textId="77777777" w:rsidR="006920EF" w:rsidRDefault="006920EF" w:rsidP="006920EF">
            <w:pPr>
              <w:rPr>
                <w:b/>
                <w:lang w:val="en-US"/>
              </w:rPr>
            </w:pPr>
          </w:p>
        </w:tc>
        <w:tc>
          <w:tcPr>
            <w:tcW w:w="2838" w:type="pct"/>
            <w:tcMar>
              <w:top w:w="100" w:type="dxa"/>
              <w:left w:w="100" w:type="dxa"/>
              <w:bottom w:w="100" w:type="dxa"/>
              <w:right w:w="100" w:type="dxa"/>
            </w:tcMar>
          </w:tcPr>
          <w:p w14:paraId="4DE40EBE" w14:textId="0B567892" w:rsidR="006920EF" w:rsidRPr="00892866" w:rsidRDefault="003D4ACD" w:rsidP="006920EF">
            <w:r>
              <w:rPr>
                <w:lang w:val="en-US"/>
              </w:rPr>
              <w:t>6</w:t>
            </w:r>
            <w:r w:rsidR="531BB2DB" w:rsidRPr="531BB2DB">
              <w:rPr>
                <w:lang w:val="en-US"/>
              </w:rPr>
              <w:t>. Tiến hành ánh xạ (Map) dữ liệu thực thể sang đối tượng phản hồi ProductDetailResponse và nạp các thông tin liên quan vào Model.</w:t>
            </w:r>
          </w:p>
        </w:tc>
      </w:tr>
      <w:tr w:rsidR="006920EF" w14:paraId="6E8F2167" w14:textId="77777777" w:rsidTr="531BB2DB">
        <w:trPr>
          <w:trHeight w:val="16"/>
        </w:trPr>
        <w:tc>
          <w:tcPr>
            <w:tcW w:w="2162" w:type="pct"/>
            <w:tcMar>
              <w:top w:w="100" w:type="dxa"/>
              <w:left w:w="100" w:type="dxa"/>
              <w:bottom w:w="100" w:type="dxa"/>
              <w:right w:w="100" w:type="dxa"/>
            </w:tcMar>
          </w:tcPr>
          <w:p w14:paraId="1B358359" w14:textId="77777777" w:rsidR="006920EF" w:rsidRDefault="006920EF" w:rsidP="006920EF">
            <w:pPr>
              <w:rPr>
                <w:b/>
                <w:lang w:val="en-US"/>
              </w:rPr>
            </w:pPr>
          </w:p>
        </w:tc>
        <w:tc>
          <w:tcPr>
            <w:tcW w:w="2838" w:type="pct"/>
            <w:tcMar>
              <w:top w:w="100" w:type="dxa"/>
              <w:left w:w="100" w:type="dxa"/>
              <w:bottom w:w="100" w:type="dxa"/>
              <w:right w:w="100" w:type="dxa"/>
            </w:tcMar>
          </w:tcPr>
          <w:p w14:paraId="6EFCAD3E" w14:textId="5F160AC3" w:rsidR="006920EF" w:rsidRPr="00892866" w:rsidRDefault="003D4ACD" w:rsidP="006920EF">
            <w:r>
              <w:rPr>
                <w:lang w:val="en-US"/>
              </w:rPr>
              <w:t>7</w:t>
            </w:r>
            <w:r w:rsidR="531BB2DB" w:rsidRPr="531BB2DB">
              <w:rPr>
                <w:lang w:val="en-US"/>
              </w:rPr>
              <w:t>. Tiến hành kết xuất dữ liệu lên giao diện (Render template) và hiển thị trang chi tiết sản phẩm cho người dùng.</w:t>
            </w:r>
          </w:p>
        </w:tc>
      </w:tr>
      <w:tr w:rsidR="00491158" w14:paraId="4B1CB2EF" w14:textId="77777777" w:rsidTr="531BB2DB">
        <w:trPr>
          <w:trHeight w:val="18"/>
        </w:trPr>
        <w:tc>
          <w:tcPr>
            <w:tcW w:w="5000" w:type="pct"/>
            <w:gridSpan w:val="2"/>
            <w:shd w:val="clear" w:color="auto" w:fill="F2F2F2" w:themeFill="background1" w:themeFillShade="F2"/>
            <w:tcMar>
              <w:top w:w="100" w:type="dxa"/>
              <w:left w:w="100" w:type="dxa"/>
              <w:bottom w:w="100" w:type="dxa"/>
              <w:right w:w="100" w:type="dxa"/>
            </w:tcMar>
          </w:tcPr>
          <w:p w14:paraId="4AA2301D" w14:textId="77777777" w:rsidR="00491158" w:rsidRDefault="00491158" w:rsidP="009B7A4C">
            <w:r w:rsidRPr="57F0573F">
              <w:rPr>
                <w:b/>
                <w:lang w:val="en-US"/>
              </w:rPr>
              <w:t>Luồng sự kiện thay thế:</w:t>
            </w:r>
          </w:p>
        </w:tc>
      </w:tr>
      <w:tr w:rsidR="000B5BFF" w:rsidRPr="00055229" w14:paraId="5A98A449" w14:textId="77777777" w:rsidTr="531BB2DB">
        <w:trPr>
          <w:trHeight w:val="16"/>
        </w:trPr>
        <w:tc>
          <w:tcPr>
            <w:tcW w:w="2162" w:type="pct"/>
            <w:tcMar>
              <w:top w:w="100" w:type="dxa"/>
              <w:left w:w="100" w:type="dxa"/>
              <w:bottom w:w="100" w:type="dxa"/>
              <w:right w:w="100" w:type="dxa"/>
            </w:tcMar>
          </w:tcPr>
          <w:p w14:paraId="270951F8" w14:textId="24189299" w:rsidR="000B5BFF" w:rsidRPr="00055229" w:rsidRDefault="531BB2DB" w:rsidP="000B5BFF">
            <w:r w:rsidRPr="531BB2DB">
              <w:rPr>
                <w:b/>
                <w:bCs/>
                <w:lang w:val="en-US"/>
              </w:rPr>
              <w:t>Kịch bản A:</w:t>
            </w:r>
            <w:r w:rsidRPr="531BB2DB">
              <w:rPr>
                <w:lang w:val="en-US"/>
              </w:rPr>
              <w:t xml:space="preserve"> Sản phẩm thiếu một số thông tin bổ sung (mô tả dài, kích cỡ).</w:t>
            </w:r>
          </w:p>
        </w:tc>
        <w:tc>
          <w:tcPr>
            <w:tcW w:w="2838" w:type="pct"/>
            <w:tcMar>
              <w:top w:w="20" w:type="dxa"/>
              <w:left w:w="20" w:type="dxa"/>
              <w:bottom w:w="20" w:type="dxa"/>
              <w:right w:w="20" w:type="dxa"/>
            </w:tcMar>
          </w:tcPr>
          <w:p w14:paraId="2B9A5416" w14:textId="2B5FA016" w:rsidR="000B5BFF" w:rsidRPr="00055229" w:rsidRDefault="531BB2DB" w:rsidP="000B5BFF">
            <w:r w:rsidRPr="531BB2DB">
              <w:rPr>
                <w:lang w:val="en-US"/>
              </w:rPr>
              <w:t>Thực hiện nhận diện các giá trị trống, tiến hành ẩn vùng dữ liệu trống hoặc thiết lập hiển thị chuỗi mặc định "Đang cập nhật" nhằm bảo toàn bố cục giao diện.</w:t>
            </w:r>
          </w:p>
        </w:tc>
      </w:tr>
      <w:tr w:rsidR="00491158" w:rsidRPr="00055229" w14:paraId="2BA48A34"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2CE36B9F" w14:textId="77777777" w:rsidR="00491158" w:rsidRPr="00055229" w:rsidRDefault="00491158" w:rsidP="009B7A4C">
            <w:r w:rsidRPr="57F0573F">
              <w:rPr>
                <w:b/>
                <w:lang w:val="en-US"/>
              </w:rPr>
              <w:t>Luồng sự kiện ngoại lệ:</w:t>
            </w:r>
          </w:p>
        </w:tc>
      </w:tr>
      <w:tr w:rsidR="002D5843" w:rsidRPr="00055229" w14:paraId="6FA0441E" w14:textId="77777777" w:rsidTr="531BB2DB">
        <w:trPr>
          <w:trHeight w:val="18"/>
        </w:trPr>
        <w:tc>
          <w:tcPr>
            <w:tcW w:w="2162" w:type="pct"/>
            <w:tcMar>
              <w:top w:w="100" w:type="dxa"/>
              <w:left w:w="100" w:type="dxa"/>
              <w:bottom w:w="100" w:type="dxa"/>
              <w:right w:w="100" w:type="dxa"/>
            </w:tcMar>
          </w:tcPr>
          <w:p w14:paraId="6256C5C1" w14:textId="7114BB7F" w:rsidR="002D5843" w:rsidRDefault="531BB2DB" w:rsidP="002D5843">
            <w:r w:rsidRPr="531BB2DB">
              <w:rPr>
                <w:b/>
                <w:bCs/>
                <w:lang w:val="en-US"/>
              </w:rPr>
              <w:t>Kịch bản A:</w:t>
            </w:r>
            <w:r w:rsidRPr="531BB2DB">
              <w:rPr>
                <w:lang w:val="en-US"/>
              </w:rPr>
              <w:t xml:space="preserve"> Sản phẩm không tồn tại hoặc dữ liệu đã bị xóa.</w:t>
            </w:r>
          </w:p>
        </w:tc>
        <w:tc>
          <w:tcPr>
            <w:tcW w:w="2838" w:type="pct"/>
            <w:tcMar>
              <w:top w:w="20" w:type="dxa"/>
              <w:left w:w="20" w:type="dxa"/>
              <w:bottom w:w="20" w:type="dxa"/>
              <w:right w:w="20" w:type="dxa"/>
            </w:tcMar>
          </w:tcPr>
          <w:p w14:paraId="35ED674A" w14:textId="4F7CC1CE" w:rsidR="002D5843" w:rsidRPr="00055229" w:rsidRDefault="531BB2DB" w:rsidP="002D5843">
            <w:r w:rsidRPr="531BB2DB">
              <w:rPr>
                <w:lang w:val="en-US"/>
              </w:rPr>
              <w:t xml:space="preserve">Khi không tìm thấy bản ghi dữ liệu, thực hiện ném ra ngoại lệ ResourceNotFoundException, </w:t>
            </w:r>
            <w:r w:rsidRPr="531BB2DB">
              <w:rPr>
                <w:lang w:val="en-US"/>
              </w:rPr>
              <w:lastRenderedPageBreak/>
              <w:t>tiến hành chuyển hướng người dùng về trang hiển thị lỗi mặc định kèm thông báo sản phẩm không tồn tại.</w:t>
            </w:r>
          </w:p>
        </w:tc>
      </w:tr>
      <w:tr w:rsidR="002D5843" w:rsidRPr="00055229" w14:paraId="4026F627" w14:textId="77777777" w:rsidTr="531BB2DB">
        <w:trPr>
          <w:trHeight w:val="18"/>
        </w:trPr>
        <w:tc>
          <w:tcPr>
            <w:tcW w:w="2162" w:type="pct"/>
            <w:tcMar>
              <w:top w:w="100" w:type="dxa"/>
              <w:left w:w="100" w:type="dxa"/>
              <w:bottom w:w="100" w:type="dxa"/>
              <w:right w:w="100" w:type="dxa"/>
            </w:tcMar>
          </w:tcPr>
          <w:p w14:paraId="090CE04B" w14:textId="0023DFCB" w:rsidR="002D5843" w:rsidRPr="00892866" w:rsidRDefault="531BB2DB" w:rsidP="002D5843">
            <w:r w:rsidRPr="531BB2DB">
              <w:rPr>
                <w:b/>
                <w:bCs/>
                <w:lang w:val="en-US"/>
              </w:rPr>
              <w:lastRenderedPageBreak/>
              <w:t>Kịch bản B:</w:t>
            </w:r>
            <w:r w:rsidRPr="531BB2DB">
              <w:rPr>
                <w:lang w:val="en-US"/>
              </w:rPr>
              <w:t xml:space="preserve"> Xảy ra sự cố kết nối Cơ sở dữ liệu hoặc lỗi hệ thống đột xuất.</w:t>
            </w:r>
          </w:p>
        </w:tc>
        <w:tc>
          <w:tcPr>
            <w:tcW w:w="2838" w:type="pct"/>
            <w:tcMar>
              <w:top w:w="20" w:type="dxa"/>
              <w:left w:w="20" w:type="dxa"/>
              <w:bottom w:w="20" w:type="dxa"/>
              <w:right w:w="20" w:type="dxa"/>
            </w:tcMar>
          </w:tcPr>
          <w:p w14:paraId="4E056600" w14:textId="7B4D2E0F" w:rsidR="002D5843" w:rsidRPr="00892866" w:rsidRDefault="531BB2DB" w:rsidP="002D5843">
            <w:r w:rsidRPr="531BB2DB">
              <w:rPr>
                <w:lang w:val="en-US"/>
              </w:rPr>
              <w:t>Thực hiện ghi log lỗi chi tiết tại server, tiến hành chuyển hướng người dùng sang giao diện thông báo lỗi hệ thống (Error 500).</w:t>
            </w:r>
          </w:p>
        </w:tc>
      </w:tr>
    </w:tbl>
    <w:p w14:paraId="63480A89" w14:textId="77777777" w:rsidR="00126AC3" w:rsidRPr="00126AC3" w:rsidRDefault="00126AC3" w:rsidP="004743F3">
      <w:pPr>
        <w:pStyle w:val="ListParagraph"/>
        <w:numPr>
          <w:ilvl w:val="0"/>
          <w:numId w:val="45"/>
        </w:numPr>
        <w:rPr>
          <w:lang w:val="en-US"/>
        </w:rPr>
      </w:pPr>
      <w:r w:rsidRPr="00126AC3">
        <w:rPr>
          <w:lang w:val="en-US"/>
        </w:rPr>
        <w:t>Activity Diagram:</w:t>
      </w:r>
    </w:p>
    <w:p w14:paraId="5DC9046E" w14:textId="29F77E50" w:rsidR="00126AC3" w:rsidRPr="008A3DEF" w:rsidRDefault="007433F4" w:rsidP="007433F4">
      <w:pPr>
        <w:jc w:val="center"/>
        <w:rPr>
          <w:lang w:val="en-US"/>
        </w:rPr>
      </w:pPr>
      <w:r>
        <w:rPr>
          <w:noProof/>
        </w:rPr>
        <w:drawing>
          <wp:inline distT="0" distB="0" distL="0" distR="0" wp14:anchorId="16B57EDC" wp14:editId="4BD06F73">
            <wp:extent cx="5166360" cy="5440680"/>
            <wp:effectExtent l="0" t="0" r="0" b="7620"/>
            <wp:docPr id="71896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6360" cy="5440680"/>
                    </a:xfrm>
                    <a:prstGeom prst="rect">
                      <a:avLst/>
                    </a:prstGeom>
                    <a:noFill/>
                    <a:ln>
                      <a:noFill/>
                    </a:ln>
                  </pic:spPr>
                </pic:pic>
              </a:graphicData>
            </a:graphic>
          </wp:inline>
        </w:drawing>
      </w:r>
    </w:p>
    <w:p w14:paraId="03BBE7ED" w14:textId="77777777" w:rsidR="00126AC3" w:rsidRPr="00126AC3" w:rsidRDefault="00126AC3" w:rsidP="004743F3">
      <w:pPr>
        <w:pStyle w:val="ListParagraph"/>
        <w:numPr>
          <w:ilvl w:val="0"/>
          <w:numId w:val="45"/>
        </w:numPr>
        <w:rPr>
          <w:lang w:val="en-US"/>
        </w:rPr>
      </w:pPr>
      <w:r w:rsidRPr="00126AC3">
        <w:rPr>
          <w:lang w:val="en-US"/>
        </w:rPr>
        <w:t>Sequence Diagram:</w:t>
      </w:r>
    </w:p>
    <w:p w14:paraId="76AAD221" w14:textId="755B2202" w:rsidR="00126AC3" w:rsidRPr="00126AC3" w:rsidRDefault="00FF1C1F" w:rsidP="00126AC3">
      <w:pPr>
        <w:rPr>
          <w:lang w:val="en-US"/>
        </w:rPr>
      </w:pPr>
      <w:r>
        <w:rPr>
          <w:noProof/>
        </w:rPr>
        <w:lastRenderedPageBreak/>
        <w:drawing>
          <wp:inline distT="0" distB="0" distL="0" distR="0" wp14:anchorId="4434A6A1" wp14:editId="2F653853">
            <wp:extent cx="5732145" cy="2535372"/>
            <wp:effectExtent l="0" t="0" r="1905" b="0"/>
            <wp:docPr id="104699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2145" cy="2535372"/>
                    </a:xfrm>
                    <a:prstGeom prst="rect">
                      <a:avLst/>
                    </a:prstGeom>
                    <a:noFill/>
                    <a:ln>
                      <a:noFill/>
                    </a:ln>
                  </pic:spPr>
                </pic:pic>
              </a:graphicData>
            </a:graphic>
          </wp:inline>
        </w:drawing>
      </w:r>
    </w:p>
    <w:p w14:paraId="27653114" w14:textId="106143E1" w:rsidR="00630910" w:rsidRDefault="00630910" w:rsidP="00E91573">
      <w:pPr>
        <w:pStyle w:val="Heading3"/>
        <w:rPr>
          <w:lang w:val="en-US"/>
        </w:rPr>
      </w:pPr>
      <w:r w:rsidRPr="00630910">
        <w:rPr>
          <w:lang w:val="en-US"/>
        </w:rPr>
        <w:t>G-07</w:t>
      </w:r>
      <w:r>
        <w:rPr>
          <w:lang w:val="en-US"/>
        </w:rPr>
        <w:t>_</w:t>
      </w:r>
      <w:r w:rsidRPr="00630910">
        <w:rPr>
          <w:lang w:val="en-US"/>
        </w:rPr>
        <w:t>Quản lý giỏ hàng</w:t>
      </w:r>
    </w:p>
    <w:p w14:paraId="6B711145" w14:textId="3ED68E7A" w:rsidR="00126AC3" w:rsidRPr="00126AC3" w:rsidRDefault="2AD621CB" w:rsidP="004743F3">
      <w:pPr>
        <w:pStyle w:val="ListParagraph"/>
        <w:numPr>
          <w:ilvl w:val="0"/>
          <w:numId w:val="46"/>
        </w:numPr>
        <w:rPr>
          <w:lang w:val="en-US"/>
        </w:rPr>
      </w:pPr>
      <w:r w:rsidRPr="2AD621CB">
        <w:rPr>
          <w:lang w:val="en-US"/>
        </w:rPr>
        <w:t>Đặc tả Usecase</w:t>
      </w:r>
    </w:p>
    <w:p w14:paraId="3150C39F" w14:textId="47A68920" w:rsidR="00126AC3" w:rsidRPr="008A3DEF" w:rsidRDefault="00126AC3" w:rsidP="792B7065">
      <w:pPr>
        <w:rPr>
          <w:sz w:val="24"/>
          <w:szCs w:val="24"/>
          <w:lang w:val="en-US"/>
        </w:rPr>
      </w:pPr>
    </w:p>
    <w:tbl>
      <w:tblPr>
        <w:tblW w:w="0" w:type="auto"/>
        <w:tblLook w:val="06A0" w:firstRow="1" w:lastRow="0" w:firstColumn="1" w:lastColumn="0" w:noHBand="1" w:noVBand="1"/>
      </w:tblPr>
      <w:tblGrid>
        <w:gridCol w:w="4485"/>
        <w:gridCol w:w="4522"/>
      </w:tblGrid>
      <w:tr w:rsidR="2AD621CB" w14:paraId="57707FCB" w14:textId="77777777" w:rsidTr="2AD621CB">
        <w:trPr>
          <w:trHeight w:val="300"/>
        </w:trPr>
        <w:tc>
          <w:tcPr>
            <w:tcW w:w="96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03EC9C02" w14:textId="16D3F15E" w:rsidR="2AD621CB" w:rsidRDefault="2AD621CB" w:rsidP="2AD621CB">
            <w:r w:rsidRPr="2AD621CB">
              <w:rPr>
                <w:b/>
                <w:bCs/>
                <w:color w:val="000000" w:themeColor="text1"/>
                <w:sz w:val="24"/>
                <w:szCs w:val="24"/>
                <w:lang w:val="en-US"/>
              </w:rPr>
              <w:t>Use case: G07_Thêm sản phẩm vào giỏ hàng</w:t>
            </w:r>
          </w:p>
        </w:tc>
      </w:tr>
      <w:tr w:rsidR="2AD621CB" w14:paraId="66F5606B" w14:textId="77777777" w:rsidTr="2AD621CB">
        <w:trPr>
          <w:trHeight w:val="448"/>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40D7163" w14:textId="2329E59E" w:rsidR="2AD621CB" w:rsidRDefault="2AD621CB" w:rsidP="2AD621CB">
            <w:r w:rsidRPr="2AD621CB">
              <w:rPr>
                <w:b/>
                <w:bCs/>
                <w:sz w:val="24"/>
                <w:szCs w:val="24"/>
                <w:lang w:val="en-US"/>
              </w:rPr>
              <w:t>Mục đích:</w:t>
            </w:r>
          </w:p>
        </w:tc>
        <w:tc>
          <w:tcPr>
            <w:tcW w:w="4815" w:type="dxa"/>
            <w:tcBorders>
              <w:top w:val="nil"/>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2CC7B94" w14:textId="54C61487" w:rsidR="2AD621CB" w:rsidRDefault="2AD621CB" w:rsidP="2AD621CB">
            <w:r w:rsidRPr="2AD621CB">
              <w:rPr>
                <w:sz w:val="24"/>
                <w:szCs w:val="24"/>
                <w:lang w:val="en-US"/>
              </w:rPr>
              <w:t>Cho phép người dùng chọn sản phẩm và đưa vào giỏ hàng tạm thời</w:t>
            </w:r>
          </w:p>
        </w:tc>
      </w:tr>
      <w:tr w:rsidR="2AD621CB" w14:paraId="25E0322B"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C91E926" w14:textId="50D29CF2" w:rsidR="2AD621CB" w:rsidRDefault="2AD621CB" w:rsidP="2AD621CB">
            <w:r w:rsidRPr="2AD621CB">
              <w:rPr>
                <w:b/>
                <w:bCs/>
                <w:sz w:val="24"/>
                <w:szCs w:val="24"/>
                <w:lang w:val="en-US"/>
              </w:rPr>
              <w:t>Mô tả:</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161283E" w14:textId="148E4CE7" w:rsidR="2AD621CB" w:rsidRDefault="2AD621CB" w:rsidP="2AD621CB">
            <w:r w:rsidRPr="2AD621CB">
              <w:rPr>
                <w:sz w:val="24"/>
                <w:szCs w:val="24"/>
                <w:lang w:val="en-US"/>
              </w:rPr>
              <w:t>Người dùng duyệt sản phẩm và thêm chúng vào giỏ hàng</w:t>
            </w:r>
          </w:p>
        </w:tc>
      </w:tr>
      <w:tr w:rsidR="2AD621CB" w14:paraId="5BBA2546"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9641BA7" w14:textId="4564DD0B" w:rsidR="2AD621CB" w:rsidRDefault="2AD621CB" w:rsidP="2AD621CB">
            <w:r w:rsidRPr="2AD621CB">
              <w:rPr>
                <w:b/>
                <w:bCs/>
                <w:sz w:val="24"/>
                <w:szCs w:val="24"/>
                <w:lang w:val="en-US"/>
              </w:rPr>
              <w:t>Tác nhân:</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F3E01F4" w14:textId="25E4A7E1" w:rsidR="2AD621CB" w:rsidRDefault="2AD621CB" w:rsidP="2AD621CB">
            <w:r w:rsidRPr="2AD621CB">
              <w:rPr>
                <w:sz w:val="24"/>
                <w:szCs w:val="24"/>
                <w:lang w:val="en-US"/>
              </w:rPr>
              <w:t>Người dùng không có tài khoản (Guest), Người dùng có tài khoản (Customer)</w:t>
            </w:r>
          </w:p>
        </w:tc>
      </w:tr>
      <w:tr w:rsidR="2AD621CB" w14:paraId="49C735E8"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66EA6A7" w14:textId="4FA1466B" w:rsidR="2AD621CB" w:rsidRDefault="2AD621CB" w:rsidP="2AD621CB">
            <w:r w:rsidRPr="2AD621CB">
              <w:rPr>
                <w:b/>
                <w:bCs/>
                <w:sz w:val="24"/>
                <w:szCs w:val="24"/>
                <w:lang w:val="en-US"/>
              </w:rPr>
              <w:t>Điều kiện trước:</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EE4F812" w14:textId="01106D9C" w:rsidR="2AD621CB" w:rsidRDefault="2AD621CB" w:rsidP="2AD621CB">
            <w:r w:rsidRPr="2AD621CB">
              <w:rPr>
                <w:sz w:val="24"/>
                <w:szCs w:val="24"/>
                <w:lang w:val="en-US"/>
              </w:rPr>
              <w:t>Truy cập trang danh sách sản phẩm hoặc chi tiết sản phẩm</w:t>
            </w:r>
          </w:p>
        </w:tc>
      </w:tr>
      <w:tr w:rsidR="2AD621CB" w14:paraId="3BFB845D"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CE8B4F9" w14:textId="54254B55" w:rsidR="2AD621CB" w:rsidRDefault="2AD621CB" w:rsidP="2AD621CB">
            <w:r w:rsidRPr="2AD621CB">
              <w:rPr>
                <w:b/>
                <w:bCs/>
                <w:sz w:val="24"/>
                <w:szCs w:val="24"/>
                <w:lang w:val="en-US"/>
              </w:rPr>
              <w:t>Điều kiện sau:</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03FCA3D" w14:textId="7DBACB1B" w:rsidR="2AD621CB" w:rsidRDefault="2AD621CB" w:rsidP="2AD621CB">
            <w:r w:rsidRPr="2AD621CB">
              <w:rPr>
                <w:sz w:val="24"/>
                <w:szCs w:val="24"/>
                <w:lang w:val="en-US"/>
              </w:rPr>
              <w:t>Sản phẩm được thêm vào giỏ hàng được lưu trong Session của người dùng</w:t>
            </w:r>
          </w:p>
        </w:tc>
      </w:tr>
      <w:tr w:rsidR="2AD621CB" w14:paraId="09A24D32" w14:textId="77777777" w:rsidTr="2AD621CB">
        <w:trPr>
          <w:trHeight w:val="300"/>
        </w:trPr>
        <w:tc>
          <w:tcPr>
            <w:tcW w:w="96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D7249D4" w14:textId="4910144E" w:rsidR="2AD621CB" w:rsidRDefault="2AD621CB" w:rsidP="2AD621CB">
            <w:r w:rsidRPr="2AD621CB">
              <w:rPr>
                <w:b/>
                <w:bCs/>
                <w:sz w:val="24"/>
                <w:szCs w:val="24"/>
                <w:lang w:val="en-US"/>
              </w:rPr>
              <w:t>Luồng sự kiện chính (Basic flows)</w:t>
            </w:r>
          </w:p>
        </w:tc>
      </w:tr>
      <w:tr w:rsidR="2AD621CB" w14:paraId="3C15255D"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682306D9" w14:textId="0348BCC4" w:rsidR="2AD621CB" w:rsidRDefault="2AD621CB" w:rsidP="2AD621CB">
            <w:r w:rsidRPr="2AD621CB">
              <w:rPr>
                <w:b/>
                <w:bCs/>
                <w:color w:val="000000" w:themeColor="text1"/>
                <w:sz w:val="24"/>
                <w:szCs w:val="24"/>
                <w:lang w:val="en-US"/>
              </w:rPr>
              <w:t>Người dùng</w:t>
            </w:r>
          </w:p>
        </w:tc>
        <w:tc>
          <w:tcPr>
            <w:tcW w:w="4815" w:type="dxa"/>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2E04B5CE" w14:textId="6A88B822" w:rsidR="2AD621CB" w:rsidRDefault="2AD621CB" w:rsidP="2AD621CB">
            <w:r w:rsidRPr="2AD621CB">
              <w:rPr>
                <w:b/>
                <w:bCs/>
                <w:color w:val="000000" w:themeColor="text1"/>
                <w:sz w:val="24"/>
                <w:szCs w:val="24"/>
                <w:lang w:val="en-US"/>
              </w:rPr>
              <w:t>Hệ thống</w:t>
            </w:r>
          </w:p>
        </w:tc>
      </w:tr>
      <w:tr w:rsidR="2AD621CB" w14:paraId="5FE172D6"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3E97DBA" w14:textId="2F5FE63C" w:rsidR="2AD621CB" w:rsidRDefault="2AD621CB" w:rsidP="2AD621CB">
            <w:r w:rsidRPr="2AD621CB">
              <w:rPr>
                <w:sz w:val="24"/>
                <w:szCs w:val="24"/>
                <w:lang w:val="en-US"/>
              </w:rPr>
              <w:t>1. Người dùng duyệt qua các sản phẩm trên trang web.</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090F041" w14:textId="3993A0FD" w:rsidR="2AD621CB" w:rsidRDefault="2AD621CB" w:rsidP="2AD621CB">
            <w:r w:rsidRPr="2AD621CB">
              <w:rPr>
                <w:sz w:val="24"/>
                <w:szCs w:val="24"/>
              </w:rPr>
              <w:t xml:space="preserve"> </w:t>
            </w:r>
          </w:p>
        </w:tc>
      </w:tr>
      <w:tr w:rsidR="2AD621CB" w14:paraId="6D72DE93"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ED7A8D4" w14:textId="6CC1E61B" w:rsidR="2AD621CB" w:rsidRDefault="2AD621CB" w:rsidP="2AD621CB">
            <w:r w:rsidRPr="2AD621CB">
              <w:rPr>
                <w:sz w:val="24"/>
                <w:szCs w:val="24"/>
                <w:lang w:val="en-US"/>
              </w:rPr>
              <w:lastRenderedPageBreak/>
              <w:t>2. Người dùng chọn một sản phẩm và nhấn nút "Thêm vào giỏ hàng" (từ trang danh sách hoặc trang chi tiết sản phẩm)</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FE17730" w14:textId="4E983996" w:rsidR="2AD621CB" w:rsidRDefault="2AD621CB" w:rsidP="2AD621CB">
            <w:r w:rsidRPr="2AD621CB">
              <w:rPr>
                <w:sz w:val="24"/>
                <w:szCs w:val="24"/>
              </w:rPr>
              <w:t xml:space="preserve"> </w:t>
            </w:r>
          </w:p>
        </w:tc>
      </w:tr>
      <w:tr w:rsidR="2AD621CB" w14:paraId="4D81DB80"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74F3893" w14:textId="36467EE4" w:rsidR="2AD621CB" w:rsidRDefault="2AD621CB" w:rsidP="2AD621CB">
            <w:r w:rsidRPr="2AD621CB">
              <w:rPr>
                <w:sz w:val="24"/>
                <w:szCs w:val="24"/>
              </w:rPr>
              <w:t xml:space="preserve"> </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B7DB56C" w14:textId="5DBC4852" w:rsidR="2AD621CB" w:rsidRDefault="2AD621CB" w:rsidP="2AD621CB">
            <w:r w:rsidRPr="2AD621CB">
              <w:rPr>
                <w:sz w:val="24"/>
                <w:szCs w:val="24"/>
                <w:lang w:val="en-US"/>
              </w:rPr>
              <w:t>3. Hệ thống kiểm tra số lượng tồn kho của sản phẩm</w:t>
            </w:r>
          </w:p>
        </w:tc>
      </w:tr>
      <w:tr w:rsidR="2AD621CB" w14:paraId="65D150F6"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770F17C" w14:textId="63E02F0E" w:rsidR="2AD621CB" w:rsidRDefault="2AD621CB" w:rsidP="2AD621CB">
            <w:r w:rsidRPr="2AD621CB">
              <w:rPr>
                <w:sz w:val="24"/>
                <w:szCs w:val="24"/>
              </w:rPr>
              <w:t xml:space="preserve"> </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5AA76D9" w14:textId="2582148A" w:rsidR="2AD621CB" w:rsidRDefault="2AD621CB" w:rsidP="2AD621CB">
            <w:r w:rsidRPr="2AD621CB">
              <w:rPr>
                <w:sz w:val="24"/>
                <w:szCs w:val="24"/>
                <w:lang w:val="en-US"/>
              </w:rPr>
              <w:t>4. Hệ thống thêm sản phẩm đó vào giỏ hàng được lưu trong Session của người dùng</w:t>
            </w:r>
          </w:p>
        </w:tc>
      </w:tr>
      <w:tr w:rsidR="2AD621CB" w14:paraId="3B8C2232"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CA7FA0E" w14:textId="50A8923B" w:rsidR="2AD621CB" w:rsidRDefault="2AD621CB" w:rsidP="2AD621CB">
            <w:r w:rsidRPr="2AD621CB">
              <w:rPr>
                <w:sz w:val="24"/>
                <w:szCs w:val="24"/>
              </w:rPr>
              <w:t xml:space="preserve"> </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C456491" w14:textId="2AADF246" w:rsidR="2AD621CB" w:rsidRDefault="2AD621CB" w:rsidP="2AD621CB">
            <w:r w:rsidRPr="2AD621CB">
              <w:rPr>
                <w:sz w:val="24"/>
                <w:szCs w:val="24"/>
                <w:lang w:val="en-US"/>
              </w:rPr>
              <w:t>5. Hệ thống hiển thị thông báo xác nhận "Sản phẩm đã được thêm vào giỏ hàng thành công"</w:t>
            </w:r>
          </w:p>
        </w:tc>
      </w:tr>
      <w:tr w:rsidR="2AD621CB" w14:paraId="5A0038C9" w14:textId="77777777" w:rsidTr="2AD621CB">
        <w:trPr>
          <w:trHeight w:val="300"/>
        </w:trPr>
        <w:tc>
          <w:tcPr>
            <w:tcW w:w="96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0E66C296" w14:textId="10096614" w:rsidR="2AD621CB" w:rsidRDefault="2AD621CB" w:rsidP="2AD621CB">
            <w:r w:rsidRPr="2AD621CB">
              <w:rPr>
                <w:b/>
                <w:bCs/>
                <w:sz w:val="24"/>
                <w:szCs w:val="24"/>
                <w:lang w:val="en-US"/>
              </w:rPr>
              <w:t>Luồng sự kiện thay thế (Alternative flows)</w:t>
            </w:r>
          </w:p>
        </w:tc>
      </w:tr>
      <w:tr w:rsidR="2AD621CB" w14:paraId="1023FF9D"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235B1316" w14:textId="4880934F" w:rsidR="2AD621CB" w:rsidRDefault="2AD621CB" w:rsidP="2AD621CB">
            <w:r w:rsidRPr="2AD621CB">
              <w:rPr>
                <w:b/>
                <w:bCs/>
                <w:color w:val="000000" w:themeColor="text1"/>
                <w:sz w:val="24"/>
                <w:szCs w:val="24"/>
                <w:lang w:val="en-US"/>
              </w:rPr>
              <w:t>Người dùng</w:t>
            </w:r>
          </w:p>
        </w:tc>
        <w:tc>
          <w:tcPr>
            <w:tcW w:w="4815" w:type="dxa"/>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258AAA4C" w14:textId="2750B728" w:rsidR="2AD621CB" w:rsidRDefault="2AD621CB" w:rsidP="2AD621CB">
            <w:r w:rsidRPr="2AD621CB">
              <w:rPr>
                <w:b/>
                <w:bCs/>
                <w:color w:val="000000" w:themeColor="text1"/>
                <w:sz w:val="24"/>
                <w:szCs w:val="24"/>
                <w:lang w:val="en-US"/>
              </w:rPr>
              <w:t>Hệ thống</w:t>
            </w:r>
          </w:p>
        </w:tc>
      </w:tr>
      <w:tr w:rsidR="2AD621CB" w14:paraId="4C975CD2"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A926D95" w14:textId="6A48CBA8" w:rsidR="2AD621CB" w:rsidRDefault="2AD621CB" w:rsidP="2AD621CB">
            <w:r w:rsidRPr="2AD621CB">
              <w:rPr>
                <w:sz w:val="24"/>
                <w:szCs w:val="24"/>
              </w:rPr>
              <w:t xml:space="preserve"> </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70F4939" w14:textId="1CE94930" w:rsidR="2AD621CB" w:rsidRDefault="2AD621CB" w:rsidP="2AD621CB">
            <w:r w:rsidRPr="2AD621CB">
              <w:rPr>
                <w:sz w:val="24"/>
                <w:szCs w:val="24"/>
                <w:lang w:val="en-US"/>
              </w:rPr>
              <w:t>4.1 Hệ thống phát hiện sản phẩm đã hết hàng và hiển thị thông báo "Sản phẩm đã hết hàng, vui lòng chọn sản phẩm khác"</w:t>
            </w:r>
          </w:p>
        </w:tc>
      </w:tr>
      <w:tr w:rsidR="2AD621CB" w14:paraId="64BD39FD" w14:textId="77777777" w:rsidTr="2AD621CB">
        <w:trPr>
          <w:trHeight w:val="300"/>
        </w:trPr>
        <w:tc>
          <w:tcPr>
            <w:tcW w:w="96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CF83C03" w14:textId="6C31F1D4" w:rsidR="2AD621CB" w:rsidRDefault="2AD621CB" w:rsidP="2AD621CB">
            <w:r w:rsidRPr="2AD621CB">
              <w:rPr>
                <w:b/>
                <w:bCs/>
                <w:sz w:val="24"/>
                <w:szCs w:val="24"/>
                <w:lang w:val="en-US"/>
              </w:rPr>
              <w:t>Luồng sự kiện ngoại lệ (Exception flows)</w:t>
            </w:r>
          </w:p>
        </w:tc>
      </w:tr>
      <w:tr w:rsidR="2AD621CB" w14:paraId="707703B0"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117C0DE5" w14:textId="20850057" w:rsidR="2AD621CB" w:rsidRDefault="2AD621CB" w:rsidP="2AD621CB">
            <w:r w:rsidRPr="2AD621CB">
              <w:rPr>
                <w:b/>
                <w:bCs/>
                <w:color w:val="000000" w:themeColor="text1"/>
                <w:sz w:val="24"/>
                <w:szCs w:val="24"/>
                <w:lang w:val="en-US"/>
              </w:rPr>
              <w:t>Người dùng</w:t>
            </w:r>
          </w:p>
        </w:tc>
        <w:tc>
          <w:tcPr>
            <w:tcW w:w="4815" w:type="dxa"/>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7B40B08E" w14:textId="06E8DA23" w:rsidR="2AD621CB" w:rsidRDefault="2AD621CB" w:rsidP="2AD621CB">
            <w:r w:rsidRPr="2AD621CB">
              <w:rPr>
                <w:b/>
                <w:bCs/>
                <w:color w:val="000000" w:themeColor="text1"/>
                <w:sz w:val="24"/>
                <w:szCs w:val="24"/>
                <w:lang w:val="en-US"/>
              </w:rPr>
              <w:t>Hệ thống</w:t>
            </w:r>
          </w:p>
        </w:tc>
      </w:tr>
    </w:tbl>
    <w:p w14:paraId="5FCBC6CF" w14:textId="3A0F9BA6" w:rsidR="00126AC3" w:rsidRPr="008A3DEF" w:rsidRDefault="00126AC3" w:rsidP="2AD621CB">
      <w:pPr>
        <w:rPr>
          <w:sz w:val="24"/>
          <w:szCs w:val="24"/>
          <w:lang w:val="en-US"/>
        </w:rPr>
      </w:pPr>
    </w:p>
    <w:p w14:paraId="7939E1D1" w14:textId="4376E7FB" w:rsidR="00126AC3" w:rsidRPr="008A3DEF" w:rsidRDefault="00126AC3" w:rsidP="37AA4A32">
      <w:pPr>
        <w:rPr>
          <w:sz w:val="24"/>
          <w:szCs w:val="24"/>
          <w:lang w:val="en-US"/>
        </w:rPr>
      </w:pPr>
    </w:p>
    <w:p w14:paraId="6BB06998" w14:textId="1A971DEC" w:rsidR="00126AC3" w:rsidRPr="008A3DEF" w:rsidRDefault="00126AC3" w:rsidP="00126AC3">
      <w:pPr>
        <w:rPr>
          <w:lang w:val="en-US"/>
        </w:rPr>
      </w:pPr>
    </w:p>
    <w:p w14:paraId="69CFCADA" w14:textId="77777777" w:rsidR="00126AC3" w:rsidRPr="00126AC3" w:rsidRDefault="2AD621CB" w:rsidP="004743F3">
      <w:pPr>
        <w:pStyle w:val="ListParagraph"/>
        <w:numPr>
          <w:ilvl w:val="0"/>
          <w:numId w:val="46"/>
        </w:numPr>
        <w:rPr>
          <w:lang w:val="en-US"/>
        </w:rPr>
      </w:pPr>
      <w:r w:rsidRPr="2AD621CB">
        <w:rPr>
          <w:lang w:val="en-US"/>
        </w:rPr>
        <w:t>Activity Diagram:</w:t>
      </w:r>
    </w:p>
    <w:p w14:paraId="197CE839" w14:textId="7AEC6919" w:rsidR="00126AC3" w:rsidRPr="008A3DEF" w:rsidRDefault="00126AC3" w:rsidP="2AD621CB">
      <w:pPr>
        <w:jc w:val="center"/>
      </w:pPr>
      <w:r>
        <w:rPr>
          <w:noProof/>
        </w:rPr>
        <w:lastRenderedPageBreak/>
        <w:drawing>
          <wp:inline distT="0" distB="0" distL="0" distR="0" wp14:anchorId="23B70033" wp14:editId="75247A14">
            <wp:extent cx="4725060" cy="4858428"/>
            <wp:effectExtent l="0" t="0" r="0" b="0"/>
            <wp:docPr id="1537705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5264" name="Picture 1537705264"/>
                    <pic:cNvPicPr/>
                  </pic:nvPicPr>
                  <pic:blipFill>
                    <a:blip r:embed="rId33">
                      <a:extLst>
                        <a:ext uri="{28A0092B-C50C-407E-A947-70E740481C1C}">
                          <a14:useLocalDpi xmlns:a14="http://schemas.microsoft.com/office/drawing/2010/main"/>
                        </a:ext>
                      </a:extLst>
                    </a:blip>
                    <a:stretch>
                      <a:fillRect/>
                    </a:stretch>
                  </pic:blipFill>
                  <pic:spPr>
                    <a:xfrm>
                      <a:off x="0" y="0"/>
                      <a:ext cx="4725060" cy="4858428"/>
                    </a:xfrm>
                    <a:prstGeom prst="rect">
                      <a:avLst/>
                    </a:prstGeom>
                  </pic:spPr>
                </pic:pic>
              </a:graphicData>
            </a:graphic>
          </wp:inline>
        </w:drawing>
      </w:r>
    </w:p>
    <w:p w14:paraId="63A5F6EB" w14:textId="40320005" w:rsidR="00126AC3" w:rsidRPr="008A3DEF" w:rsidRDefault="00126AC3" w:rsidP="2AD621CB">
      <w:pPr>
        <w:jc w:val="center"/>
      </w:pPr>
    </w:p>
    <w:p w14:paraId="70FE7A86" w14:textId="77777777" w:rsidR="00126AC3" w:rsidRPr="00126AC3" w:rsidRDefault="2AD621CB" w:rsidP="004743F3">
      <w:pPr>
        <w:pStyle w:val="ListParagraph"/>
        <w:numPr>
          <w:ilvl w:val="0"/>
          <w:numId w:val="46"/>
        </w:numPr>
        <w:rPr>
          <w:lang w:val="en-US"/>
        </w:rPr>
      </w:pPr>
      <w:r w:rsidRPr="2AD621CB">
        <w:rPr>
          <w:lang w:val="en-US"/>
        </w:rPr>
        <w:t>Sequence Diagram:</w:t>
      </w:r>
    </w:p>
    <w:p w14:paraId="0EB47ACE" w14:textId="2F7BC56C" w:rsidR="05FEEEAE" w:rsidRDefault="05FEEEAE" w:rsidP="2AD621CB">
      <w:pPr>
        <w:ind w:left="720"/>
        <w:jc w:val="center"/>
      </w:pPr>
      <w:r>
        <w:rPr>
          <w:noProof/>
        </w:rPr>
        <w:drawing>
          <wp:inline distT="0" distB="0" distL="0" distR="0" wp14:anchorId="616866B8" wp14:editId="5A310204">
            <wp:extent cx="5275045" cy="2694666"/>
            <wp:effectExtent l="0" t="0" r="0" b="0"/>
            <wp:docPr id="290812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12172" name="Picture 290812172"/>
                    <pic:cNvPicPr/>
                  </pic:nvPicPr>
                  <pic:blipFill>
                    <a:blip r:embed="rId34">
                      <a:extLst>
                        <a:ext uri="{28A0092B-C50C-407E-A947-70E740481C1C}">
                          <a14:useLocalDpi xmlns:a14="http://schemas.microsoft.com/office/drawing/2010/main"/>
                        </a:ext>
                      </a:extLst>
                    </a:blip>
                    <a:stretch>
                      <a:fillRect/>
                    </a:stretch>
                  </pic:blipFill>
                  <pic:spPr>
                    <a:xfrm>
                      <a:off x="0" y="0"/>
                      <a:ext cx="5275045" cy="2694666"/>
                    </a:xfrm>
                    <a:prstGeom prst="rect">
                      <a:avLst/>
                    </a:prstGeom>
                  </pic:spPr>
                </pic:pic>
              </a:graphicData>
            </a:graphic>
          </wp:inline>
        </w:drawing>
      </w:r>
    </w:p>
    <w:p w14:paraId="53FCCD07" w14:textId="7CB5A529" w:rsidR="05FEEEAE" w:rsidRDefault="05FEEEAE" w:rsidP="2AD621CB">
      <w:pPr>
        <w:ind w:left="720"/>
        <w:jc w:val="center"/>
        <w:rPr>
          <w:lang w:val="en-US"/>
        </w:rPr>
      </w:pPr>
    </w:p>
    <w:tbl>
      <w:tblPr>
        <w:tblW w:w="0" w:type="auto"/>
        <w:tblLook w:val="06A0" w:firstRow="1" w:lastRow="0" w:firstColumn="1" w:lastColumn="0" w:noHBand="1" w:noVBand="1"/>
      </w:tblPr>
      <w:tblGrid>
        <w:gridCol w:w="3532"/>
        <w:gridCol w:w="5475"/>
      </w:tblGrid>
      <w:tr w:rsidR="2AD621CB" w14:paraId="0FFF1D2A" w14:textId="77777777" w:rsidTr="2AD621CB">
        <w:trPr>
          <w:trHeight w:val="300"/>
        </w:trPr>
        <w:tc>
          <w:tcPr>
            <w:tcW w:w="964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19CFDB99" w14:textId="0C700681" w:rsidR="2AD621CB" w:rsidRDefault="2AD621CB" w:rsidP="2AD621CB">
            <w:r w:rsidRPr="2AD621CB">
              <w:rPr>
                <w:b/>
                <w:bCs/>
                <w:color w:val="000000" w:themeColor="text1"/>
                <w:sz w:val="24"/>
                <w:szCs w:val="24"/>
              </w:rPr>
              <w:lastRenderedPageBreak/>
              <w:t xml:space="preserve">Use case: </w:t>
            </w:r>
            <w:r w:rsidRPr="2AD621CB">
              <w:rPr>
                <w:b/>
                <w:bCs/>
                <w:color w:val="000000" w:themeColor="text1"/>
                <w:sz w:val="24"/>
                <w:szCs w:val="24"/>
                <w:lang w:val="en-US"/>
              </w:rPr>
              <w:t>G</w:t>
            </w:r>
            <w:r w:rsidRPr="2AD621CB">
              <w:rPr>
                <w:b/>
                <w:bCs/>
                <w:color w:val="000000" w:themeColor="text1"/>
                <w:sz w:val="24"/>
                <w:szCs w:val="24"/>
              </w:rPr>
              <w:t>0</w:t>
            </w:r>
            <w:r w:rsidRPr="2AD621CB">
              <w:rPr>
                <w:b/>
                <w:bCs/>
                <w:color w:val="000000" w:themeColor="text1"/>
                <w:sz w:val="24"/>
                <w:szCs w:val="24"/>
                <w:lang w:val="en-US"/>
              </w:rPr>
              <w:t>7b</w:t>
            </w:r>
            <w:r w:rsidRPr="2AD621CB">
              <w:rPr>
                <w:b/>
                <w:bCs/>
                <w:color w:val="000000" w:themeColor="text1"/>
                <w:sz w:val="24"/>
                <w:szCs w:val="24"/>
              </w:rPr>
              <w:t>_Chỉnh sửa giỏ hàng</w:t>
            </w:r>
          </w:p>
        </w:tc>
      </w:tr>
      <w:tr w:rsidR="2AD621CB" w14:paraId="44F5CF10"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B5C5D7F" w14:textId="59230B36" w:rsidR="2AD621CB" w:rsidRDefault="2AD621CB" w:rsidP="2AD621CB">
            <w:r w:rsidRPr="2AD621CB">
              <w:rPr>
                <w:b/>
                <w:bCs/>
                <w:sz w:val="24"/>
                <w:szCs w:val="24"/>
                <w:lang w:val="en-US"/>
              </w:rPr>
              <w:t>Mục đích:</w:t>
            </w:r>
          </w:p>
        </w:tc>
        <w:tc>
          <w:tcPr>
            <w:tcW w:w="5865" w:type="dxa"/>
            <w:tcBorders>
              <w:top w:val="nil"/>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75519E7" w14:textId="3EF24DDB" w:rsidR="2AD621CB" w:rsidRDefault="2AD621CB" w:rsidP="2AD621CB">
            <w:r w:rsidRPr="2AD621CB">
              <w:rPr>
                <w:sz w:val="24"/>
                <w:szCs w:val="24"/>
                <w:lang w:val="en-US"/>
              </w:rPr>
              <w:t>Cho phép người dùng cập nhật số lượng sản phẩm hoặc xóa sản phẩm khỏi giỏ hàng</w:t>
            </w:r>
          </w:p>
        </w:tc>
      </w:tr>
      <w:tr w:rsidR="2AD621CB" w14:paraId="0B4ACAB0"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B968BB3" w14:textId="17A0D866" w:rsidR="2AD621CB" w:rsidRDefault="2AD621CB" w:rsidP="2AD621CB">
            <w:r w:rsidRPr="2AD621CB">
              <w:rPr>
                <w:b/>
                <w:bCs/>
                <w:sz w:val="24"/>
                <w:szCs w:val="24"/>
                <w:lang w:val="en-US"/>
              </w:rPr>
              <w:t>Mô tả:</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3261668" w14:textId="20863820" w:rsidR="2AD621CB" w:rsidRDefault="2AD621CB" w:rsidP="2AD621CB">
            <w:r w:rsidRPr="2AD621CB">
              <w:rPr>
                <w:sz w:val="24"/>
                <w:szCs w:val="24"/>
                <w:lang w:val="en-US"/>
              </w:rPr>
              <w:t>Người dùng xem danh sách sản phẩm trong giỏ hàng, có thể thay đổi số lượng hoặc xóa sản phẩm không cần thiết. Các thay đổi được cập nhật trong phiên làm việc và hiển thị kết quả ngay lập tức</w:t>
            </w:r>
          </w:p>
        </w:tc>
      </w:tr>
      <w:tr w:rsidR="2AD621CB" w14:paraId="1ECBC2D1"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B86FE0D" w14:textId="55CCE53A" w:rsidR="2AD621CB" w:rsidRDefault="2AD621CB" w:rsidP="2AD621CB">
            <w:r w:rsidRPr="2AD621CB">
              <w:rPr>
                <w:b/>
                <w:bCs/>
                <w:sz w:val="24"/>
                <w:szCs w:val="24"/>
                <w:lang w:val="en-US"/>
              </w:rPr>
              <w:t>Tác nhân:</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BDDF32D" w14:textId="533225B8" w:rsidR="2AD621CB" w:rsidRDefault="2AD621CB" w:rsidP="2AD621CB">
            <w:r w:rsidRPr="2AD621CB">
              <w:rPr>
                <w:sz w:val="24"/>
                <w:szCs w:val="24"/>
                <w:lang w:val="en-US"/>
              </w:rPr>
              <w:t>Người dùng không có tài khoản (Guest), Người dùng có tài khoản (Customer)</w:t>
            </w:r>
          </w:p>
        </w:tc>
      </w:tr>
      <w:tr w:rsidR="2AD621CB" w14:paraId="0A587A17"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11A99D5" w14:textId="602B6105" w:rsidR="2AD621CB" w:rsidRDefault="2AD621CB" w:rsidP="2AD621CB">
            <w:r w:rsidRPr="2AD621CB">
              <w:rPr>
                <w:b/>
                <w:bCs/>
                <w:sz w:val="24"/>
                <w:szCs w:val="24"/>
                <w:lang w:val="en-US"/>
              </w:rPr>
              <w:t>Điều kiện trước:</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901F4EF" w14:textId="32911F1E" w:rsidR="2AD621CB" w:rsidRDefault="2AD621CB" w:rsidP="2AD621CB">
            <w:r w:rsidRPr="2AD621CB">
              <w:rPr>
                <w:sz w:val="24"/>
                <w:szCs w:val="24"/>
                <w:lang w:val="en-US"/>
              </w:rPr>
              <w:t>Giỏ hàng có ít nhất một sản phẩm. Người dùng đã truy cập trang xem giỏ hàng</w:t>
            </w:r>
          </w:p>
        </w:tc>
      </w:tr>
      <w:tr w:rsidR="2AD621CB" w14:paraId="1206DBD2"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AEFA0AE" w14:textId="75E6AD6F" w:rsidR="2AD621CB" w:rsidRDefault="2AD621CB" w:rsidP="2AD621CB">
            <w:r w:rsidRPr="2AD621CB">
              <w:rPr>
                <w:b/>
                <w:bCs/>
                <w:sz w:val="24"/>
                <w:szCs w:val="24"/>
                <w:lang w:val="en-US"/>
              </w:rPr>
              <w:t>Điều kiện sau:</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1387E25" w14:textId="719209F8" w:rsidR="2AD621CB" w:rsidRDefault="2AD621CB" w:rsidP="2AD621CB">
            <w:r w:rsidRPr="2AD621CB">
              <w:rPr>
                <w:sz w:val="24"/>
                <w:szCs w:val="24"/>
                <w:lang w:val="en-US"/>
              </w:rPr>
              <w:t>Giỏ hàng được cập nhật thành công trong phiên làm việc. Thông báo xác nhận hoặc lỗi được hiển thị</w:t>
            </w:r>
          </w:p>
        </w:tc>
      </w:tr>
      <w:tr w:rsidR="2AD621CB" w14:paraId="77A52460" w14:textId="77777777" w:rsidTr="2AD621CB">
        <w:trPr>
          <w:trHeight w:val="300"/>
        </w:trPr>
        <w:tc>
          <w:tcPr>
            <w:tcW w:w="964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4074D77" w14:textId="3C30C5A6" w:rsidR="2AD621CB" w:rsidRDefault="2AD621CB" w:rsidP="2AD621CB">
            <w:r w:rsidRPr="2AD621CB">
              <w:rPr>
                <w:b/>
                <w:bCs/>
                <w:sz w:val="24"/>
                <w:szCs w:val="24"/>
                <w:lang w:val="en-US"/>
              </w:rPr>
              <w:t>Luồng sự kiện chính (Basic flows)</w:t>
            </w:r>
          </w:p>
        </w:tc>
      </w:tr>
      <w:tr w:rsidR="2AD621CB" w14:paraId="41438CAA"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5186E98E" w14:textId="2178713E" w:rsidR="2AD621CB" w:rsidRDefault="2AD621CB" w:rsidP="2AD621CB">
            <w:r w:rsidRPr="2AD621CB">
              <w:rPr>
                <w:b/>
                <w:bCs/>
                <w:color w:val="000000" w:themeColor="text1"/>
                <w:sz w:val="24"/>
                <w:szCs w:val="24"/>
                <w:lang w:val="en-US"/>
              </w:rPr>
              <w:t>Người dùng</w:t>
            </w:r>
          </w:p>
        </w:tc>
        <w:tc>
          <w:tcPr>
            <w:tcW w:w="5865" w:type="dxa"/>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35E88E54" w14:textId="46CD10E6" w:rsidR="2AD621CB" w:rsidRDefault="2AD621CB" w:rsidP="2AD621CB">
            <w:r w:rsidRPr="2AD621CB">
              <w:rPr>
                <w:b/>
                <w:bCs/>
                <w:color w:val="000000" w:themeColor="text1"/>
                <w:sz w:val="24"/>
                <w:szCs w:val="24"/>
                <w:lang w:val="en-US"/>
              </w:rPr>
              <w:t>Hệ thống</w:t>
            </w:r>
          </w:p>
        </w:tc>
      </w:tr>
      <w:tr w:rsidR="2AD621CB" w14:paraId="54D354E5"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C4D3707" w14:textId="55D771EC" w:rsidR="2AD621CB" w:rsidRDefault="2AD621CB" w:rsidP="2AD621CB">
            <w:r w:rsidRPr="2AD621CB">
              <w:rPr>
                <w:sz w:val="24"/>
                <w:szCs w:val="24"/>
                <w:lang w:val="en-US"/>
              </w:rPr>
              <w:t>1. Người dùng truy cập trang giỏ hàng</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674D6EB" w14:textId="31DBD026" w:rsidR="2AD621CB" w:rsidRDefault="2AD621CB" w:rsidP="2AD621CB">
            <w:r w:rsidRPr="2AD621CB">
              <w:rPr>
                <w:sz w:val="24"/>
                <w:szCs w:val="24"/>
              </w:rPr>
              <w:t xml:space="preserve"> </w:t>
            </w:r>
          </w:p>
        </w:tc>
      </w:tr>
      <w:tr w:rsidR="2AD621CB" w14:paraId="69303792"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E48900A" w14:textId="361D3407"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C643B2B" w14:textId="170B7E52" w:rsidR="2AD621CB" w:rsidRDefault="2AD621CB" w:rsidP="2AD621CB">
            <w:r w:rsidRPr="2AD621CB">
              <w:rPr>
                <w:sz w:val="24"/>
                <w:szCs w:val="24"/>
                <w:lang w:val="en-US"/>
              </w:rPr>
              <w:t>2. Hệ thống hiển thị danh sách sản phẩm trong giỏ từ phiên làm việc, kèm số lượng tồn kho, giá và kích cỡ (nếu có)</w:t>
            </w:r>
          </w:p>
        </w:tc>
      </w:tr>
      <w:tr w:rsidR="2AD621CB" w14:paraId="4A74EDAC"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8D2CCF3" w14:textId="6C2C8BE8" w:rsidR="2AD621CB" w:rsidRDefault="2AD621CB" w:rsidP="2AD621CB">
            <w:r w:rsidRPr="2AD621CB">
              <w:rPr>
                <w:sz w:val="24"/>
                <w:szCs w:val="24"/>
                <w:lang w:val="en-US"/>
              </w:rPr>
              <w:t>3. Người dùng thực hiện một trong hai thao tác:</w:t>
            </w:r>
          </w:p>
          <w:p w14:paraId="77D7D33C" w14:textId="765AECEF" w:rsidR="2AD621CB" w:rsidRDefault="2AD621CB" w:rsidP="2AD621CB">
            <w:r w:rsidRPr="2AD621CB">
              <w:rPr>
                <w:sz w:val="24"/>
                <w:szCs w:val="24"/>
                <w:lang w:val="en-US"/>
              </w:rPr>
              <w:t xml:space="preserve">   + Thay đổi số lượng sản phẩm</w:t>
            </w:r>
          </w:p>
          <w:p w14:paraId="4C511D9C" w14:textId="79FBF96B" w:rsidR="2AD621CB" w:rsidRDefault="2AD621CB" w:rsidP="2AD621CB">
            <w:r w:rsidRPr="2AD621CB">
              <w:rPr>
                <w:sz w:val="24"/>
                <w:szCs w:val="24"/>
                <w:lang w:val="en-US"/>
              </w:rPr>
              <w:t xml:space="preserve">   + Nhấn nút "Xóa" để loại bỏ sản phẩm khỏi giỏ</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1FFBF28" w14:textId="4AE255DE" w:rsidR="2AD621CB" w:rsidRDefault="2AD621CB" w:rsidP="2AD621CB">
            <w:r w:rsidRPr="2AD621CB">
              <w:rPr>
                <w:sz w:val="24"/>
                <w:szCs w:val="24"/>
              </w:rPr>
              <w:t xml:space="preserve"> </w:t>
            </w:r>
          </w:p>
        </w:tc>
      </w:tr>
      <w:tr w:rsidR="2AD621CB" w14:paraId="0965BAD1"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FA17258" w14:textId="5B284CB5"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8690A66" w14:textId="74FAFF0E" w:rsidR="2AD621CB" w:rsidRDefault="2AD621CB" w:rsidP="2AD621CB">
            <w:r w:rsidRPr="2AD621CB">
              <w:rPr>
                <w:sz w:val="24"/>
                <w:szCs w:val="24"/>
                <w:lang w:val="en-US"/>
              </w:rPr>
              <w:t>4. Hệ thống xác thực yêu cầu (số lượng, sự tồn tại của sản phẩm và tồn kho)</w:t>
            </w:r>
          </w:p>
        </w:tc>
      </w:tr>
      <w:tr w:rsidR="2AD621CB" w14:paraId="4408310E"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1897135" w14:textId="349B809F"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734D7D6" w14:textId="6D9865E0" w:rsidR="2AD621CB" w:rsidRDefault="2AD621CB" w:rsidP="2AD621CB">
            <w:r w:rsidRPr="2AD621CB">
              <w:rPr>
                <w:sz w:val="24"/>
                <w:szCs w:val="24"/>
                <w:lang w:val="en-US"/>
              </w:rPr>
              <w:t>5. Hệ thống cập nhật giỏ hàng trong phiên làm việc và tính toán lại tổng tiền</w:t>
            </w:r>
          </w:p>
        </w:tc>
      </w:tr>
      <w:tr w:rsidR="2AD621CB" w14:paraId="43202E0F"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9ACD2F6" w14:textId="253B1BD5" w:rsidR="2AD621CB" w:rsidRDefault="2AD621CB" w:rsidP="2AD621CB">
            <w:r w:rsidRPr="2AD621CB">
              <w:rPr>
                <w:sz w:val="24"/>
                <w:szCs w:val="24"/>
              </w:rPr>
              <w:lastRenderedPageBreak/>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1AFA240" w14:textId="09A74F3C" w:rsidR="2AD621CB" w:rsidRDefault="2AD621CB" w:rsidP="2AD621CB">
            <w:r w:rsidRPr="2AD621CB">
              <w:rPr>
                <w:sz w:val="24"/>
                <w:szCs w:val="24"/>
                <w:lang w:val="en-US"/>
              </w:rPr>
              <w:t>6. Hệ thống hiển thị thông báo thành công và tải lại trang với giỏ hàng đã cập nhật</w:t>
            </w:r>
          </w:p>
        </w:tc>
      </w:tr>
      <w:tr w:rsidR="2AD621CB" w14:paraId="3F905AB8" w14:textId="77777777" w:rsidTr="2AD621CB">
        <w:trPr>
          <w:trHeight w:val="300"/>
        </w:trPr>
        <w:tc>
          <w:tcPr>
            <w:tcW w:w="964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75277F5" w14:textId="6AA48246" w:rsidR="2AD621CB" w:rsidRDefault="2AD621CB" w:rsidP="2AD621CB">
            <w:r w:rsidRPr="2AD621CB">
              <w:rPr>
                <w:b/>
                <w:bCs/>
                <w:sz w:val="24"/>
                <w:szCs w:val="24"/>
                <w:lang w:val="en-US"/>
              </w:rPr>
              <w:t>Luồng sự kiện thay thế (Alternative flows)</w:t>
            </w:r>
          </w:p>
        </w:tc>
      </w:tr>
      <w:tr w:rsidR="2AD621CB" w14:paraId="42C44C21"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352CEC9B" w14:textId="4B391795" w:rsidR="2AD621CB" w:rsidRDefault="2AD621CB" w:rsidP="2AD621CB">
            <w:r w:rsidRPr="2AD621CB">
              <w:rPr>
                <w:b/>
                <w:bCs/>
                <w:color w:val="000000" w:themeColor="text1"/>
                <w:sz w:val="24"/>
                <w:szCs w:val="24"/>
                <w:lang w:val="en-US"/>
              </w:rPr>
              <w:t>Người dùng</w:t>
            </w:r>
          </w:p>
        </w:tc>
        <w:tc>
          <w:tcPr>
            <w:tcW w:w="5865" w:type="dxa"/>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73B03C6D" w14:textId="75CB810E" w:rsidR="2AD621CB" w:rsidRDefault="2AD621CB" w:rsidP="2AD621CB">
            <w:r w:rsidRPr="2AD621CB">
              <w:rPr>
                <w:b/>
                <w:bCs/>
                <w:color w:val="000000" w:themeColor="text1"/>
                <w:sz w:val="24"/>
                <w:szCs w:val="24"/>
                <w:lang w:val="en-US"/>
              </w:rPr>
              <w:t>Hệ thống</w:t>
            </w:r>
          </w:p>
        </w:tc>
      </w:tr>
      <w:tr w:rsidR="2AD621CB" w14:paraId="388D1F8B"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D839FB7" w14:textId="0B665AAA"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D66138B" w14:textId="69E8EBA2" w:rsidR="2AD621CB" w:rsidRDefault="2AD621CB" w:rsidP="2AD621CB">
            <w:r w:rsidRPr="2AD621CB">
              <w:rPr>
                <w:sz w:val="24"/>
                <w:szCs w:val="24"/>
                <w:lang w:val="en-US"/>
              </w:rPr>
              <w:t>2.1. Hệ thống hiển thị thông báo "Chưa có sản phẩm trong giỏ hàng" kèm liên kết "Xem sản phẩm" nếu giỏ hàng đang trống khi người dùng truy cập</w:t>
            </w:r>
          </w:p>
        </w:tc>
      </w:tr>
      <w:tr w:rsidR="2AD621CB" w14:paraId="3A4F6375"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7979D11" w14:textId="6CF2C626" w:rsidR="2AD621CB" w:rsidRDefault="2AD621CB" w:rsidP="2AD621CB">
            <w:r w:rsidRPr="2AD621CB">
              <w:rPr>
                <w:sz w:val="24"/>
                <w:szCs w:val="24"/>
                <w:lang w:val="en-US"/>
              </w:rPr>
              <w:t>3.1. Người dùng thay đổi số lượng bằng đúng số tồn kho hiện có</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FC35943" w14:textId="2F3A8EFC" w:rsidR="2AD621CB" w:rsidRDefault="2AD621CB" w:rsidP="2AD621CB">
            <w:r w:rsidRPr="2AD621CB">
              <w:rPr>
                <w:sz w:val="24"/>
                <w:szCs w:val="24"/>
              </w:rPr>
              <w:t xml:space="preserve"> </w:t>
            </w:r>
          </w:p>
        </w:tc>
      </w:tr>
      <w:tr w:rsidR="2AD621CB" w14:paraId="4B2F654C"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B86BE18" w14:textId="4D6D9C63"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1F64EC7" w14:textId="59816022" w:rsidR="2AD621CB" w:rsidRDefault="2AD621CB" w:rsidP="2AD621CB">
            <w:r w:rsidRPr="2AD621CB">
              <w:rPr>
                <w:sz w:val="24"/>
                <w:szCs w:val="24"/>
                <w:lang w:val="en-US"/>
              </w:rPr>
              <w:t>3.1.1. Hệ thống cho phép cập nhật bình thường và không báo lỗi</w:t>
            </w:r>
          </w:p>
        </w:tc>
      </w:tr>
      <w:tr w:rsidR="2AD621CB" w14:paraId="0AADDDF1"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6440977" w14:textId="0019EA5D" w:rsidR="2AD621CB" w:rsidRDefault="2AD621CB" w:rsidP="2AD621CB">
            <w:r w:rsidRPr="2AD621CB">
              <w:rPr>
                <w:sz w:val="24"/>
                <w:szCs w:val="24"/>
                <w:lang w:val="en-US"/>
              </w:rPr>
              <w:t>3.2. Người dùng nhấn nút "Xóa" để loại bỏ sản phẩm</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6465AFC" w14:textId="4613B006" w:rsidR="2AD621CB" w:rsidRDefault="2AD621CB" w:rsidP="2AD621CB">
            <w:r w:rsidRPr="2AD621CB">
              <w:rPr>
                <w:sz w:val="24"/>
                <w:szCs w:val="24"/>
              </w:rPr>
              <w:t xml:space="preserve"> </w:t>
            </w:r>
          </w:p>
        </w:tc>
      </w:tr>
      <w:tr w:rsidR="2AD621CB" w14:paraId="0C575195"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C27A820" w14:textId="543756BB"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DBCE334" w14:textId="445CAC46" w:rsidR="2AD621CB" w:rsidRDefault="2AD621CB" w:rsidP="2AD621CB">
            <w:r w:rsidRPr="2AD621CB">
              <w:rPr>
                <w:sz w:val="24"/>
                <w:szCs w:val="24"/>
                <w:lang w:val="en-US"/>
              </w:rPr>
              <w:t>3.2.1. Hệ thống xóa sản phẩm khỏi giỏ hàng và tải lại trang</w:t>
            </w:r>
          </w:p>
        </w:tc>
      </w:tr>
      <w:tr w:rsidR="2AD621CB" w14:paraId="3B75AF7B"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79145B3" w14:textId="0762D0E7"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6F02502" w14:textId="5C47A5BC" w:rsidR="2AD621CB" w:rsidRDefault="2AD621CB" w:rsidP="2AD621CB">
            <w:r w:rsidRPr="2AD621CB">
              <w:rPr>
                <w:sz w:val="24"/>
                <w:szCs w:val="24"/>
                <w:lang w:val="en-US"/>
              </w:rPr>
              <w:t>3.2.2. Nếu giỏ hàng trống sau khi xóa, hệ thống hiển thị "Chưa có sản phẩm trong giỏ hàng"</w:t>
            </w:r>
          </w:p>
        </w:tc>
      </w:tr>
      <w:tr w:rsidR="2AD621CB" w14:paraId="08BF523F" w14:textId="77777777" w:rsidTr="2AD621CB">
        <w:trPr>
          <w:trHeight w:val="300"/>
        </w:trPr>
        <w:tc>
          <w:tcPr>
            <w:tcW w:w="964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344BC28" w14:textId="61A2BCE6" w:rsidR="2AD621CB" w:rsidRDefault="2AD621CB" w:rsidP="2AD621CB">
            <w:r w:rsidRPr="2AD621CB">
              <w:rPr>
                <w:b/>
                <w:bCs/>
                <w:sz w:val="24"/>
                <w:szCs w:val="24"/>
                <w:lang w:val="en-US"/>
              </w:rPr>
              <w:t>Luồng sự kiện ngoại lệ (Exception flows)</w:t>
            </w:r>
          </w:p>
        </w:tc>
      </w:tr>
      <w:tr w:rsidR="2AD621CB" w14:paraId="0C55977E"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7B87B637" w14:textId="2C2590AC" w:rsidR="2AD621CB" w:rsidRDefault="2AD621CB" w:rsidP="2AD621CB">
            <w:r w:rsidRPr="2AD621CB">
              <w:rPr>
                <w:b/>
                <w:bCs/>
                <w:color w:val="000000" w:themeColor="text1"/>
                <w:sz w:val="24"/>
                <w:szCs w:val="24"/>
                <w:lang w:val="en-US"/>
              </w:rPr>
              <w:t>Người dùng</w:t>
            </w:r>
          </w:p>
        </w:tc>
        <w:tc>
          <w:tcPr>
            <w:tcW w:w="5865" w:type="dxa"/>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100" w:type="dxa"/>
              <w:bottom w:w="60" w:type="dxa"/>
              <w:right w:w="100" w:type="dxa"/>
            </w:tcMar>
          </w:tcPr>
          <w:p w14:paraId="10D7EAD4" w14:textId="2C8F8600" w:rsidR="2AD621CB" w:rsidRDefault="2AD621CB" w:rsidP="2AD621CB">
            <w:r w:rsidRPr="2AD621CB">
              <w:rPr>
                <w:b/>
                <w:bCs/>
                <w:color w:val="000000" w:themeColor="text1"/>
                <w:sz w:val="24"/>
                <w:szCs w:val="24"/>
                <w:lang w:val="en-US"/>
              </w:rPr>
              <w:t>Hệ thống</w:t>
            </w:r>
          </w:p>
        </w:tc>
      </w:tr>
      <w:tr w:rsidR="2AD621CB" w14:paraId="11FE6621"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D8587CF" w14:textId="14589AAE" w:rsidR="2AD621CB" w:rsidRDefault="2AD621CB" w:rsidP="2AD621CB">
            <w:r w:rsidRPr="2AD621CB">
              <w:rPr>
                <w:sz w:val="24"/>
                <w:szCs w:val="24"/>
                <w:lang w:val="en-US"/>
              </w:rPr>
              <w:t>3.3. Người dùng cố nhập số lượng bằng không hoặc số âm</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9E9F23B" w14:textId="3C376A86" w:rsidR="2AD621CB" w:rsidRDefault="2AD621CB" w:rsidP="2AD621CB">
            <w:r w:rsidRPr="2AD621CB">
              <w:rPr>
                <w:sz w:val="24"/>
                <w:szCs w:val="24"/>
              </w:rPr>
              <w:t xml:space="preserve"> </w:t>
            </w:r>
          </w:p>
        </w:tc>
      </w:tr>
      <w:tr w:rsidR="2AD621CB" w14:paraId="7F7E9204"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99319F8" w14:textId="56D4BA9A"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5FA448A" w14:textId="0F6ABDE1" w:rsidR="2AD621CB" w:rsidRDefault="2AD621CB" w:rsidP="2AD621CB">
            <w:r w:rsidRPr="2AD621CB">
              <w:rPr>
                <w:sz w:val="24"/>
                <w:szCs w:val="24"/>
                <w:lang w:val="en-US"/>
              </w:rPr>
              <w:t>3.3.1. Hệ thống từ chối yêu cầu và hiển thị thông báo "Số lượng phải lớn hơn hoặc bằng 1". Giỏ hàng không thay đổi</w:t>
            </w:r>
          </w:p>
        </w:tc>
      </w:tr>
      <w:tr w:rsidR="2AD621CB" w14:paraId="5509ED33"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D96D4D7" w14:textId="1C6A2DB2"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930249E" w14:textId="10AF45A0" w:rsidR="2AD621CB" w:rsidRDefault="2AD621CB" w:rsidP="2AD621CB">
            <w:r w:rsidRPr="2AD621CB">
              <w:rPr>
                <w:sz w:val="24"/>
                <w:szCs w:val="24"/>
                <w:lang w:val="en-US"/>
              </w:rPr>
              <w:t>4.1. Hệ thống không tìm thấy sản phẩm trong giỏ hàng khi người dùng cố cập nhật hoặc xóa</w:t>
            </w:r>
          </w:p>
        </w:tc>
      </w:tr>
      <w:tr w:rsidR="2AD621CB" w14:paraId="54CF50FD"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3D3647F" w14:textId="328CA1E2"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FE3EA10" w14:textId="409554C0" w:rsidR="2AD621CB" w:rsidRDefault="2AD621CB" w:rsidP="2AD621CB">
            <w:r w:rsidRPr="2AD621CB">
              <w:rPr>
                <w:sz w:val="24"/>
                <w:szCs w:val="24"/>
              </w:rPr>
              <w:t>4.</w:t>
            </w:r>
            <w:r w:rsidRPr="2AD621CB">
              <w:rPr>
                <w:sz w:val="24"/>
                <w:szCs w:val="24"/>
                <w:lang w:val="en-US"/>
              </w:rPr>
              <w:t>2</w:t>
            </w:r>
            <w:r w:rsidRPr="2AD621CB">
              <w:rPr>
                <w:sz w:val="24"/>
                <w:szCs w:val="24"/>
              </w:rPr>
              <w:t>. Hệ thống hiển thị thông báo "Sản phẩm không tồn tại trong giỏ hàng"</w:t>
            </w:r>
          </w:p>
        </w:tc>
      </w:tr>
      <w:tr w:rsidR="2AD621CB" w14:paraId="660AABF0"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67C1703" w14:textId="3A8532E6" w:rsidR="2AD621CB" w:rsidRDefault="2AD621CB" w:rsidP="2AD621CB">
            <w:r w:rsidRPr="2AD621CB">
              <w:rPr>
                <w:sz w:val="24"/>
                <w:szCs w:val="24"/>
              </w:rPr>
              <w:lastRenderedPageBreak/>
              <w:t>4.</w:t>
            </w:r>
            <w:r w:rsidRPr="2AD621CB">
              <w:rPr>
                <w:sz w:val="24"/>
                <w:szCs w:val="24"/>
                <w:lang w:val="en-US"/>
              </w:rPr>
              <w:t>.</w:t>
            </w:r>
            <w:r w:rsidRPr="2AD621CB">
              <w:rPr>
                <w:sz w:val="24"/>
                <w:szCs w:val="24"/>
              </w:rPr>
              <w:t>3. Người dùng cố cập nhật số lượng vượt quá tồn kho hiện có</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F66212D" w14:textId="1DD39E77" w:rsidR="2AD621CB" w:rsidRDefault="2AD621CB" w:rsidP="2AD621CB">
            <w:r w:rsidRPr="2AD621CB">
              <w:rPr>
                <w:sz w:val="24"/>
                <w:szCs w:val="24"/>
              </w:rPr>
              <w:t xml:space="preserve"> </w:t>
            </w:r>
          </w:p>
        </w:tc>
      </w:tr>
      <w:tr w:rsidR="2AD621CB" w14:paraId="041B8EE3"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C737FC7" w14:textId="06531E14"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C6B55FE" w14:textId="46E74789" w:rsidR="2AD621CB" w:rsidRDefault="2AD621CB" w:rsidP="2AD621CB">
            <w:r w:rsidRPr="2AD621CB">
              <w:rPr>
                <w:sz w:val="24"/>
                <w:szCs w:val="24"/>
                <w:lang w:val="en-US"/>
              </w:rPr>
              <w:t>4.3.1. Hệ thống hiển thị thông báo "Không đủ tồn kho, chỉ còn X sản phẩm"</w:t>
            </w:r>
          </w:p>
        </w:tc>
      </w:tr>
      <w:tr w:rsidR="2AD621CB" w14:paraId="6D7AF2A1"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6DAF67F" w14:textId="28C09AEF" w:rsidR="2AD621CB" w:rsidRDefault="2AD621CB" w:rsidP="2AD621CB">
            <w:r w:rsidRPr="2AD621CB">
              <w:rPr>
                <w:sz w:val="24"/>
                <w:szCs w:val="24"/>
                <w:lang w:val="en-US"/>
              </w:rPr>
              <w:t>4.4. Kích cỡ hoặc sản phẩm đã hết hàng (tồn kho bằng không)</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6C38A79" w14:textId="6D7BA53C" w:rsidR="2AD621CB" w:rsidRDefault="2AD621CB" w:rsidP="2AD621CB">
            <w:r w:rsidRPr="2AD621CB">
              <w:rPr>
                <w:sz w:val="24"/>
                <w:szCs w:val="24"/>
              </w:rPr>
              <w:t xml:space="preserve"> </w:t>
            </w:r>
          </w:p>
        </w:tc>
      </w:tr>
      <w:tr w:rsidR="2AD621CB" w14:paraId="69A28702"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C7272C4" w14:textId="116286CB"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AD503E0" w14:textId="706D8E74" w:rsidR="2AD621CB" w:rsidRDefault="2AD621CB" w:rsidP="2AD621CB">
            <w:r w:rsidRPr="2AD621CB">
              <w:rPr>
                <w:sz w:val="24"/>
                <w:szCs w:val="24"/>
                <w:lang w:val="en-US"/>
              </w:rPr>
              <w:t>4.4.1. Hệ thống vô hiệu hóa nút "Cập nhật" và hiển thị thông báo "Hết hàng"</w:t>
            </w:r>
          </w:p>
        </w:tc>
      </w:tr>
      <w:tr w:rsidR="2AD621CB" w14:paraId="2760EAAA"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38B04D1" w14:textId="6AE63DA8" w:rsidR="2AD621CB" w:rsidRDefault="2AD621CB" w:rsidP="2AD621CB">
            <w:r w:rsidRPr="2AD621CB">
              <w:rPr>
                <w:sz w:val="24"/>
                <w:szCs w:val="24"/>
                <w:lang w:val="en-US"/>
              </w:rPr>
              <w:t>4.5. Kích cỡ của sản phẩm trong giỏ đã bị xóa khỏi cơ sở dữ liệu</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A369CB4" w14:textId="51A66ECA" w:rsidR="2AD621CB" w:rsidRDefault="2AD621CB" w:rsidP="2AD621CB">
            <w:r w:rsidRPr="2AD621CB">
              <w:rPr>
                <w:sz w:val="24"/>
                <w:szCs w:val="24"/>
              </w:rPr>
              <w:t xml:space="preserve"> </w:t>
            </w:r>
          </w:p>
        </w:tc>
      </w:tr>
      <w:tr w:rsidR="2AD621CB" w14:paraId="1DC6C8C0" w14:textId="77777777" w:rsidTr="2AD621CB">
        <w:trPr>
          <w:trHeight w:val="300"/>
        </w:trPr>
        <w:tc>
          <w:tcPr>
            <w:tcW w:w="3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1447ABB" w14:textId="6506A0A3" w:rsidR="2AD621CB" w:rsidRDefault="2AD621CB" w:rsidP="2AD621CB">
            <w:r w:rsidRPr="2AD621CB">
              <w:rPr>
                <w:sz w:val="24"/>
                <w:szCs w:val="24"/>
              </w:rPr>
              <w:t xml:space="preserve"> </w:t>
            </w:r>
          </w:p>
        </w:tc>
        <w:tc>
          <w:tcPr>
            <w:tcW w:w="5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A223DEC" w14:textId="6203A031" w:rsidR="2AD621CB" w:rsidRDefault="2AD621CB" w:rsidP="2AD621CB">
            <w:r w:rsidRPr="2AD621CB">
              <w:rPr>
                <w:sz w:val="24"/>
                <w:szCs w:val="24"/>
                <w:lang w:val="en-US"/>
              </w:rPr>
              <w:t>4.5.1. Hệ thống hiển thị thông báo "Kích cỡ không còn tồn tại, vui lòng xóa khỏi giỏ"</w:t>
            </w:r>
          </w:p>
        </w:tc>
      </w:tr>
    </w:tbl>
    <w:p w14:paraId="0A11F3D7" w14:textId="7B65E3F3" w:rsidR="05FEEEAE" w:rsidRDefault="05FEEEAE" w:rsidP="2AD621CB">
      <w:pPr>
        <w:rPr>
          <w:sz w:val="24"/>
          <w:szCs w:val="24"/>
          <w:lang w:val="en-US"/>
        </w:rPr>
      </w:pPr>
    </w:p>
    <w:p w14:paraId="569A8A67" w14:textId="179BE8BA" w:rsidR="05FEEEAE" w:rsidRDefault="05FEEEAE" w:rsidP="05FEEEAE">
      <w:pPr>
        <w:rPr>
          <w:lang w:val="en-US"/>
        </w:rPr>
      </w:pPr>
    </w:p>
    <w:p w14:paraId="65E364D4" w14:textId="43E0CD07" w:rsidR="00126AC3" w:rsidRPr="00126AC3" w:rsidRDefault="2AD621CB" w:rsidP="2AD621CB">
      <w:pPr>
        <w:pStyle w:val="ListParagraph"/>
        <w:numPr>
          <w:ilvl w:val="0"/>
          <w:numId w:val="46"/>
        </w:numPr>
        <w:rPr>
          <w:lang w:val="en-US"/>
        </w:rPr>
      </w:pPr>
      <w:r w:rsidRPr="2AD621CB">
        <w:rPr>
          <w:lang w:val="en-US"/>
        </w:rPr>
        <w:t>Activity Diagram:</w:t>
      </w:r>
    </w:p>
    <w:p w14:paraId="5781A589" w14:textId="4ABBBC0F" w:rsidR="00126AC3" w:rsidRPr="00126AC3" w:rsidRDefault="00126AC3" w:rsidP="2AD621CB">
      <w:pPr>
        <w:jc w:val="center"/>
      </w:pPr>
      <w:r>
        <w:rPr>
          <w:noProof/>
        </w:rPr>
        <w:drawing>
          <wp:inline distT="0" distB="0" distL="0" distR="0" wp14:anchorId="5E4C0DC9" wp14:editId="24CFA2D1">
            <wp:extent cx="4457622" cy="2714625"/>
            <wp:effectExtent l="0" t="0" r="0" b="0"/>
            <wp:docPr id="729968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68761" name="Picture 729968761"/>
                    <pic:cNvPicPr/>
                  </pic:nvPicPr>
                  <pic:blipFill>
                    <a:blip r:embed="rId35">
                      <a:extLst>
                        <a:ext uri="{28A0092B-C50C-407E-A947-70E740481C1C}">
                          <a14:useLocalDpi xmlns:a14="http://schemas.microsoft.com/office/drawing/2010/main"/>
                        </a:ext>
                      </a:extLst>
                    </a:blip>
                    <a:stretch>
                      <a:fillRect/>
                    </a:stretch>
                  </pic:blipFill>
                  <pic:spPr>
                    <a:xfrm>
                      <a:off x="0" y="0"/>
                      <a:ext cx="4457622" cy="2714625"/>
                    </a:xfrm>
                    <a:prstGeom prst="rect">
                      <a:avLst/>
                    </a:prstGeom>
                  </pic:spPr>
                </pic:pic>
              </a:graphicData>
            </a:graphic>
          </wp:inline>
        </w:drawing>
      </w:r>
    </w:p>
    <w:p w14:paraId="054F9863" w14:textId="427AFB7F" w:rsidR="00126AC3" w:rsidRPr="00126AC3" w:rsidRDefault="00126AC3" w:rsidP="2AD621CB">
      <w:pPr>
        <w:pStyle w:val="ListParagraph"/>
        <w:ind w:left="1080"/>
        <w:jc w:val="right"/>
      </w:pPr>
    </w:p>
    <w:p w14:paraId="1F794BBC" w14:textId="77777777" w:rsidR="00126AC3" w:rsidRPr="00126AC3" w:rsidRDefault="00126AC3" w:rsidP="2AD621CB">
      <w:pPr>
        <w:rPr>
          <w:lang w:val="en-US"/>
        </w:rPr>
      </w:pPr>
    </w:p>
    <w:p w14:paraId="56CDD561" w14:textId="77777777" w:rsidR="00126AC3" w:rsidRPr="00126AC3" w:rsidRDefault="2AD621CB" w:rsidP="2AD621CB">
      <w:pPr>
        <w:pStyle w:val="ListParagraph"/>
        <w:numPr>
          <w:ilvl w:val="0"/>
          <w:numId w:val="46"/>
        </w:numPr>
        <w:rPr>
          <w:lang w:val="en-US"/>
        </w:rPr>
      </w:pPr>
      <w:r w:rsidRPr="2AD621CB">
        <w:rPr>
          <w:lang w:val="en-US"/>
        </w:rPr>
        <w:t>Sequence Diagram:</w:t>
      </w:r>
    </w:p>
    <w:p w14:paraId="3EA021D9" w14:textId="378EFDBC" w:rsidR="00126AC3" w:rsidRPr="00126AC3" w:rsidRDefault="00126AC3" w:rsidP="2AD621CB">
      <w:pPr>
        <w:ind w:left="720"/>
        <w:rPr>
          <w:lang w:val="en-US"/>
        </w:rPr>
      </w:pPr>
    </w:p>
    <w:p w14:paraId="19CF2A27" w14:textId="4E8E061C" w:rsidR="00126AC3" w:rsidRPr="00126AC3" w:rsidRDefault="00126AC3" w:rsidP="2AD621CB">
      <w:pPr>
        <w:jc w:val="center"/>
      </w:pPr>
      <w:r>
        <w:rPr>
          <w:noProof/>
        </w:rPr>
        <w:lastRenderedPageBreak/>
        <w:drawing>
          <wp:inline distT="0" distB="0" distL="0" distR="0" wp14:anchorId="7477CC9E" wp14:editId="3705B16B">
            <wp:extent cx="5724525" cy="5038725"/>
            <wp:effectExtent l="0" t="0" r="0" b="0"/>
            <wp:docPr id="1690044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44565" name="Picture 1690044565"/>
                    <pic:cNvPicPr/>
                  </pic:nvPicPr>
                  <pic:blipFill>
                    <a:blip r:embed="rId36">
                      <a:extLst>
                        <a:ext uri="{28A0092B-C50C-407E-A947-70E740481C1C}">
                          <a14:useLocalDpi xmlns:a14="http://schemas.microsoft.com/office/drawing/2010/main"/>
                        </a:ext>
                      </a:extLst>
                    </a:blip>
                    <a:stretch>
                      <a:fillRect/>
                    </a:stretch>
                  </pic:blipFill>
                  <pic:spPr>
                    <a:xfrm>
                      <a:off x="0" y="0"/>
                      <a:ext cx="5724525" cy="5038725"/>
                    </a:xfrm>
                    <a:prstGeom prst="rect">
                      <a:avLst/>
                    </a:prstGeom>
                  </pic:spPr>
                </pic:pic>
              </a:graphicData>
            </a:graphic>
          </wp:inline>
        </w:drawing>
      </w:r>
    </w:p>
    <w:p w14:paraId="37EC281E" w14:textId="77777777" w:rsidR="00126AC3" w:rsidRDefault="00630910" w:rsidP="00E91573">
      <w:pPr>
        <w:pStyle w:val="Heading3"/>
        <w:rPr>
          <w:lang w:val="en-US"/>
        </w:rPr>
      </w:pPr>
      <w:r w:rsidRPr="00630910">
        <w:rPr>
          <w:lang w:val="en-US"/>
        </w:rPr>
        <w:t>G-08</w:t>
      </w:r>
      <w:r>
        <w:rPr>
          <w:lang w:val="en-US"/>
        </w:rPr>
        <w:t>_</w:t>
      </w:r>
      <w:r w:rsidRPr="00630910">
        <w:rPr>
          <w:lang w:val="en-US"/>
        </w:rPr>
        <w:t>Đăng ký tài khoản</w:t>
      </w:r>
    </w:p>
    <w:p w14:paraId="22459F3B" w14:textId="77777777" w:rsidR="00126AC3" w:rsidRPr="00126AC3" w:rsidRDefault="00126AC3" w:rsidP="004743F3">
      <w:pPr>
        <w:pStyle w:val="ListParagraph"/>
        <w:numPr>
          <w:ilvl w:val="0"/>
          <w:numId w:val="79"/>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06"/>
        <w:gridCol w:w="4611"/>
      </w:tblGrid>
      <w:tr w:rsidR="00236B44" w14:paraId="0D83E4C0" w14:textId="77777777" w:rsidTr="009B7A4C">
        <w:trPr>
          <w:trHeight w:val="113"/>
        </w:trPr>
        <w:tc>
          <w:tcPr>
            <w:tcW w:w="5000" w:type="pct"/>
            <w:gridSpan w:val="2"/>
            <w:tcMar>
              <w:top w:w="100" w:type="dxa"/>
              <w:left w:w="100" w:type="dxa"/>
              <w:bottom w:w="100" w:type="dxa"/>
              <w:right w:w="100" w:type="dxa"/>
            </w:tcMar>
          </w:tcPr>
          <w:p w14:paraId="7DE3215D" w14:textId="3FC19F7C" w:rsidR="00236B44" w:rsidRDefault="00236B44" w:rsidP="009B7A4C">
            <w:r w:rsidRPr="00782410">
              <w:rPr>
                <w:b/>
                <w:bCs/>
              </w:rPr>
              <w:t>UCID:</w:t>
            </w:r>
            <w:r>
              <w:t xml:space="preserve"> </w:t>
            </w:r>
            <w:r w:rsidR="00195868" w:rsidRPr="00630910">
              <w:rPr>
                <w:lang w:val="en-US"/>
              </w:rPr>
              <w:t>G-08</w:t>
            </w:r>
          </w:p>
        </w:tc>
      </w:tr>
      <w:tr w:rsidR="00236B44" w14:paraId="37E4C86B" w14:textId="77777777" w:rsidTr="009B7A4C">
        <w:trPr>
          <w:trHeight w:val="113"/>
        </w:trPr>
        <w:tc>
          <w:tcPr>
            <w:tcW w:w="5000" w:type="pct"/>
            <w:gridSpan w:val="2"/>
            <w:tcMar>
              <w:top w:w="100" w:type="dxa"/>
              <w:left w:w="100" w:type="dxa"/>
              <w:bottom w:w="100" w:type="dxa"/>
              <w:right w:w="100" w:type="dxa"/>
            </w:tcMar>
          </w:tcPr>
          <w:p w14:paraId="17EB45E3" w14:textId="77777777" w:rsidR="00236B44" w:rsidRDefault="00236B44" w:rsidP="009B7A4C">
            <w:pPr>
              <w:rPr>
                <w:b/>
                <w:lang w:val="en-US"/>
              </w:rPr>
            </w:pPr>
            <w:r w:rsidRPr="30CBE066">
              <w:rPr>
                <w:b/>
                <w:lang w:val="en-US"/>
              </w:rPr>
              <w:t>Tên Usecase:</w:t>
            </w:r>
            <w:r w:rsidRPr="30CBE066">
              <w:rPr>
                <w:lang w:val="en-US"/>
              </w:rPr>
              <w:t xml:space="preserve"> Đăng ký tài khoản</w:t>
            </w:r>
          </w:p>
        </w:tc>
      </w:tr>
      <w:tr w:rsidR="00236B44" w14:paraId="3DB259DD" w14:textId="77777777" w:rsidTr="009B7A4C">
        <w:trPr>
          <w:trHeight w:val="206"/>
        </w:trPr>
        <w:tc>
          <w:tcPr>
            <w:tcW w:w="5000" w:type="pct"/>
            <w:gridSpan w:val="2"/>
            <w:tcMar>
              <w:top w:w="100" w:type="dxa"/>
              <w:left w:w="100" w:type="dxa"/>
              <w:bottom w:w="100" w:type="dxa"/>
              <w:right w:w="100" w:type="dxa"/>
            </w:tcMar>
          </w:tcPr>
          <w:p w14:paraId="5EE97820" w14:textId="601193B7" w:rsidR="00236B44" w:rsidRDefault="00236B44" w:rsidP="009B7A4C">
            <w:pPr>
              <w:rPr>
                <w:b/>
                <w:lang w:val="en-US"/>
              </w:rPr>
            </w:pPr>
            <w:r w:rsidRPr="30CBE066">
              <w:rPr>
                <w:b/>
                <w:lang w:val="en-US"/>
              </w:rPr>
              <w:t>Mô tả sơ lược:</w:t>
            </w:r>
            <w:r w:rsidRPr="30CBE066">
              <w:rPr>
                <w:lang w:val="en-US"/>
              </w:rPr>
              <w:t xml:space="preserve"> Khách </w:t>
            </w:r>
            <w:r w:rsidR="00CE313F">
              <w:rPr>
                <w:lang w:val="en-US"/>
              </w:rPr>
              <w:t xml:space="preserve">vãng lai </w:t>
            </w:r>
            <w:r w:rsidRPr="30CBE066">
              <w:rPr>
                <w:lang w:val="en-US"/>
              </w:rPr>
              <w:t>đăng ký tài khoản mới bằng số điện thoại, tên và mật khẩu</w:t>
            </w:r>
            <w:r w:rsidR="00200969">
              <w:rPr>
                <w:lang w:val="en-US"/>
              </w:rPr>
              <w:t>.</w:t>
            </w:r>
          </w:p>
        </w:tc>
      </w:tr>
      <w:tr w:rsidR="00236B44" w14:paraId="4F2F6EDE" w14:textId="77777777" w:rsidTr="009B7A4C">
        <w:trPr>
          <w:trHeight w:val="16"/>
        </w:trPr>
        <w:tc>
          <w:tcPr>
            <w:tcW w:w="5000" w:type="pct"/>
            <w:gridSpan w:val="2"/>
            <w:tcMar>
              <w:top w:w="100" w:type="dxa"/>
              <w:left w:w="100" w:type="dxa"/>
              <w:bottom w:w="100" w:type="dxa"/>
              <w:right w:w="100" w:type="dxa"/>
            </w:tcMar>
          </w:tcPr>
          <w:p w14:paraId="7E2E3EE2" w14:textId="194CD48A" w:rsidR="00236B44" w:rsidRDefault="00236B44" w:rsidP="009B7A4C">
            <w:pPr>
              <w:rPr>
                <w:b/>
                <w:lang w:val="en-US"/>
              </w:rPr>
            </w:pPr>
            <w:r w:rsidRPr="30CBE066">
              <w:rPr>
                <w:b/>
                <w:lang w:val="en-US"/>
              </w:rPr>
              <w:t>Actor chính:</w:t>
            </w:r>
            <w:r w:rsidRPr="30CBE066">
              <w:rPr>
                <w:lang w:val="en-US"/>
              </w:rPr>
              <w:t xml:space="preserve"> Khách </w:t>
            </w:r>
            <w:r w:rsidR="00C11577">
              <w:rPr>
                <w:lang w:val="en-US"/>
              </w:rPr>
              <w:t>vãng lai</w:t>
            </w:r>
          </w:p>
        </w:tc>
      </w:tr>
      <w:tr w:rsidR="00236B44" w14:paraId="181236B4" w14:textId="77777777" w:rsidTr="009B7A4C">
        <w:trPr>
          <w:trHeight w:val="16"/>
        </w:trPr>
        <w:tc>
          <w:tcPr>
            <w:tcW w:w="5000" w:type="pct"/>
            <w:gridSpan w:val="2"/>
            <w:tcMar>
              <w:top w:w="100" w:type="dxa"/>
              <w:left w:w="100" w:type="dxa"/>
              <w:bottom w:w="100" w:type="dxa"/>
              <w:right w:w="100" w:type="dxa"/>
            </w:tcMar>
          </w:tcPr>
          <w:p w14:paraId="69BD23C5" w14:textId="575CEE93" w:rsidR="00236B44" w:rsidRDefault="00236B44" w:rsidP="009B7A4C">
            <w:pPr>
              <w:rPr>
                <w:b/>
                <w:lang w:val="en-US"/>
              </w:rPr>
            </w:pPr>
            <w:r w:rsidRPr="30CBE066">
              <w:rPr>
                <w:b/>
                <w:lang w:val="en-US"/>
              </w:rPr>
              <w:t>Actor phụ:</w:t>
            </w:r>
            <w:r w:rsidRPr="30CBE066">
              <w:rPr>
                <w:lang w:val="en-US"/>
              </w:rPr>
              <w:t xml:space="preserve"> </w:t>
            </w:r>
            <w:r w:rsidR="007A3A57">
              <w:rPr>
                <w:lang w:val="en-US"/>
              </w:rPr>
              <w:t>Không có</w:t>
            </w:r>
          </w:p>
        </w:tc>
      </w:tr>
      <w:tr w:rsidR="00236B44" w14:paraId="7EB73367" w14:textId="77777777" w:rsidTr="009B7A4C">
        <w:trPr>
          <w:trHeight w:val="16"/>
        </w:trPr>
        <w:tc>
          <w:tcPr>
            <w:tcW w:w="5000" w:type="pct"/>
            <w:gridSpan w:val="2"/>
            <w:tcMar>
              <w:top w:w="100" w:type="dxa"/>
              <w:left w:w="100" w:type="dxa"/>
              <w:bottom w:w="100" w:type="dxa"/>
              <w:right w:w="100" w:type="dxa"/>
            </w:tcMar>
          </w:tcPr>
          <w:p w14:paraId="0DC94DB8" w14:textId="54656B02" w:rsidR="00236B44" w:rsidRDefault="00236B44" w:rsidP="009B7A4C">
            <w:pPr>
              <w:rPr>
                <w:b/>
                <w:lang w:val="en-US"/>
              </w:rPr>
            </w:pPr>
            <w:r w:rsidRPr="30CBE066">
              <w:rPr>
                <w:b/>
                <w:lang w:val="en-US"/>
              </w:rPr>
              <w:t>Tiền điều kiện:</w:t>
            </w:r>
            <w:r w:rsidRPr="30CBE066">
              <w:rPr>
                <w:lang w:val="en-US"/>
              </w:rPr>
              <w:t xml:space="preserve"> Khách </w:t>
            </w:r>
            <w:r w:rsidR="00CE313F">
              <w:rPr>
                <w:lang w:val="en-US"/>
              </w:rPr>
              <w:t xml:space="preserve">hàng </w:t>
            </w:r>
            <w:r w:rsidRPr="30CBE066">
              <w:rPr>
                <w:lang w:val="en-US"/>
              </w:rPr>
              <w:t xml:space="preserve">chưa </w:t>
            </w:r>
            <w:r w:rsidR="00CE313F">
              <w:rPr>
                <w:lang w:val="en-US"/>
              </w:rPr>
              <w:t xml:space="preserve">có </w:t>
            </w:r>
            <w:r w:rsidR="00DB5782">
              <w:rPr>
                <w:lang w:val="en-US"/>
              </w:rPr>
              <w:t>tài khoản</w:t>
            </w:r>
            <w:r w:rsidRPr="30CBE066">
              <w:rPr>
                <w:lang w:val="en-US"/>
              </w:rPr>
              <w:t>.</w:t>
            </w:r>
          </w:p>
        </w:tc>
      </w:tr>
      <w:tr w:rsidR="00236B44" w14:paraId="77E709B7" w14:textId="77777777" w:rsidTr="00D61F6F">
        <w:trPr>
          <w:trHeight w:val="17"/>
        </w:trPr>
        <w:tc>
          <w:tcPr>
            <w:tcW w:w="5000" w:type="pct"/>
            <w:gridSpan w:val="2"/>
            <w:tcMar>
              <w:top w:w="100" w:type="dxa"/>
              <w:left w:w="100" w:type="dxa"/>
              <w:bottom w:w="100" w:type="dxa"/>
              <w:right w:w="100" w:type="dxa"/>
            </w:tcMar>
          </w:tcPr>
          <w:p w14:paraId="553BF306" w14:textId="69CBEB50" w:rsidR="00236B44" w:rsidRDefault="00236B44" w:rsidP="009B7A4C">
            <w:pPr>
              <w:rPr>
                <w:b/>
                <w:lang w:val="en-US"/>
              </w:rPr>
            </w:pPr>
            <w:r w:rsidRPr="30CBE066">
              <w:rPr>
                <w:b/>
                <w:lang w:val="en-US"/>
              </w:rPr>
              <w:lastRenderedPageBreak/>
              <w:t>Hậu điều kiện:</w:t>
            </w:r>
            <w:r w:rsidRPr="30CBE066">
              <w:rPr>
                <w:lang w:val="en-US"/>
              </w:rPr>
              <w:t xml:space="preserve"> Tài khoản mới được tạo với vai trò CUSTOMER, phiên đăng nhập được thiết lập</w:t>
            </w:r>
            <w:r w:rsidR="002C6D59">
              <w:rPr>
                <w:lang w:val="en-US"/>
              </w:rPr>
              <w:t>.</w:t>
            </w:r>
          </w:p>
        </w:tc>
      </w:tr>
      <w:tr w:rsidR="00236B44" w14:paraId="6209A503" w14:textId="77777777" w:rsidTr="00D61F6F">
        <w:trPr>
          <w:trHeight w:val="17"/>
        </w:trPr>
        <w:tc>
          <w:tcPr>
            <w:tcW w:w="5000" w:type="pct"/>
            <w:gridSpan w:val="2"/>
            <w:shd w:val="clear" w:color="auto" w:fill="F2F2F2" w:themeFill="background1" w:themeFillShade="F2"/>
            <w:tcMar>
              <w:top w:w="100" w:type="dxa"/>
              <w:left w:w="100" w:type="dxa"/>
              <w:bottom w:w="100" w:type="dxa"/>
              <w:right w:w="100" w:type="dxa"/>
            </w:tcMar>
          </w:tcPr>
          <w:p w14:paraId="756C97D4" w14:textId="77777777" w:rsidR="00236B44" w:rsidRPr="00055229" w:rsidRDefault="00236B44" w:rsidP="009B7A4C">
            <w:pPr>
              <w:rPr>
                <w:b/>
                <w:lang w:val="en-US"/>
              </w:rPr>
            </w:pPr>
            <w:r w:rsidRPr="57F0573F">
              <w:rPr>
                <w:b/>
                <w:lang w:val="en-US"/>
              </w:rPr>
              <w:t>Luồng sự kiện chính:</w:t>
            </w:r>
          </w:p>
        </w:tc>
      </w:tr>
      <w:tr w:rsidR="00236B44" w14:paraId="350B9390" w14:textId="77777777" w:rsidTr="00047F95">
        <w:trPr>
          <w:trHeight w:val="17"/>
        </w:trPr>
        <w:tc>
          <w:tcPr>
            <w:tcW w:w="2443" w:type="pct"/>
            <w:tcMar>
              <w:top w:w="100" w:type="dxa"/>
              <w:left w:w="100" w:type="dxa"/>
              <w:bottom w:w="100" w:type="dxa"/>
              <w:right w:w="100" w:type="dxa"/>
            </w:tcMar>
          </w:tcPr>
          <w:p w14:paraId="270C4DD1" w14:textId="77777777" w:rsidR="00236B44" w:rsidRPr="00055229" w:rsidRDefault="00236B44" w:rsidP="009B7A4C">
            <w:pPr>
              <w:jc w:val="center"/>
              <w:rPr>
                <w:b/>
                <w:bCs/>
              </w:rPr>
            </w:pPr>
            <w:r>
              <w:rPr>
                <w:b/>
                <w:bCs/>
              </w:rPr>
              <w:t>Actor</w:t>
            </w:r>
          </w:p>
        </w:tc>
        <w:tc>
          <w:tcPr>
            <w:tcW w:w="2557" w:type="pct"/>
            <w:tcMar>
              <w:top w:w="100" w:type="dxa"/>
              <w:left w:w="100" w:type="dxa"/>
              <w:bottom w:w="100" w:type="dxa"/>
              <w:right w:w="100" w:type="dxa"/>
            </w:tcMar>
          </w:tcPr>
          <w:p w14:paraId="1E1209B8" w14:textId="77777777" w:rsidR="00236B44" w:rsidRPr="00055229" w:rsidRDefault="00236B44" w:rsidP="009B7A4C">
            <w:pPr>
              <w:jc w:val="center"/>
              <w:rPr>
                <w:b/>
                <w:lang w:val="en-US"/>
              </w:rPr>
            </w:pPr>
            <w:r w:rsidRPr="57F0573F">
              <w:rPr>
                <w:b/>
                <w:lang w:val="en-US"/>
              </w:rPr>
              <w:t>Hệ thống</w:t>
            </w:r>
          </w:p>
        </w:tc>
      </w:tr>
      <w:tr w:rsidR="00236B44" w14:paraId="7B9F7A81" w14:textId="77777777" w:rsidTr="00047F95">
        <w:trPr>
          <w:trHeight w:val="161"/>
        </w:trPr>
        <w:tc>
          <w:tcPr>
            <w:tcW w:w="2443" w:type="pct"/>
            <w:tcMar>
              <w:top w:w="100" w:type="dxa"/>
              <w:left w:w="100" w:type="dxa"/>
              <w:bottom w:w="100" w:type="dxa"/>
              <w:right w:w="100" w:type="dxa"/>
            </w:tcMar>
          </w:tcPr>
          <w:p w14:paraId="1828CC3D" w14:textId="77777777" w:rsidR="00236B44" w:rsidRDefault="00236B44" w:rsidP="009B7A4C">
            <w:pPr>
              <w:rPr>
                <w:b/>
                <w:lang w:val="en-US"/>
              </w:rPr>
            </w:pPr>
            <w:r w:rsidRPr="30CBE066">
              <w:rPr>
                <w:lang w:val="en-US"/>
              </w:rPr>
              <w:t>1. Truy cập trang /auth/register.</w:t>
            </w:r>
          </w:p>
        </w:tc>
        <w:tc>
          <w:tcPr>
            <w:tcW w:w="2557" w:type="pct"/>
            <w:tcMar>
              <w:top w:w="100" w:type="dxa"/>
              <w:left w:w="100" w:type="dxa"/>
              <w:bottom w:w="100" w:type="dxa"/>
              <w:right w:w="100" w:type="dxa"/>
            </w:tcMar>
          </w:tcPr>
          <w:p w14:paraId="702FFA3A" w14:textId="77777777" w:rsidR="00236B44" w:rsidRDefault="00236B44" w:rsidP="009B7A4C">
            <w:r w:rsidRPr="30CBE066">
              <w:rPr>
                <w:lang w:val="en-US"/>
              </w:rPr>
              <w:t>2. Hiển thị form đăng ký.</w:t>
            </w:r>
          </w:p>
        </w:tc>
      </w:tr>
      <w:tr w:rsidR="00236B44" w14:paraId="343A87E6" w14:textId="77777777" w:rsidTr="00047F95">
        <w:trPr>
          <w:trHeight w:val="16"/>
        </w:trPr>
        <w:tc>
          <w:tcPr>
            <w:tcW w:w="2443" w:type="pct"/>
            <w:tcMar>
              <w:top w:w="100" w:type="dxa"/>
              <w:left w:w="100" w:type="dxa"/>
              <w:bottom w:w="100" w:type="dxa"/>
              <w:right w:w="100" w:type="dxa"/>
            </w:tcMar>
          </w:tcPr>
          <w:p w14:paraId="302B9562" w14:textId="77777777" w:rsidR="00236B44" w:rsidRDefault="00236B44" w:rsidP="009B7A4C">
            <w:pPr>
              <w:rPr>
                <w:b/>
                <w:lang w:val="en-US"/>
              </w:rPr>
            </w:pPr>
            <w:r w:rsidRPr="30CBE066">
              <w:rPr>
                <w:lang w:val="en-US"/>
              </w:rPr>
              <w:t>3. Nhập tên, số điện thoại, mật khẩu và xác nhận mật khẩu; nhấn Đăng ký.</w:t>
            </w:r>
          </w:p>
        </w:tc>
        <w:tc>
          <w:tcPr>
            <w:tcW w:w="2557" w:type="pct"/>
            <w:tcMar>
              <w:top w:w="100" w:type="dxa"/>
              <w:left w:w="100" w:type="dxa"/>
              <w:bottom w:w="100" w:type="dxa"/>
              <w:right w:w="100" w:type="dxa"/>
            </w:tcMar>
          </w:tcPr>
          <w:p w14:paraId="130EA772" w14:textId="77777777" w:rsidR="00236B44" w:rsidRDefault="00236B44" w:rsidP="009B7A4C">
            <w:pPr>
              <w:rPr>
                <w:b/>
                <w:lang w:val="en-US"/>
              </w:rPr>
            </w:pPr>
            <w:r w:rsidRPr="30CBE066">
              <w:rPr>
                <w:lang w:val="en-US"/>
              </w:rPr>
              <w:t>4. Nhận dữ liệu đăng ký và kiểm tra hợp lệ.</w:t>
            </w:r>
          </w:p>
        </w:tc>
      </w:tr>
      <w:tr w:rsidR="00236B44" w14:paraId="2B5F4532" w14:textId="77777777" w:rsidTr="00047F95">
        <w:trPr>
          <w:trHeight w:val="16"/>
        </w:trPr>
        <w:tc>
          <w:tcPr>
            <w:tcW w:w="2443" w:type="pct"/>
            <w:tcMar>
              <w:top w:w="100" w:type="dxa"/>
              <w:left w:w="100" w:type="dxa"/>
              <w:bottom w:w="100" w:type="dxa"/>
              <w:right w:w="100" w:type="dxa"/>
            </w:tcMar>
          </w:tcPr>
          <w:p w14:paraId="447C40F8" w14:textId="77777777" w:rsidR="00236B44" w:rsidRDefault="00236B44" w:rsidP="009B7A4C">
            <w:pPr>
              <w:rPr>
                <w:b/>
                <w:bCs/>
              </w:rPr>
            </w:pPr>
          </w:p>
        </w:tc>
        <w:tc>
          <w:tcPr>
            <w:tcW w:w="2557" w:type="pct"/>
            <w:tcMar>
              <w:top w:w="100" w:type="dxa"/>
              <w:left w:w="100" w:type="dxa"/>
              <w:bottom w:w="100" w:type="dxa"/>
              <w:right w:w="100" w:type="dxa"/>
            </w:tcMar>
          </w:tcPr>
          <w:p w14:paraId="6DD54FB2" w14:textId="77777777" w:rsidR="00236B44" w:rsidRDefault="00236B44" w:rsidP="009B7A4C">
            <w:r w:rsidRPr="30CBE066">
              <w:rPr>
                <w:lang w:val="en-US"/>
              </w:rPr>
              <w:t>5. Kiểm tra số điện thoại chưa tồn tại, tạo tài khoản, mã hóa mật khẩu và lưu người dùng.</w:t>
            </w:r>
          </w:p>
        </w:tc>
      </w:tr>
      <w:tr w:rsidR="00236B44" w14:paraId="76106CA4" w14:textId="77777777" w:rsidTr="00047F95">
        <w:trPr>
          <w:trHeight w:val="16"/>
        </w:trPr>
        <w:tc>
          <w:tcPr>
            <w:tcW w:w="2443" w:type="pct"/>
            <w:tcMar>
              <w:top w:w="100" w:type="dxa"/>
              <w:left w:w="100" w:type="dxa"/>
              <w:bottom w:w="100" w:type="dxa"/>
              <w:right w:w="100" w:type="dxa"/>
            </w:tcMar>
          </w:tcPr>
          <w:p w14:paraId="00EE4770" w14:textId="77777777" w:rsidR="00236B44" w:rsidRDefault="00236B44" w:rsidP="009B7A4C">
            <w:pPr>
              <w:rPr>
                <w:b/>
                <w:bCs/>
              </w:rPr>
            </w:pPr>
          </w:p>
        </w:tc>
        <w:tc>
          <w:tcPr>
            <w:tcW w:w="2557" w:type="pct"/>
            <w:tcMar>
              <w:top w:w="100" w:type="dxa"/>
              <w:left w:w="100" w:type="dxa"/>
              <w:bottom w:w="100" w:type="dxa"/>
              <w:right w:w="100" w:type="dxa"/>
            </w:tcMar>
          </w:tcPr>
          <w:p w14:paraId="503756F9" w14:textId="6235262E" w:rsidR="00236B44" w:rsidRDefault="00D61F6F" w:rsidP="009B7A4C">
            <w:r w:rsidRPr="00D61F6F">
              <w:rPr>
                <w:lang w:val="en-US"/>
              </w:rPr>
              <w:t>6. Xác thực đăng nhập, lưu SecurityContext vào session và trả redirect về trang xác minh số điện thoại.</w:t>
            </w:r>
          </w:p>
        </w:tc>
      </w:tr>
      <w:tr w:rsidR="00236B44" w14:paraId="35ADCD5C" w14:textId="77777777" w:rsidTr="009B7A4C">
        <w:trPr>
          <w:trHeight w:val="18"/>
        </w:trPr>
        <w:tc>
          <w:tcPr>
            <w:tcW w:w="5000" w:type="pct"/>
            <w:gridSpan w:val="2"/>
            <w:shd w:val="clear" w:color="auto" w:fill="F2F2F2" w:themeFill="background1" w:themeFillShade="F2"/>
            <w:tcMar>
              <w:top w:w="100" w:type="dxa"/>
              <w:left w:w="100" w:type="dxa"/>
              <w:bottom w:w="100" w:type="dxa"/>
              <w:right w:w="100" w:type="dxa"/>
            </w:tcMar>
          </w:tcPr>
          <w:p w14:paraId="54860D01" w14:textId="77777777" w:rsidR="00236B44" w:rsidRDefault="00236B44" w:rsidP="009B7A4C">
            <w:r w:rsidRPr="57F0573F">
              <w:rPr>
                <w:b/>
                <w:lang w:val="en-US"/>
              </w:rPr>
              <w:t>Luồng sự kiện thay thế:</w:t>
            </w:r>
          </w:p>
        </w:tc>
      </w:tr>
      <w:tr w:rsidR="00236B44" w14:paraId="284EC029" w14:textId="77777777" w:rsidTr="00047F95">
        <w:trPr>
          <w:trHeight w:val="16"/>
        </w:trPr>
        <w:tc>
          <w:tcPr>
            <w:tcW w:w="2443" w:type="pct"/>
            <w:tcMar>
              <w:top w:w="100" w:type="dxa"/>
              <w:left w:w="100" w:type="dxa"/>
              <w:bottom w:w="100" w:type="dxa"/>
              <w:right w:w="100" w:type="dxa"/>
            </w:tcMar>
          </w:tcPr>
          <w:p w14:paraId="67AC0EC6" w14:textId="77777777" w:rsidR="00236B44" w:rsidRPr="00055229" w:rsidRDefault="00236B44" w:rsidP="009B7A4C">
            <w:r w:rsidRPr="30CBE066">
              <w:rPr>
                <w:lang w:val="en-US"/>
              </w:rPr>
              <w:t>3.1.1. Nhập thông tin không hợp lệ và gửi.</w:t>
            </w:r>
          </w:p>
        </w:tc>
        <w:tc>
          <w:tcPr>
            <w:tcW w:w="2557" w:type="pct"/>
            <w:tcMar>
              <w:top w:w="20" w:type="dxa"/>
              <w:left w:w="20" w:type="dxa"/>
              <w:bottom w:w="20" w:type="dxa"/>
              <w:right w:w="20" w:type="dxa"/>
            </w:tcMar>
          </w:tcPr>
          <w:p w14:paraId="4EBF9F4A" w14:textId="77777777" w:rsidR="00236B44" w:rsidRPr="00055229" w:rsidRDefault="00236B44" w:rsidP="009B7A4C">
            <w:r w:rsidRPr="30CBE066">
              <w:rPr>
                <w:lang w:val="en-US"/>
              </w:rPr>
              <w:t>3.1.2. Trả về form đăng ký với lỗi validation (HTTP 400).</w:t>
            </w:r>
          </w:p>
        </w:tc>
      </w:tr>
      <w:tr w:rsidR="00236B44" w14:paraId="0D1647F3" w14:textId="77777777" w:rsidTr="00047F95">
        <w:trPr>
          <w:trHeight w:val="16"/>
        </w:trPr>
        <w:tc>
          <w:tcPr>
            <w:tcW w:w="2443" w:type="pct"/>
            <w:tcMar>
              <w:top w:w="100" w:type="dxa"/>
              <w:left w:w="100" w:type="dxa"/>
              <w:bottom w:w="100" w:type="dxa"/>
              <w:right w:w="100" w:type="dxa"/>
            </w:tcMar>
          </w:tcPr>
          <w:p w14:paraId="702EBC68" w14:textId="77777777" w:rsidR="00236B44" w:rsidRPr="00055229" w:rsidRDefault="00236B44" w:rsidP="009B7A4C">
            <w:r w:rsidRPr="30CBE066">
              <w:rPr>
                <w:lang w:val="en-US"/>
              </w:rPr>
              <w:t>3.1.3. Sửa thông tin và gửi lại.</w:t>
            </w:r>
          </w:p>
        </w:tc>
        <w:tc>
          <w:tcPr>
            <w:tcW w:w="2557" w:type="pct"/>
            <w:tcMar>
              <w:top w:w="20" w:type="dxa"/>
              <w:left w:w="20" w:type="dxa"/>
              <w:bottom w:w="20" w:type="dxa"/>
              <w:right w:w="20" w:type="dxa"/>
            </w:tcMar>
          </w:tcPr>
          <w:p w14:paraId="4BFEE7FA" w14:textId="77777777" w:rsidR="00236B44" w:rsidRPr="00055229" w:rsidRDefault="00236B44" w:rsidP="009B7A4C">
            <w:r w:rsidRPr="30CBE066">
              <w:rPr>
                <w:lang w:val="en-US"/>
              </w:rPr>
              <w:t>3.1.4. Xử lý lại theo luồng chính.</w:t>
            </w:r>
          </w:p>
        </w:tc>
      </w:tr>
      <w:tr w:rsidR="00236B44" w14:paraId="2B66CF28" w14:textId="77777777" w:rsidTr="00047F95">
        <w:trPr>
          <w:trHeight w:val="16"/>
        </w:trPr>
        <w:tc>
          <w:tcPr>
            <w:tcW w:w="2443" w:type="pct"/>
            <w:tcMar>
              <w:top w:w="100" w:type="dxa"/>
              <w:left w:w="100" w:type="dxa"/>
              <w:bottom w:w="100" w:type="dxa"/>
              <w:right w:w="100" w:type="dxa"/>
            </w:tcMar>
          </w:tcPr>
          <w:p w14:paraId="2AD2FEDC" w14:textId="77777777" w:rsidR="00236B44" w:rsidRPr="00055229" w:rsidRDefault="00236B44" w:rsidP="009B7A4C">
            <w:r w:rsidRPr="30CBE066">
              <w:rPr>
                <w:lang w:val="en-US"/>
              </w:rPr>
              <w:t>3.2.1. Nhập số điện thoại đã được sử dụng.</w:t>
            </w:r>
          </w:p>
        </w:tc>
        <w:tc>
          <w:tcPr>
            <w:tcW w:w="2557" w:type="pct"/>
            <w:tcMar>
              <w:top w:w="20" w:type="dxa"/>
              <w:left w:w="20" w:type="dxa"/>
              <w:bottom w:w="20" w:type="dxa"/>
              <w:right w:w="20" w:type="dxa"/>
            </w:tcMar>
          </w:tcPr>
          <w:p w14:paraId="7B87FFA1" w14:textId="77777777" w:rsidR="00236B44" w:rsidRPr="00055229" w:rsidRDefault="00236B44" w:rsidP="009B7A4C">
            <w:r w:rsidRPr="30CBE066">
              <w:rPr>
                <w:lang w:val="en-US"/>
              </w:rPr>
              <w:t>3.2.2. Trả về form đăng ký với lỗi số điện thoại đã tồn tại (HTTP 409).</w:t>
            </w:r>
          </w:p>
        </w:tc>
      </w:tr>
      <w:tr w:rsidR="00236B44" w14:paraId="07904516" w14:textId="77777777" w:rsidTr="00047F95">
        <w:trPr>
          <w:trHeight w:val="18"/>
        </w:trPr>
        <w:tc>
          <w:tcPr>
            <w:tcW w:w="2443" w:type="pct"/>
            <w:tcMar>
              <w:top w:w="100" w:type="dxa"/>
              <w:left w:w="100" w:type="dxa"/>
              <w:bottom w:w="100" w:type="dxa"/>
              <w:right w:w="100" w:type="dxa"/>
            </w:tcMar>
          </w:tcPr>
          <w:p w14:paraId="2225FB30" w14:textId="77777777" w:rsidR="00236B44" w:rsidRPr="00055229" w:rsidRDefault="00236B44" w:rsidP="009B7A4C">
            <w:r w:rsidRPr="30CBE066">
              <w:rPr>
                <w:lang w:val="en-US"/>
              </w:rPr>
              <w:t>3.2.3. Sửa số điện thoại và gửi lại.</w:t>
            </w:r>
          </w:p>
        </w:tc>
        <w:tc>
          <w:tcPr>
            <w:tcW w:w="2557" w:type="pct"/>
            <w:tcMar>
              <w:top w:w="20" w:type="dxa"/>
              <w:left w:w="20" w:type="dxa"/>
              <w:bottom w:w="20" w:type="dxa"/>
              <w:right w:w="20" w:type="dxa"/>
            </w:tcMar>
          </w:tcPr>
          <w:p w14:paraId="2622291F" w14:textId="77777777" w:rsidR="00236B44" w:rsidRPr="00055229" w:rsidRDefault="00236B44" w:rsidP="009B7A4C">
            <w:r w:rsidRPr="30CBE066">
              <w:rPr>
                <w:lang w:val="en-US"/>
              </w:rPr>
              <w:t>3.2.4. Xử lý lại theo luồng chính.</w:t>
            </w:r>
          </w:p>
        </w:tc>
      </w:tr>
      <w:tr w:rsidR="00236B44" w14:paraId="3BA1188E" w14:textId="77777777" w:rsidTr="009B7A4C">
        <w:trPr>
          <w:trHeight w:val="16"/>
        </w:trPr>
        <w:tc>
          <w:tcPr>
            <w:tcW w:w="5000" w:type="pct"/>
            <w:gridSpan w:val="2"/>
            <w:shd w:val="clear" w:color="auto" w:fill="F2F2F2" w:themeFill="background1" w:themeFillShade="F2"/>
            <w:tcMar>
              <w:top w:w="100" w:type="dxa"/>
              <w:left w:w="100" w:type="dxa"/>
              <w:bottom w:w="100" w:type="dxa"/>
              <w:right w:w="100" w:type="dxa"/>
            </w:tcMar>
          </w:tcPr>
          <w:p w14:paraId="44B700A8" w14:textId="77777777" w:rsidR="00236B44" w:rsidRPr="00055229" w:rsidRDefault="00236B44" w:rsidP="009B7A4C">
            <w:r w:rsidRPr="57F0573F">
              <w:rPr>
                <w:b/>
                <w:lang w:val="en-US"/>
              </w:rPr>
              <w:t>Luồng sự kiện ngoại lệ:</w:t>
            </w:r>
          </w:p>
        </w:tc>
      </w:tr>
      <w:tr w:rsidR="00236B44" w14:paraId="75D785CE" w14:textId="77777777" w:rsidTr="00047F95">
        <w:trPr>
          <w:trHeight w:val="18"/>
        </w:trPr>
        <w:tc>
          <w:tcPr>
            <w:tcW w:w="2443" w:type="pct"/>
            <w:tcMar>
              <w:top w:w="100" w:type="dxa"/>
              <w:left w:w="100" w:type="dxa"/>
              <w:bottom w:w="100" w:type="dxa"/>
              <w:right w:w="100" w:type="dxa"/>
            </w:tcMar>
          </w:tcPr>
          <w:p w14:paraId="2E37CC2A" w14:textId="77777777" w:rsidR="00236B44" w:rsidRDefault="00236B44" w:rsidP="009B7A4C">
            <w:r w:rsidRPr="30CBE066">
              <w:rPr>
                <w:lang w:val="en-US"/>
              </w:rPr>
              <w:t>1.1.1. Người dùng đã đăng nhập truy cập /auth/register.</w:t>
            </w:r>
          </w:p>
        </w:tc>
        <w:tc>
          <w:tcPr>
            <w:tcW w:w="2557" w:type="pct"/>
            <w:tcMar>
              <w:top w:w="20" w:type="dxa"/>
              <w:left w:w="20" w:type="dxa"/>
              <w:bottom w:w="20" w:type="dxa"/>
              <w:right w:w="20" w:type="dxa"/>
            </w:tcMar>
          </w:tcPr>
          <w:p w14:paraId="2DA03329" w14:textId="77777777" w:rsidR="00236B44" w:rsidRPr="00055229" w:rsidRDefault="00236B44" w:rsidP="009B7A4C">
            <w:r w:rsidRPr="30CBE066">
              <w:rPr>
                <w:lang w:val="en-US"/>
              </w:rPr>
              <w:t>1.1.2. Redirect về trang chủ /.</w:t>
            </w:r>
          </w:p>
        </w:tc>
      </w:tr>
    </w:tbl>
    <w:p w14:paraId="14C532BC" w14:textId="05FE8B22" w:rsidR="00126AC3" w:rsidRPr="00126AC3" w:rsidRDefault="00126AC3" w:rsidP="004743F3">
      <w:pPr>
        <w:pStyle w:val="ListParagraph"/>
        <w:numPr>
          <w:ilvl w:val="0"/>
          <w:numId w:val="79"/>
        </w:numPr>
        <w:rPr>
          <w:lang w:val="en-US"/>
        </w:rPr>
      </w:pPr>
      <w:r w:rsidRPr="00126AC3">
        <w:rPr>
          <w:lang w:val="en-US"/>
        </w:rPr>
        <w:t>Activity Diagram</w:t>
      </w:r>
    </w:p>
    <w:p w14:paraId="6C3803A0" w14:textId="36E16146" w:rsidR="00126AC3" w:rsidRDefault="00862044" w:rsidP="00126AC3">
      <w:pPr>
        <w:rPr>
          <w:lang w:val="en-US"/>
        </w:rPr>
      </w:pPr>
      <w:r>
        <w:rPr>
          <w:noProof/>
        </w:rPr>
        <w:lastRenderedPageBreak/>
        <w:drawing>
          <wp:inline distT="0" distB="0" distL="0" distR="0" wp14:anchorId="3DA059F3" wp14:editId="24329ADA">
            <wp:extent cx="5732145" cy="3433445"/>
            <wp:effectExtent l="0" t="0" r="1905" b="0"/>
            <wp:docPr id="1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2145" cy="3433445"/>
                    </a:xfrm>
                    <a:prstGeom prst="rect">
                      <a:avLst/>
                    </a:prstGeom>
                    <a:noFill/>
                    <a:ln>
                      <a:noFill/>
                    </a:ln>
                  </pic:spPr>
                </pic:pic>
              </a:graphicData>
            </a:graphic>
          </wp:inline>
        </w:drawing>
      </w:r>
    </w:p>
    <w:p w14:paraId="3BF00D35" w14:textId="1CBD584D" w:rsidR="00126AC3" w:rsidRPr="00126AC3" w:rsidRDefault="00126AC3" w:rsidP="004743F3">
      <w:pPr>
        <w:pStyle w:val="ListParagraph"/>
        <w:numPr>
          <w:ilvl w:val="0"/>
          <w:numId w:val="79"/>
        </w:numPr>
        <w:rPr>
          <w:lang w:val="en-US"/>
        </w:rPr>
      </w:pPr>
      <w:r w:rsidRPr="00126AC3">
        <w:rPr>
          <w:lang w:val="en-US"/>
        </w:rPr>
        <w:t>Sequence Diagram</w:t>
      </w:r>
    </w:p>
    <w:p w14:paraId="6E10B82F" w14:textId="7F5D9683" w:rsidR="00236B44" w:rsidRPr="00236B44" w:rsidRDefault="00862044" w:rsidP="00236B44">
      <w:pPr>
        <w:rPr>
          <w:lang w:val="en-US"/>
        </w:rPr>
      </w:pPr>
      <w:r>
        <w:rPr>
          <w:noProof/>
        </w:rPr>
        <w:drawing>
          <wp:inline distT="0" distB="0" distL="0" distR="0" wp14:anchorId="677ED299" wp14:editId="1AD64560">
            <wp:extent cx="5732145" cy="3562350"/>
            <wp:effectExtent l="0" t="0" r="1905" b="0"/>
            <wp:docPr id="19"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2145" cy="3562350"/>
                    </a:xfrm>
                    <a:prstGeom prst="rect">
                      <a:avLst/>
                    </a:prstGeom>
                    <a:noFill/>
                    <a:ln>
                      <a:noFill/>
                    </a:ln>
                  </pic:spPr>
                </pic:pic>
              </a:graphicData>
            </a:graphic>
          </wp:inline>
        </w:drawing>
      </w:r>
    </w:p>
    <w:p w14:paraId="791162B6" w14:textId="3B43E238" w:rsidR="005C1E0C" w:rsidRDefault="005C1E0C" w:rsidP="00270EB6">
      <w:pPr>
        <w:pStyle w:val="Heading3"/>
        <w:rPr>
          <w:lang w:val="en-US"/>
        </w:rPr>
      </w:pPr>
      <w:r w:rsidRPr="005C1E0C">
        <w:rPr>
          <w:lang w:val="en-US"/>
        </w:rPr>
        <w:t>C-01</w:t>
      </w:r>
      <w:r w:rsidR="00915EAA">
        <w:rPr>
          <w:lang w:val="en-US"/>
        </w:rPr>
        <w:t>_</w:t>
      </w:r>
      <w:r w:rsidRPr="005C1E0C">
        <w:rPr>
          <w:lang w:val="en-US"/>
        </w:rPr>
        <w:t>Đăng nhập</w:t>
      </w:r>
    </w:p>
    <w:p w14:paraId="0AC081C4" w14:textId="77777777" w:rsidR="00CA023D" w:rsidRPr="00126AC3" w:rsidRDefault="00CA023D" w:rsidP="004743F3">
      <w:pPr>
        <w:pStyle w:val="ListParagraph"/>
        <w:numPr>
          <w:ilvl w:val="0"/>
          <w:numId w:val="76"/>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06"/>
        <w:gridCol w:w="4611"/>
      </w:tblGrid>
      <w:tr w:rsidR="00CA023D" w14:paraId="0666E46E" w14:textId="77777777" w:rsidTr="2AD621CB">
        <w:trPr>
          <w:trHeight w:val="113"/>
        </w:trPr>
        <w:tc>
          <w:tcPr>
            <w:tcW w:w="5000" w:type="pct"/>
            <w:gridSpan w:val="2"/>
            <w:tcMar>
              <w:top w:w="100" w:type="dxa"/>
              <w:left w:w="100" w:type="dxa"/>
              <w:bottom w:w="100" w:type="dxa"/>
              <w:right w:w="100" w:type="dxa"/>
            </w:tcMar>
          </w:tcPr>
          <w:p w14:paraId="163EE86A" w14:textId="025512FC" w:rsidR="00CA023D" w:rsidRDefault="00CA023D" w:rsidP="00501BAA">
            <w:r w:rsidRPr="00782410">
              <w:rPr>
                <w:b/>
                <w:bCs/>
              </w:rPr>
              <w:t>UCID:</w:t>
            </w:r>
            <w:r>
              <w:t xml:space="preserve"> C-01</w:t>
            </w:r>
          </w:p>
        </w:tc>
      </w:tr>
      <w:tr w:rsidR="00CA023D" w14:paraId="65277654" w14:textId="77777777" w:rsidTr="2AD621CB">
        <w:trPr>
          <w:trHeight w:val="113"/>
        </w:trPr>
        <w:tc>
          <w:tcPr>
            <w:tcW w:w="5000" w:type="pct"/>
            <w:gridSpan w:val="2"/>
            <w:tcMar>
              <w:top w:w="100" w:type="dxa"/>
              <w:left w:w="100" w:type="dxa"/>
              <w:bottom w:w="100" w:type="dxa"/>
              <w:right w:w="100" w:type="dxa"/>
            </w:tcMar>
          </w:tcPr>
          <w:p w14:paraId="34561319" w14:textId="22E8152C" w:rsidR="00CA023D" w:rsidRDefault="00CA023D" w:rsidP="00501BAA">
            <w:pPr>
              <w:rPr>
                <w:b/>
                <w:lang w:val="en-US"/>
              </w:rPr>
            </w:pPr>
            <w:r w:rsidRPr="30CBE066">
              <w:rPr>
                <w:b/>
                <w:lang w:val="en-US"/>
              </w:rPr>
              <w:lastRenderedPageBreak/>
              <w:t>Tên Usecase:</w:t>
            </w:r>
            <w:r w:rsidRPr="30CBE066">
              <w:rPr>
                <w:lang w:val="en-US"/>
              </w:rPr>
              <w:t xml:space="preserve"> </w:t>
            </w:r>
            <w:r>
              <w:rPr>
                <w:lang w:val="en-US"/>
              </w:rPr>
              <w:t>Đăng nhập</w:t>
            </w:r>
          </w:p>
        </w:tc>
      </w:tr>
      <w:tr w:rsidR="00CA023D" w14:paraId="5528472A" w14:textId="77777777" w:rsidTr="2AD621CB">
        <w:trPr>
          <w:trHeight w:val="206"/>
        </w:trPr>
        <w:tc>
          <w:tcPr>
            <w:tcW w:w="5000" w:type="pct"/>
            <w:gridSpan w:val="2"/>
            <w:tcMar>
              <w:top w:w="100" w:type="dxa"/>
              <w:left w:w="100" w:type="dxa"/>
              <w:bottom w:w="100" w:type="dxa"/>
              <w:right w:w="100" w:type="dxa"/>
            </w:tcMar>
          </w:tcPr>
          <w:p w14:paraId="35F362F6" w14:textId="1716DFEB" w:rsidR="00CA023D" w:rsidRDefault="00CA023D" w:rsidP="00501BAA">
            <w:pPr>
              <w:rPr>
                <w:b/>
                <w:lang w:val="en-US"/>
              </w:rPr>
            </w:pPr>
            <w:r w:rsidRPr="30CBE066">
              <w:rPr>
                <w:b/>
                <w:lang w:val="en-US"/>
              </w:rPr>
              <w:t>Mô tả sơ lược:</w:t>
            </w:r>
            <w:r w:rsidRPr="30CBE066">
              <w:rPr>
                <w:lang w:val="en-US"/>
              </w:rPr>
              <w:t xml:space="preserve"> </w:t>
            </w:r>
            <w:r w:rsidR="00924009" w:rsidRPr="00924009">
              <w:t>Khách hàng đăng nhập bằng số điện thoại và mật khẩu để truy cập các chức năng của hệ thống.</w:t>
            </w:r>
          </w:p>
        </w:tc>
      </w:tr>
      <w:tr w:rsidR="00CA023D" w14:paraId="5D200323" w14:textId="77777777" w:rsidTr="2AD621CB">
        <w:trPr>
          <w:trHeight w:val="16"/>
        </w:trPr>
        <w:tc>
          <w:tcPr>
            <w:tcW w:w="5000" w:type="pct"/>
            <w:gridSpan w:val="2"/>
            <w:tcMar>
              <w:top w:w="100" w:type="dxa"/>
              <w:left w:w="100" w:type="dxa"/>
              <w:bottom w:w="100" w:type="dxa"/>
              <w:right w:w="100" w:type="dxa"/>
            </w:tcMar>
          </w:tcPr>
          <w:p w14:paraId="053F0142" w14:textId="6398FB7B" w:rsidR="00CA023D" w:rsidRDefault="00CA023D" w:rsidP="00501BAA">
            <w:pPr>
              <w:rPr>
                <w:b/>
                <w:lang w:val="en-US"/>
              </w:rPr>
            </w:pPr>
            <w:r w:rsidRPr="30CBE066">
              <w:rPr>
                <w:b/>
                <w:lang w:val="en-US"/>
              </w:rPr>
              <w:t>Actor chính:</w:t>
            </w:r>
            <w:r w:rsidRPr="30CBE066">
              <w:rPr>
                <w:lang w:val="en-US"/>
              </w:rPr>
              <w:t xml:space="preserve"> </w:t>
            </w:r>
            <w:r w:rsidR="00DB5782" w:rsidRPr="00DB5782">
              <w:t>Khách hàng</w:t>
            </w:r>
            <w:r w:rsidR="00924009">
              <w:t>.</w:t>
            </w:r>
          </w:p>
        </w:tc>
      </w:tr>
      <w:tr w:rsidR="00CA023D" w14:paraId="1FDA3286" w14:textId="77777777" w:rsidTr="2AD621CB">
        <w:trPr>
          <w:trHeight w:val="16"/>
        </w:trPr>
        <w:tc>
          <w:tcPr>
            <w:tcW w:w="5000" w:type="pct"/>
            <w:gridSpan w:val="2"/>
            <w:tcMar>
              <w:top w:w="100" w:type="dxa"/>
              <w:left w:w="100" w:type="dxa"/>
              <w:bottom w:w="100" w:type="dxa"/>
              <w:right w:w="100" w:type="dxa"/>
            </w:tcMar>
          </w:tcPr>
          <w:p w14:paraId="30253E77" w14:textId="7EF497F7" w:rsidR="00CA023D" w:rsidRDefault="00CA023D" w:rsidP="00501BAA">
            <w:pPr>
              <w:rPr>
                <w:b/>
                <w:lang w:val="en-US"/>
              </w:rPr>
            </w:pPr>
            <w:r w:rsidRPr="30CBE066">
              <w:rPr>
                <w:b/>
                <w:lang w:val="en-US"/>
              </w:rPr>
              <w:t>Actor phụ:</w:t>
            </w:r>
            <w:r w:rsidRPr="30CBE066">
              <w:rPr>
                <w:lang w:val="en-US"/>
              </w:rPr>
              <w:t xml:space="preserve"> </w:t>
            </w:r>
            <w:r w:rsidR="007A3A57">
              <w:rPr>
                <w:lang w:val="en-US"/>
              </w:rPr>
              <w:t>Không có</w:t>
            </w:r>
            <w:r w:rsidR="00924009">
              <w:rPr>
                <w:lang w:val="en-US"/>
              </w:rPr>
              <w:t>.</w:t>
            </w:r>
          </w:p>
        </w:tc>
      </w:tr>
      <w:tr w:rsidR="00CA023D" w14:paraId="3E6A71B9" w14:textId="77777777" w:rsidTr="2AD621CB">
        <w:trPr>
          <w:trHeight w:val="16"/>
        </w:trPr>
        <w:tc>
          <w:tcPr>
            <w:tcW w:w="5000" w:type="pct"/>
            <w:gridSpan w:val="2"/>
            <w:tcMar>
              <w:top w:w="100" w:type="dxa"/>
              <w:left w:w="100" w:type="dxa"/>
              <w:bottom w:w="100" w:type="dxa"/>
              <w:right w:w="100" w:type="dxa"/>
            </w:tcMar>
          </w:tcPr>
          <w:p w14:paraId="10D1099C" w14:textId="3FD77497" w:rsidR="00CA023D" w:rsidRDefault="00CA023D" w:rsidP="00501BAA">
            <w:pPr>
              <w:rPr>
                <w:b/>
                <w:lang w:val="en-US"/>
              </w:rPr>
            </w:pPr>
            <w:r w:rsidRPr="30CBE066">
              <w:rPr>
                <w:b/>
                <w:lang w:val="en-US"/>
              </w:rPr>
              <w:t>Tiền điều kiện:</w:t>
            </w:r>
            <w:r w:rsidRPr="30CBE066">
              <w:rPr>
                <w:lang w:val="en-US"/>
              </w:rPr>
              <w:t xml:space="preserve"> </w:t>
            </w:r>
            <w:r w:rsidR="004B1897" w:rsidRPr="004B1897">
              <w:t>Khách hàng đã có tài khoản và chưa đăng nhập.</w:t>
            </w:r>
          </w:p>
        </w:tc>
      </w:tr>
      <w:tr w:rsidR="00CA023D" w14:paraId="66B745D8" w14:textId="77777777" w:rsidTr="2AD621CB">
        <w:trPr>
          <w:trHeight w:val="16"/>
        </w:trPr>
        <w:tc>
          <w:tcPr>
            <w:tcW w:w="5000" w:type="pct"/>
            <w:gridSpan w:val="2"/>
            <w:tcMar>
              <w:top w:w="100" w:type="dxa"/>
              <w:left w:w="100" w:type="dxa"/>
              <w:bottom w:w="100" w:type="dxa"/>
              <w:right w:w="100" w:type="dxa"/>
            </w:tcMar>
          </w:tcPr>
          <w:p w14:paraId="1499AE10" w14:textId="4EECD36A" w:rsidR="00CA023D" w:rsidRDefault="00CA023D" w:rsidP="00501BAA">
            <w:pPr>
              <w:rPr>
                <w:b/>
                <w:lang w:val="en-US"/>
              </w:rPr>
            </w:pPr>
            <w:r w:rsidRPr="30CBE066">
              <w:rPr>
                <w:b/>
                <w:lang w:val="en-US"/>
              </w:rPr>
              <w:t>Hậu điều kiện:</w:t>
            </w:r>
            <w:r w:rsidRPr="30CBE066">
              <w:rPr>
                <w:lang w:val="en-US"/>
              </w:rPr>
              <w:t xml:space="preserve"> </w:t>
            </w:r>
            <w:r w:rsidR="004B1897" w:rsidRPr="004B1897">
              <w:t>Khách hàng được xác thực, phiên đăng nhập được thiết lập, chuyển hướng về trang chủ.</w:t>
            </w:r>
          </w:p>
        </w:tc>
      </w:tr>
      <w:tr w:rsidR="00CA023D" w14:paraId="24D951C1"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1FFF6BDA" w14:textId="77777777" w:rsidR="00CA023D" w:rsidRPr="00055229" w:rsidRDefault="00CA023D" w:rsidP="00501BAA">
            <w:pPr>
              <w:rPr>
                <w:b/>
                <w:lang w:val="en-US"/>
              </w:rPr>
            </w:pPr>
            <w:r w:rsidRPr="57F0573F">
              <w:rPr>
                <w:b/>
                <w:lang w:val="en-US"/>
              </w:rPr>
              <w:t>Luồng sự kiện chính:</w:t>
            </w:r>
          </w:p>
        </w:tc>
      </w:tr>
      <w:tr w:rsidR="00CA023D" w14:paraId="1F41C64E" w14:textId="77777777" w:rsidTr="2AD621CB">
        <w:trPr>
          <w:trHeight w:val="18"/>
        </w:trPr>
        <w:tc>
          <w:tcPr>
            <w:tcW w:w="2443" w:type="pct"/>
            <w:tcMar>
              <w:top w:w="100" w:type="dxa"/>
              <w:left w:w="100" w:type="dxa"/>
              <w:bottom w:w="100" w:type="dxa"/>
              <w:right w:w="100" w:type="dxa"/>
            </w:tcMar>
          </w:tcPr>
          <w:p w14:paraId="40221E7F" w14:textId="77777777" w:rsidR="00CA023D" w:rsidRPr="00055229" w:rsidRDefault="00CA023D" w:rsidP="00501BAA">
            <w:pPr>
              <w:jc w:val="center"/>
              <w:rPr>
                <w:b/>
                <w:bCs/>
              </w:rPr>
            </w:pPr>
            <w:r>
              <w:rPr>
                <w:b/>
                <w:bCs/>
              </w:rPr>
              <w:t>Actor</w:t>
            </w:r>
          </w:p>
        </w:tc>
        <w:tc>
          <w:tcPr>
            <w:tcW w:w="2557" w:type="pct"/>
            <w:tcMar>
              <w:top w:w="100" w:type="dxa"/>
              <w:left w:w="100" w:type="dxa"/>
              <w:bottom w:w="100" w:type="dxa"/>
              <w:right w:w="100" w:type="dxa"/>
            </w:tcMar>
          </w:tcPr>
          <w:p w14:paraId="77F8CF9E" w14:textId="77777777" w:rsidR="00CA023D" w:rsidRPr="00055229" w:rsidRDefault="00CA023D" w:rsidP="00501BAA">
            <w:pPr>
              <w:jc w:val="center"/>
              <w:rPr>
                <w:b/>
                <w:lang w:val="en-US"/>
              </w:rPr>
            </w:pPr>
            <w:r w:rsidRPr="57F0573F">
              <w:rPr>
                <w:b/>
                <w:lang w:val="en-US"/>
              </w:rPr>
              <w:t>Hệ thống</w:t>
            </w:r>
          </w:p>
        </w:tc>
      </w:tr>
      <w:tr w:rsidR="00CA023D" w14:paraId="3B3AF770" w14:textId="77777777" w:rsidTr="2AD621CB">
        <w:trPr>
          <w:trHeight w:val="161"/>
        </w:trPr>
        <w:tc>
          <w:tcPr>
            <w:tcW w:w="2443" w:type="pct"/>
            <w:tcMar>
              <w:top w:w="100" w:type="dxa"/>
              <w:left w:w="100" w:type="dxa"/>
              <w:bottom w:w="100" w:type="dxa"/>
              <w:right w:w="100" w:type="dxa"/>
            </w:tcMar>
          </w:tcPr>
          <w:p w14:paraId="39615303" w14:textId="7FFA025A" w:rsidR="00CA023D" w:rsidRDefault="0020509B" w:rsidP="00501BAA">
            <w:pPr>
              <w:rPr>
                <w:b/>
                <w:lang w:val="en-US"/>
              </w:rPr>
            </w:pPr>
            <w:r w:rsidRPr="0020509B">
              <w:t>1. Truy cập /auth/login.</w:t>
            </w:r>
          </w:p>
        </w:tc>
        <w:tc>
          <w:tcPr>
            <w:tcW w:w="2557" w:type="pct"/>
            <w:tcMar>
              <w:top w:w="100" w:type="dxa"/>
              <w:left w:w="100" w:type="dxa"/>
              <w:bottom w:w="100" w:type="dxa"/>
              <w:right w:w="100" w:type="dxa"/>
            </w:tcMar>
          </w:tcPr>
          <w:p w14:paraId="65BA682A" w14:textId="727A6810" w:rsidR="00CA023D" w:rsidRDefault="2AD621CB" w:rsidP="00501BAA">
            <w:r w:rsidRPr="2AD621CB">
              <w:rPr>
                <w:lang w:val="en-US"/>
              </w:rPr>
              <w:t>2. Kiểm tra trạng thái đăng nhập và hiển thị form đăng nhập.</w:t>
            </w:r>
          </w:p>
        </w:tc>
      </w:tr>
      <w:tr w:rsidR="00CA023D" w14:paraId="664DA111" w14:textId="77777777" w:rsidTr="2AD621CB">
        <w:trPr>
          <w:trHeight w:val="16"/>
        </w:trPr>
        <w:tc>
          <w:tcPr>
            <w:tcW w:w="2443" w:type="pct"/>
            <w:tcMar>
              <w:top w:w="100" w:type="dxa"/>
              <w:left w:w="100" w:type="dxa"/>
              <w:bottom w:w="100" w:type="dxa"/>
              <w:right w:w="100" w:type="dxa"/>
            </w:tcMar>
          </w:tcPr>
          <w:p w14:paraId="603357E8" w14:textId="1DA0821D" w:rsidR="00CA023D" w:rsidRDefault="004B1897" w:rsidP="00501BAA">
            <w:pPr>
              <w:rPr>
                <w:b/>
                <w:lang w:val="en-US"/>
              </w:rPr>
            </w:pPr>
            <w:r w:rsidRPr="004B1897">
              <w:rPr>
                <w:lang w:val="en-US"/>
              </w:rPr>
              <w:t>3. Nhập số điện thoại và mật khẩu; nhấn Đăng nhập.</w:t>
            </w:r>
          </w:p>
        </w:tc>
        <w:tc>
          <w:tcPr>
            <w:tcW w:w="2557" w:type="pct"/>
            <w:tcMar>
              <w:top w:w="100" w:type="dxa"/>
              <w:left w:w="100" w:type="dxa"/>
              <w:bottom w:w="100" w:type="dxa"/>
              <w:right w:w="100" w:type="dxa"/>
            </w:tcMar>
          </w:tcPr>
          <w:p w14:paraId="2CC03F6A" w14:textId="4919209E" w:rsidR="00CA023D" w:rsidRDefault="008C77F3" w:rsidP="00501BAA">
            <w:pPr>
              <w:rPr>
                <w:b/>
                <w:lang w:val="en-US"/>
              </w:rPr>
            </w:pPr>
            <w:r w:rsidRPr="008C77F3">
              <w:rPr>
                <w:lang w:val="en-US"/>
              </w:rPr>
              <w:t>4. Nhận dữ liệu đăng nhập.</w:t>
            </w:r>
          </w:p>
        </w:tc>
      </w:tr>
      <w:tr w:rsidR="00CA023D" w14:paraId="48651500" w14:textId="77777777" w:rsidTr="2AD621CB">
        <w:trPr>
          <w:trHeight w:val="16"/>
        </w:trPr>
        <w:tc>
          <w:tcPr>
            <w:tcW w:w="2443" w:type="pct"/>
            <w:tcMar>
              <w:top w:w="100" w:type="dxa"/>
              <w:left w:w="100" w:type="dxa"/>
              <w:bottom w:w="100" w:type="dxa"/>
              <w:right w:w="100" w:type="dxa"/>
            </w:tcMar>
          </w:tcPr>
          <w:p w14:paraId="4B290807" w14:textId="77777777" w:rsidR="00CA023D" w:rsidRPr="003F7EAB" w:rsidRDefault="00CA023D" w:rsidP="00501BAA"/>
        </w:tc>
        <w:tc>
          <w:tcPr>
            <w:tcW w:w="2557" w:type="pct"/>
            <w:tcMar>
              <w:top w:w="100" w:type="dxa"/>
              <w:left w:w="100" w:type="dxa"/>
              <w:bottom w:w="100" w:type="dxa"/>
              <w:right w:w="100" w:type="dxa"/>
            </w:tcMar>
          </w:tcPr>
          <w:p w14:paraId="0025E23E" w14:textId="3F1CB36E" w:rsidR="00CA023D" w:rsidRDefault="008C77F3" w:rsidP="00501BAA">
            <w:r w:rsidRPr="008C77F3">
              <w:rPr>
                <w:lang w:val="en-US"/>
              </w:rPr>
              <w:t>5. Tìm kiếm người dùng theo số điện thoại.</w:t>
            </w:r>
          </w:p>
        </w:tc>
      </w:tr>
      <w:tr w:rsidR="00CA023D" w14:paraId="012212AA" w14:textId="77777777" w:rsidTr="2AD621CB">
        <w:trPr>
          <w:trHeight w:val="16"/>
        </w:trPr>
        <w:tc>
          <w:tcPr>
            <w:tcW w:w="2443" w:type="pct"/>
            <w:tcMar>
              <w:top w:w="100" w:type="dxa"/>
              <w:left w:w="100" w:type="dxa"/>
              <w:bottom w:w="100" w:type="dxa"/>
              <w:right w:w="100" w:type="dxa"/>
            </w:tcMar>
          </w:tcPr>
          <w:p w14:paraId="68E38ED8" w14:textId="4B1C4EDD" w:rsidR="00CA023D" w:rsidRPr="003F7EAB" w:rsidRDefault="00CA023D" w:rsidP="00501BAA"/>
        </w:tc>
        <w:tc>
          <w:tcPr>
            <w:tcW w:w="2557" w:type="pct"/>
            <w:tcMar>
              <w:top w:w="100" w:type="dxa"/>
              <w:left w:w="100" w:type="dxa"/>
              <w:bottom w:w="100" w:type="dxa"/>
              <w:right w:w="100" w:type="dxa"/>
            </w:tcMar>
          </w:tcPr>
          <w:p w14:paraId="7CEBE7A1" w14:textId="40C826B9" w:rsidR="00CA023D" w:rsidRDefault="008C77F3" w:rsidP="00501BAA">
            <w:r w:rsidRPr="008C77F3">
              <w:rPr>
                <w:lang w:val="en-US"/>
              </w:rPr>
              <w:t>6. Xác thực mật khẩu, thiết lập phiên bảo mật và trả redirect về trang chủ.</w:t>
            </w:r>
          </w:p>
        </w:tc>
      </w:tr>
      <w:tr w:rsidR="00CA023D" w14:paraId="3A239062"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109B8AAC" w14:textId="77777777" w:rsidR="00CA023D" w:rsidRDefault="00CA023D" w:rsidP="00501BAA">
            <w:r w:rsidRPr="57F0573F">
              <w:rPr>
                <w:b/>
                <w:lang w:val="en-US"/>
              </w:rPr>
              <w:t>Luồng sự kiện thay thế:</w:t>
            </w:r>
          </w:p>
        </w:tc>
      </w:tr>
      <w:tr w:rsidR="00CA023D" w14:paraId="20E9A025" w14:textId="77777777" w:rsidTr="2AD621CB">
        <w:trPr>
          <w:trHeight w:val="16"/>
        </w:trPr>
        <w:tc>
          <w:tcPr>
            <w:tcW w:w="2443" w:type="pct"/>
            <w:tcMar>
              <w:top w:w="100" w:type="dxa"/>
              <w:left w:w="100" w:type="dxa"/>
              <w:bottom w:w="100" w:type="dxa"/>
              <w:right w:w="100" w:type="dxa"/>
            </w:tcMar>
          </w:tcPr>
          <w:p w14:paraId="0166E206" w14:textId="56C98EF1" w:rsidR="00CA023D" w:rsidRPr="00055229" w:rsidRDefault="008C77F3" w:rsidP="00501BAA">
            <w:r w:rsidRPr="008C77F3">
              <w:rPr>
                <w:lang w:val="en-US"/>
              </w:rPr>
              <w:t>3.1.1. Nhập số điện thoại không hợp lệ hoặc mật khẩu sai và gửi.</w:t>
            </w:r>
          </w:p>
        </w:tc>
        <w:tc>
          <w:tcPr>
            <w:tcW w:w="2557" w:type="pct"/>
            <w:tcMar>
              <w:top w:w="20" w:type="dxa"/>
              <w:left w:w="20" w:type="dxa"/>
              <w:bottom w:w="20" w:type="dxa"/>
              <w:right w:w="20" w:type="dxa"/>
            </w:tcMar>
          </w:tcPr>
          <w:p w14:paraId="62F9B6E0" w14:textId="750398AA" w:rsidR="00CA023D" w:rsidRPr="00055229" w:rsidRDefault="0010554D" w:rsidP="00501BAA">
            <w:r w:rsidRPr="0010554D">
              <w:rPr>
                <w:lang w:val="en-US"/>
              </w:rPr>
              <w:t>3.1.2. Xác thực thất bại, trả về form đăng nhập với lỗi "Sai tài khoản hoặc mật khẩu".</w:t>
            </w:r>
          </w:p>
        </w:tc>
      </w:tr>
      <w:tr w:rsidR="00CA023D" w14:paraId="739208FD" w14:textId="77777777" w:rsidTr="2AD621CB">
        <w:trPr>
          <w:trHeight w:val="16"/>
        </w:trPr>
        <w:tc>
          <w:tcPr>
            <w:tcW w:w="2443" w:type="pct"/>
            <w:tcMar>
              <w:top w:w="100" w:type="dxa"/>
              <w:left w:w="100" w:type="dxa"/>
              <w:bottom w:w="100" w:type="dxa"/>
              <w:right w:w="100" w:type="dxa"/>
            </w:tcMar>
          </w:tcPr>
          <w:p w14:paraId="3DB1788B" w14:textId="52DD5774" w:rsidR="00CA023D" w:rsidRPr="00055229" w:rsidRDefault="00E162BA" w:rsidP="00501BAA">
            <w:r w:rsidRPr="00E162BA">
              <w:rPr>
                <w:lang w:val="en-US"/>
              </w:rPr>
              <w:t>3.1.3. Sửa thông tin và gửi lại.</w:t>
            </w:r>
          </w:p>
        </w:tc>
        <w:tc>
          <w:tcPr>
            <w:tcW w:w="2557" w:type="pct"/>
            <w:tcMar>
              <w:top w:w="20" w:type="dxa"/>
              <w:left w:w="20" w:type="dxa"/>
              <w:bottom w:w="20" w:type="dxa"/>
              <w:right w:w="20" w:type="dxa"/>
            </w:tcMar>
          </w:tcPr>
          <w:p w14:paraId="5C6A42D0" w14:textId="638B6F0A" w:rsidR="00CA023D" w:rsidRPr="00055229" w:rsidRDefault="00E162BA" w:rsidP="00501BAA">
            <w:r w:rsidRPr="00E162BA">
              <w:rPr>
                <w:lang w:val="en-US"/>
              </w:rPr>
              <w:t>3.1.4. Xử lý lại theo luồng chính.</w:t>
            </w:r>
          </w:p>
        </w:tc>
      </w:tr>
      <w:tr w:rsidR="00CA023D" w14:paraId="34C6B2C9"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2DDDE5D4" w14:textId="77777777" w:rsidR="00CA023D" w:rsidRPr="00055229" w:rsidRDefault="00CA023D" w:rsidP="00501BAA">
            <w:r w:rsidRPr="57F0573F">
              <w:rPr>
                <w:b/>
                <w:lang w:val="en-US"/>
              </w:rPr>
              <w:t>Luồng sự kiện ngoại lệ:</w:t>
            </w:r>
          </w:p>
        </w:tc>
      </w:tr>
      <w:tr w:rsidR="00CA023D" w14:paraId="4649D434" w14:textId="77777777" w:rsidTr="2AD621CB">
        <w:trPr>
          <w:trHeight w:val="18"/>
        </w:trPr>
        <w:tc>
          <w:tcPr>
            <w:tcW w:w="2443" w:type="pct"/>
            <w:tcMar>
              <w:top w:w="100" w:type="dxa"/>
              <w:left w:w="100" w:type="dxa"/>
              <w:bottom w:w="100" w:type="dxa"/>
              <w:right w:w="100" w:type="dxa"/>
            </w:tcMar>
          </w:tcPr>
          <w:p w14:paraId="45C58869" w14:textId="68ACA0BC" w:rsidR="00CA023D" w:rsidRDefault="00615C86" w:rsidP="00501BAA">
            <w:r w:rsidRPr="00615C86">
              <w:rPr>
                <w:lang w:val="en-US"/>
              </w:rPr>
              <w:lastRenderedPageBreak/>
              <w:t>1.1.1. Người dùng đã đăng nhập truy cập /auth/login.</w:t>
            </w:r>
          </w:p>
        </w:tc>
        <w:tc>
          <w:tcPr>
            <w:tcW w:w="2557" w:type="pct"/>
            <w:tcMar>
              <w:top w:w="20" w:type="dxa"/>
              <w:left w:w="20" w:type="dxa"/>
              <w:bottom w:w="20" w:type="dxa"/>
              <w:right w:w="20" w:type="dxa"/>
            </w:tcMar>
          </w:tcPr>
          <w:p w14:paraId="460EF13F" w14:textId="5184CD35" w:rsidR="00CA023D" w:rsidRPr="00055229" w:rsidRDefault="00615C86" w:rsidP="00501BAA">
            <w:r w:rsidRPr="00615C86">
              <w:rPr>
                <w:lang w:val="en-US"/>
              </w:rPr>
              <w:t>1.1.2. Redirect về trang chủ /.</w:t>
            </w:r>
          </w:p>
        </w:tc>
      </w:tr>
      <w:tr w:rsidR="00E114E0" w14:paraId="7644A7AA" w14:textId="77777777" w:rsidTr="2AD621CB">
        <w:trPr>
          <w:trHeight w:val="18"/>
        </w:trPr>
        <w:tc>
          <w:tcPr>
            <w:tcW w:w="2443" w:type="pct"/>
            <w:tcMar>
              <w:top w:w="100" w:type="dxa"/>
              <w:left w:w="100" w:type="dxa"/>
              <w:bottom w:w="100" w:type="dxa"/>
              <w:right w:w="100" w:type="dxa"/>
            </w:tcMar>
          </w:tcPr>
          <w:p w14:paraId="526A02E5" w14:textId="7C3F768C" w:rsidR="00E114E0" w:rsidRPr="00615C86" w:rsidRDefault="00E114E0" w:rsidP="00501BAA">
            <w:pPr>
              <w:rPr>
                <w:lang w:val="en-US"/>
              </w:rPr>
            </w:pPr>
            <w:r w:rsidRPr="00E114E0">
              <w:rPr>
                <w:lang w:val="en-US"/>
              </w:rPr>
              <w:t>3.2.1. Tài khoản bị khóa.</w:t>
            </w:r>
          </w:p>
        </w:tc>
        <w:tc>
          <w:tcPr>
            <w:tcW w:w="2557" w:type="pct"/>
            <w:tcMar>
              <w:top w:w="20" w:type="dxa"/>
              <w:left w:w="20" w:type="dxa"/>
              <w:bottom w:w="20" w:type="dxa"/>
              <w:right w:w="20" w:type="dxa"/>
            </w:tcMar>
          </w:tcPr>
          <w:p w14:paraId="47FDFFA1" w14:textId="27776015" w:rsidR="00E114E0" w:rsidRPr="00615C86" w:rsidRDefault="00E114E0" w:rsidP="00501BAA">
            <w:pPr>
              <w:rPr>
                <w:lang w:val="en-US"/>
              </w:rPr>
            </w:pPr>
            <w:r w:rsidRPr="00E114E0">
              <w:rPr>
                <w:lang w:val="en-US"/>
              </w:rPr>
              <w:t>3.2.2. Trả về form đăng nhập với lỗi "Tài khoản bị khóa".</w:t>
            </w:r>
          </w:p>
        </w:tc>
      </w:tr>
      <w:tr w:rsidR="00E114E0" w14:paraId="08A35CDD" w14:textId="77777777" w:rsidTr="2AD621CB">
        <w:trPr>
          <w:trHeight w:val="18"/>
        </w:trPr>
        <w:tc>
          <w:tcPr>
            <w:tcW w:w="2443" w:type="pct"/>
            <w:tcMar>
              <w:top w:w="100" w:type="dxa"/>
              <w:left w:w="100" w:type="dxa"/>
              <w:bottom w:w="100" w:type="dxa"/>
              <w:right w:w="100" w:type="dxa"/>
            </w:tcMar>
          </w:tcPr>
          <w:p w14:paraId="23CD2A39" w14:textId="36DB3988" w:rsidR="00E114E0" w:rsidRPr="00615C86" w:rsidRDefault="0027642B" w:rsidP="00501BAA">
            <w:pPr>
              <w:rPr>
                <w:lang w:val="en-US"/>
              </w:rPr>
            </w:pPr>
            <w:r w:rsidRPr="0027642B">
              <w:rPr>
                <w:lang w:val="en-US"/>
              </w:rPr>
              <w:t>3.3.1. Tài khoản bị vô hiệu hóa.</w:t>
            </w:r>
          </w:p>
        </w:tc>
        <w:tc>
          <w:tcPr>
            <w:tcW w:w="2557" w:type="pct"/>
            <w:tcMar>
              <w:top w:w="20" w:type="dxa"/>
              <w:left w:w="20" w:type="dxa"/>
              <w:bottom w:w="20" w:type="dxa"/>
              <w:right w:w="20" w:type="dxa"/>
            </w:tcMar>
          </w:tcPr>
          <w:p w14:paraId="10D9A533" w14:textId="1810A966" w:rsidR="00E114E0" w:rsidRPr="00615C86" w:rsidRDefault="0027642B" w:rsidP="00501BAA">
            <w:pPr>
              <w:rPr>
                <w:lang w:val="en-US"/>
              </w:rPr>
            </w:pPr>
            <w:r w:rsidRPr="0027642B">
              <w:rPr>
                <w:lang w:val="en-US"/>
              </w:rPr>
              <w:t>3.3.2. Trả về form đăng nhập với lỗi "Tài khoản bị vô hiệu hóa".</w:t>
            </w:r>
          </w:p>
        </w:tc>
      </w:tr>
    </w:tbl>
    <w:p w14:paraId="195EB253" w14:textId="77777777" w:rsidR="00CA023D" w:rsidRPr="00126AC3" w:rsidRDefault="00CA023D" w:rsidP="004743F3">
      <w:pPr>
        <w:pStyle w:val="ListParagraph"/>
        <w:numPr>
          <w:ilvl w:val="0"/>
          <w:numId w:val="76"/>
        </w:numPr>
        <w:rPr>
          <w:lang w:val="en-US"/>
        </w:rPr>
      </w:pPr>
      <w:r w:rsidRPr="00126AC3">
        <w:rPr>
          <w:lang w:val="en-US"/>
        </w:rPr>
        <w:t>Activity Diagram:</w:t>
      </w:r>
    </w:p>
    <w:p w14:paraId="60EBCF0D" w14:textId="3E88309A" w:rsidR="00CA023D" w:rsidRPr="008A3DEF" w:rsidRDefault="0027642B" w:rsidP="00CA023D">
      <w:pPr>
        <w:rPr>
          <w:lang w:val="en-US"/>
        </w:rPr>
      </w:pPr>
      <w:r>
        <w:rPr>
          <w:noProof/>
        </w:rPr>
        <w:drawing>
          <wp:inline distT="0" distB="0" distL="0" distR="0" wp14:anchorId="4A8D75D6" wp14:editId="04E7126F">
            <wp:extent cx="5732145" cy="3131185"/>
            <wp:effectExtent l="0" t="0" r="1905" b="0"/>
            <wp:docPr id="28"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2145" cy="3131185"/>
                    </a:xfrm>
                    <a:prstGeom prst="rect">
                      <a:avLst/>
                    </a:prstGeom>
                    <a:noFill/>
                    <a:ln>
                      <a:noFill/>
                    </a:ln>
                  </pic:spPr>
                </pic:pic>
              </a:graphicData>
            </a:graphic>
          </wp:inline>
        </w:drawing>
      </w:r>
    </w:p>
    <w:p w14:paraId="517308B4" w14:textId="77777777" w:rsidR="00CA023D" w:rsidRPr="00126AC3" w:rsidRDefault="00CA023D" w:rsidP="004743F3">
      <w:pPr>
        <w:pStyle w:val="ListParagraph"/>
        <w:numPr>
          <w:ilvl w:val="0"/>
          <w:numId w:val="76"/>
        </w:numPr>
        <w:rPr>
          <w:lang w:val="en-US"/>
        </w:rPr>
      </w:pPr>
      <w:r w:rsidRPr="00126AC3">
        <w:rPr>
          <w:lang w:val="en-US"/>
        </w:rPr>
        <w:t>Sequence Diagram:</w:t>
      </w:r>
    </w:p>
    <w:p w14:paraId="4521B935" w14:textId="449A6D77" w:rsidR="00CA023D" w:rsidRPr="00126AC3" w:rsidRDefault="0029188D" w:rsidP="00CA023D">
      <w:pPr>
        <w:rPr>
          <w:lang w:val="en-US"/>
        </w:rPr>
      </w:pPr>
      <w:r>
        <w:rPr>
          <w:noProof/>
        </w:rPr>
        <w:lastRenderedPageBreak/>
        <w:drawing>
          <wp:inline distT="0" distB="0" distL="0" distR="0" wp14:anchorId="101EE398" wp14:editId="0025F2EA">
            <wp:extent cx="5732145" cy="3441700"/>
            <wp:effectExtent l="0" t="0" r="1905" b="6350"/>
            <wp:docPr id="29"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2145" cy="3441700"/>
                    </a:xfrm>
                    <a:prstGeom prst="rect">
                      <a:avLst/>
                    </a:prstGeom>
                    <a:noFill/>
                    <a:ln>
                      <a:noFill/>
                    </a:ln>
                  </pic:spPr>
                </pic:pic>
              </a:graphicData>
            </a:graphic>
          </wp:inline>
        </w:drawing>
      </w:r>
    </w:p>
    <w:p w14:paraId="3F49BC10" w14:textId="77777777" w:rsidR="00CA023D" w:rsidRPr="00CA023D" w:rsidRDefault="00CA023D" w:rsidP="00CA023D">
      <w:pPr>
        <w:rPr>
          <w:lang w:val="en-US"/>
        </w:rPr>
      </w:pPr>
    </w:p>
    <w:p w14:paraId="2B04EAE3" w14:textId="484F607F" w:rsidR="005C1E0C" w:rsidRDefault="005C1E0C" w:rsidP="00270EB6">
      <w:pPr>
        <w:pStyle w:val="Heading3"/>
        <w:rPr>
          <w:lang w:val="en-US"/>
        </w:rPr>
      </w:pPr>
      <w:r w:rsidRPr="005C1E0C">
        <w:rPr>
          <w:lang w:val="en-US"/>
        </w:rPr>
        <w:t>C-02</w:t>
      </w:r>
      <w:r w:rsidR="00915EAA">
        <w:rPr>
          <w:lang w:val="en-US"/>
        </w:rPr>
        <w:t>_</w:t>
      </w:r>
      <w:r w:rsidRPr="005C1E0C">
        <w:rPr>
          <w:lang w:val="en-US"/>
        </w:rPr>
        <w:t>Đăng xuất</w:t>
      </w:r>
    </w:p>
    <w:p w14:paraId="6556F4E2" w14:textId="77777777" w:rsidR="000F791B" w:rsidRPr="00126AC3" w:rsidRDefault="000F791B" w:rsidP="004743F3">
      <w:pPr>
        <w:pStyle w:val="ListParagraph"/>
        <w:numPr>
          <w:ilvl w:val="0"/>
          <w:numId w:val="82"/>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0F791B" w14:paraId="3B946904" w14:textId="77777777" w:rsidTr="2AD621CB">
        <w:trPr>
          <w:trHeight w:val="113"/>
        </w:trPr>
        <w:tc>
          <w:tcPr>
            <w:tcW w:w="5000" w:type="pct"/>
            <w:gridSpan w:val="2"/>
            <w:tcMar>
              <w:top w:w="100" w:type="dxa"/>
              <w:left w:w="100" w:type="dxa"/>
              <w:bottom w:w="100" w:type="dxa"/>
              <w:right w:w="100" w:type="dxa"/>
            </w:tcMar>
          </w:tcPr>
          <w:p w14:paraId="53FD683A" w14:textId="312155B9" w:rsidR="000F791B" w:rsidRDefault="000F791B" w:rsidP="00501BAA">
            <w:r w:rsidRPr="00782410">
              <w:rPr>
                <w:b/>
                <w:bCs/>
              </w:rPr>
              <w:t>UCID:</w:t>
            </w:r>
            <w:r>
              <w:t xml:space="preserve"> C-02</w:t>
            </w:r>
          </w:p>
        </w:tc>
      </w:tr>
      <w:tr w:rsidR="000F791B" w14:paraId="1A7AB090" w14:textId="77777777" w:rsidTr="2AD621CB">
        <w:trPr>
          <w:trHeight w:val="113"/>
        </w:trPr>
        <w:tc>
          <w:tcPr>
            <w:tcW w:w="5000" w:type="pct"/>
            <w:gridSpan w:val="2"/>
            <w:tcMar>
              <w:top w:w="100" w:type="dxa"/>
              <w:left w:w="100" w:type="dxa"/>
              <w:bottom w:w="100" w:type="dxa"/>
              <w:right w:w="100" w:type="dxa"/>
            </w:tcMar>
          </w:tcPr>
          <w:p w14:paraId="478D802A" w14:textId="3F25CA16" w:rsidR="000F791B" w:rsidRDefault="000F791B" w:rsidP="00501BAA">
            <w:pPr>
              <w:rPr>
                <w:b/>
                <w:lang w:val="en-US"/>
              </w:rPr>
            </w:pPr>
            <w:r w:rsidRPr="30CBE066">
              <w:rPr>
                <w:b/>
                <w:lang w:val="en-US"/>
              </w:rPr>
              <w:t>Tên Usecase:</w:t>
            </w:r>
            <w:r w:rsidRPr="30CBE066">
              <w:rPr>
                <w:lang w:val="en-US"/>
              </w:rPr>
              <w:t xml:space="preserve"> </w:t>
            </w:r>
            <w:r>
              <w:rPr>
                <w:lang w:val="en-US"/>
              </w:rPr>
              <w:t>Đăng xuất</w:t>
            </w:r>
          </w:p>
        </w:tc>
      </w:tr>
      <w:tr w:rsidR="000F791B" w14:paraId="3EBFEBC6" w14:textId="77777777" w:rsidTr="2AD621CB">
        <w:trPr>
          <w:trHeight w:val="206"/>
        </w:trPr>
        <w:tc>
          <w:tcPr>
            <w:tcW w:w="5000" w:type="pct"/>
            <w:gridSpan w:val="2"/>
            <w:tcMar>
              <w:top w:w="100" w:type="dxa"/>
              <w:left w:w="100" w:type="dxa"/>
              <w:bottom w:w="100" w:type="dxa"/>
              <w:right w:w="100" w:type="dxa"/>
            </w:tcMar>
          </w:tcPr>
          <w:p w14:paraId="6FD44DF7" w14:textId="4E8F2E86" w:rsidR="000F791B" w:rsidRDefault="000F791B" w:rsidP="00501BAA">
            <w:pPr>
              <w:rPr>
                <w:b/>
                <w:lang w:val="en-US"/>
              </w:rPr>
            </w:pPr>
            <w:r w:rsidRPr="30CBE066">
              <w:rPr>
                <w:b/>
                <w:lang w:val="en-US"/>
              </w:rPr>
              <w:t>Mô tả sơ lược:</w:t>
            </w:r>
            <w:r w:rsidRPr="30CBE066">
              <w:rPr>
                <w:lang w:val="en-US"/>
              </w:rPr>
              <w:t xml:space="preserve"> </w:t>
            </w:r>
            <w:r w:rsidR="00E10F1B" w:rsidRPr="00E10F1B">
              <w:t>Khách hàng thoát phiên làm việc hiện tại — hệ thống huỷ phiên, xóa SecurityContext và chuyển về trang Đăng nhập.</w:t>
            </w:r>
          </w:p>
        </w:tc>
      </w:tr>
      <w:tr w:rsidR="000F791B" w14:paraId="14A89E4F" w14:textId="77777777" w:rsidTr="2AD621CB">
        <w:trPr>
          <w:trHeight w:val="16"/>
        </w:trPr>
        <w:tc>
          <w:tcPr>
            <w:tcW w:w="5000" w:type="pct"/>
            <w:gridSpan w:val="2"/>
            <w:tcMar>
              <w:top w:w="100" w:type="dxa"/>
              <w:left w:w="100" w:type="dxa"/>
              <w:bottom w:w="100" w:type="dxa"/>
              <w:right w:w="100" w:type="dxa"/>
            </w:tcMar>
          </w:tcPr>
          <w:p w14:paraId="63C4EC42" w14:textId="77777777" w:rsidR="000F791B" w:rsidRDefault="000F791B" w:rsidP="00501BAA">
            <w:pPr>
              <w:rPr>
                <w:b/>
                <w:lang w:val="en-US"/>
              </w:rPr>
            </w:pPr>
            <w:r w:rsidRPr="30CBE066">
              <w:rPr>
                <w:b/>
                <w:lang w:val="en-US"/>
              </w:rPr>
              <w:t>Actor chính:</w:t>
            </w:r>
            <w:r w:rsidRPr="30CBE066">
              <w:rPr>
                <w:lang w:val="en-US"/>
              </w:rPr>
              <w:t xml:space="preserve"> </w:t>
            </w:r>
            <w:r w:rsidRPr="00DB5782">
              <w:t>Khách hàng</w:t>
            </w:r>
          </w:p>
        </w:tc>
      </w:tr>
      <w:tr w:rsidR="000F791B" w14:paraId="2FEDEFBA" w14:textId="77777777" w:rsidTr="2AD621CB">
        <w:trPr>
          <w:trHeight w:val="16"/>
        </w:trPr>
        <w:tc>
          <w:tcPr>
            <w:tcW w:w="5000" w:type="pct"/>
            <w:gridSpan w:val="2"/>
            <w:tcMar>
              <w:top w:w="100" w:type="dxa"/>
              <w:left w:w="100" w:type="dxa"/>
              <w:bottom w:w="100" w:type="dxa"/>
              <w:right w:w="100" w:type="dxa"/>
            </w:tcMar>
          </w:tcPr>
          <w:p w14:paraId="23CDF99E" w14:textId="777EFEDA" w:rsidR="000F791B" w:rsidRDefault="000F791B" w:rsidP="00501BAA">
            <w:pPr>
              <w:rPr>
                <w:b/>
                <w:lang w:val="en-US"/>
              </w:rPr>
            </w:pPr>
            <w:r w:rsidRPr="30CBE066">
              <w:rPr>
                <w:b/>
                <w:lang w:val="en-US"/>
              </w:rPr>
              <w:t>Actor phụ:</w:t>
            </w:r>
            <w:r w:rsidRPr="30CBE066">
              <w:rPr>
                <w:lang w:val="en-US"/>
              </w:rPr>
              <w:t xml:space="preserve"> </w:t>
            </w:r>
            <w:r w:rsidR="00D507BD">
              <w:t>Không có</w:t>
            </w:r>
          </w:p>
        </w:tc>
      </w:tr>
      <w:tr w:rsidR="000F791B" w14:paraId="1D7C8E08" w14:textId="77777777" w:rsidTr="2AD621CB">
        <w:trPr>
          <w:trHeight w:val="16"/>
        </w:trPr>
        <w:tc>
          <w:tcPr>
            <w:tcW w:w="5000" w:type="pct"/>
            <w:gridSpan w:val="2"/>
            <w:tcMar>
              <w:top w:w="100" w:type="dxa"/>
              <w:left w:w="100" w:type="dxa"/>
              <w:bottom w:w="100" w:type="dxa"/>
              <w:right w:w="100" w:type="dxa"/>
            </w:tcMar>
          </w:tcPr>
          <w:p w14:paraId="5612776E" w14:textId="651A5CED" w:rsidR="000F791B" w:rsidRDefault="000F791B" w:rsidP="00501BAA">
            <w:pPr>
              <w:rPr>
                <w:b/>
                <w:lang w:val="en-US"/>
              </w:rPr>
            </w:pPr>
            <w:r w:rsidRPr="30CBE066">
              <w:rPr>
                <w:b/>
                <w:lang w:val="en-US"/>
              </w:rPr>
              <w:t>Tiền điều kiện:</w:t>
            </w:r>
            <w:r w:rsidRPr="30CBE066">
              <w:rPr>
                <w:lang w:val="en-US"/>
              </w:rPr>
              <w:t xml:space="preserve"> </w:t>
            </w:r>
            <w:r w:rsidR="00E10F1B" w:rsidRPr="00E10F1B">
              <w:t>Khách hàng đang trong phiên (đã đăng nhập).</w:t>
            </w:r>
          </w:p>
        </w:tc>
      </w:tr>
      <w:tr w:rsidR="000F791B" w14:paraId="0D4F48E1" w14:textId="77777777" w:rsidTr="2AD621CB">
        <w:trPr>
          <w:trHeight w:val="16"/>
        </w:trPr>
        <w:tc>
          <w:tcPr>
            <w:tcW w:w="5000" w:type="pct"/>
            <w:gridSpan w:val="2"/>
            <w:tcMar>
              <w:top w:w="100" w:type="dxa"/>
              <w:left w:w="100" w:type="dxa"/>
              <w:bottom w:w="100" w:type="dxa"/>
              <w:right w:w="100" w:type="dxa"/>
            </w:tcMar>
          </w:tcPr>
          <w:p w14:paraId="4E617EEE" w14:textId="4AAB88D2" w:rsidR="000F791B" w:rsidRDefault="000F791B" w:rsidP="00501BAA">
            <w:pPr>
              <w:rPr>
                <w:b/>
                <w:lang w:val="en-US"/>
              </w:rPr>
            </w:pPr>
            <w:r w:rsidRPr="30CBE066">
              <w:rPr>
                <w:b/>
                <w:lang w:val="en-US"/>
              </w:rPr>
              <w:t>Hậu điều kiện:</w:t>
            </w:r>
            <w:r w:rsidRPr="30CBE066">
              <w:rPr>
                <w:lang w:val="en-US"/>
              </w:rPr>
              <w:t xml:space="preserve"> </w:t>
            </w:r>
            <w:r w:rsidR="00E10F1B" w:rsidRPr="00E10F1B">
              <w:t>Phiên và SecurityContext bị huỷ; người dùng được chuyển tới trang đăng nhập /auth/login.</w:t>
            </w:r>
          </w:p>
        </w:tc>
      </w:tr>
      <w:tr w:rsidR="000F791B" w14:paraId="1429E069"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35ABA01A" w14:textId="77777777" w:rsidR="000F791B" w:rsidRPr="00055229" w:rsidRDefault="000F791B" w:rsidP="00501BAA">
            <w:pPr>
              <w:rPr>
                <w:b/>
                <w:lang w:val="en-US"/>
              </w:rPr>
            </w:pPr>
            <w:r w:rsidRPr="57F0573F">
              <w:rPr>
                <w:b/>
                <w:lang w:val="en-US"/>
              </w:rPr>
              <w:t>Luồng sự kiện chính:</w:t>
            </w:r>
          </w:p>
        </w:tc>
      </w:tr>
      <w:tr w:rsidR="000F791B" w14:paraId="18135312" w14:textId="77777777" w:rsidTr="2AD621CB">
        <w:trPr>
          <w:trHeight w:val="18"/>
        </w:trPr>
        <w:tc>
          <w:tcPr>
            <w:tcW w:w="2694" w:type="pct"/>
            <w:tcMar>
              <w:top w:w="100" w:type="dxa"/>
              <w:left w:w="100" w:type="dxa"/>
              <w:bottom w:w="100" w:type="dxa"/>
              <w:right w:w="100" w:type="dxa"/>
            </w:tcMar>
          </w:tcPr>
          <w:p w14:paraId="2592E341" w14:textId="77777777" w:rsidR="000F791B" w:rsidRPr="00055229" w:rsidRDefault="000F791B" w:rsidP="00501BAA">
            <w:pPr>
              <w:jc w:val="center"/>
              <w:rPr>
                <w:b/>
                <w:bCs/>
              </w:rPr>
            </w:pPr>
            <w:r>
              <w:rPr>
                <w:b/>
                <w:bCs/>
              </w:rPr>
              <w:t>Actor</w:t>
            </w:r>
          </w:p>
        </w:tc>
        <w:tc>
          <w:tcPr>
            <w:tcW w:w="2306" w:type="pct"/>
            <w:tcMar>
              <w:top w:w="100" w:type="dxa"/>
              <w:left w:w="100" w:type="dxa"/>
              <w:bottom w:w="100" w:type="dxa"/>
              <w:right w:w="100" w:type="dxa"/>
            </w:tcMar>
          </w:tcPr>
          <w:p w14:paraId="0F24F68E" w14:textId="77777777" w:rsidR="000F791B" w:rsidRPr="00055229" w:rsidRDefault="000F791B" w:rsidP="00501BAA">
            <w:pPr>
              <w:jc w:val="center"/>
              <w:rPr>
                <w:b/>
                <w:lang w:val="en-US"/>
              </w:rPr>
            </w:pPr>
            <w:r w:rsidRPr="57F0573F">
              <w:rPr>
                <w:b/>
                <w:lang w:val="en-US"/>
              </w:rPr>
              <w:t>Hệ thống</w:t>
            </w:r>
          </w:p>
        </w:tc>
      </w:tr>
      <w:tr w:rsidR="000F791B" w14:paraId="0C7968B2" w14:textId="77777777" w:rsidTr="2AD621CB">
        <w:trPr>
          <w:trHeight w:val="161"/>
        </w:trPr>
        <w:tc>
          <w:tcPr>
            <w:tcW w:w="2694" w:type="pct"/>
            <w:tcMar>
              <w:top w:w="100" w:type="dxa"/>
              <w:left w:w="100" w:type="dxa"/>
              <w:bottom w:w="100" w:type="dxa"/>
              <w:right w:w="100" w:type="dxa"/>
            </w:tcMar>
          </w:tcPr>
          <w:p w14:paraId="386696D5" w14:textId="4D9C3A84" w:rsidR="000F791B" w:rsidRPr="00E10F1B" w:rsidRDefault="00E10F1B" w:rsidP="00501BAA">
            <w:pPr>
              <w:rPr>
                <w:lang w:val="en-US"/>
              </w:rPr>
            </w:pPr>
            <w:r w:rsidRPr="00E10F1B">
              <w:rPr>
                <w:bCs/>
                <w:lang w:val="en-US"/>
              </w:rPr>
              <w:lastRenderedPageBreak/>
              <w:t>1. Tại giao diện (ví dụ trang profile) nhấn nút Đăng xuất (form POST tới /auth/logout).</w:t>
            </w:r>
          </w:p>
        </w:tc>
        <w:tc>
          <w:tcPr>
            <w:tcW w:w="2306" w:type="pct"/>
            <w:tcMar>
              <w:top w:w="100" w:type="dxa"/>
              <w:left w:w="100" w:type="dxa"/>
              <w:bottom w:w="100" w:type="dxa"/>
              <w:right w:w="100" w:type="dxa"/>
            </w:tcMar>
          </w:tcPr>
          <w:p w14:paraId="52B5332F" w14:textId="6D709D7D" w:rsidR="000F791B" w:rsidRDefault="2AD621CB" w:rsidP="00501BAA">
            <w:r w:rsidRPr="2AD621CB">
              <w:rPr>
                <w:lang w:val="en-US"/>
              </w:rPr>
              <w:t>2. Nhận yêu cầu POST /auth/logout và xử lý bởi Spring Security logout filter.</w:t>
            </w:r>
          </w:p>
        </w:tc>
      </w:tr>
      <w:tr w:rsidR="000F791B" w14:paraId="4CE7AE73" w14:textId="77777777" w:rsidTr="2AD621CB">
        <w:trPr>
          <w:trHeight w:val="16"/>
        </w:trPr>
        <w:tc>
          <w:tcPr>
            <w:tcW w:w="2694" w:type="pct"/>
            <w:tcMar>
              <w:top w:w="100" w:type="dxa"/>
              <w:left w:w="100" w:type="dxa"/>
              <w:bottom w:w="100" w:type="dxa"/>
              <w:right w:w="100" w:type="dxa"/>
            </w:tcMar>
          </w:tcPr>
          <w:p w14:paraId="28B2273E" w14:textId="433C45C3" w:rsidR="000F791B" w:rsidRPr="00E10F1B" w:rsidRDefault="000F791B" w:rsidP="00501BAA">
            <w:pPr>
              <w:rPr>
                <w:lang w:val="en-US"/>
              </w:rPr>
            </w:pPr>
          </w:p>
        </w:tc>
        <w:tc>
          <w:tcPr>
            <w:tcW w:w="2306" w:type="pct"/>
            <w:tcMar>
              <w:top w:w="100" w:type="dxa"/>
              <w:left w:w="100" w:type="dxa"/>
              <w:bottom w:w="100" w:type="dxa"/>
              <w:right w:w="100" w:type="dxa"/>
            </w:tcMar>
          </w:tcPr>
          <w:p w14:paraId="5598404D" w14:textId="646EA5EC" w:rsidR="000F791B" w:rsidRPr="00E10F1B" w:rsidRDefault="006A3689" w:rsidP="00501BAA">
            <w:pPr>
              <w:rPr>
                <w:lang w:val="en-US"/>
              </w:rPr>
            </w:pPr>
            <w:r w:rsidRPr="006A3689">
              <w:rPr>
                <w:bCs/>
                <w:lang w:val="en-US"/>
              </w:rPr>
              <w:t>3. Hủy session HTTP (invalidate), xóa SecurityContext và cookie session nếu có.</w:t>
            </w:r>
          </w:p>
        </w:tc>
      </w:tr>
      <w:tr w:rsidR="000F791B" w14:paraId="67726B87" w14:textId="77777777" w:rsidTr="2AD621CB">
        <w:trPr>
          <w:trHeight w:val="16"/>
        </w:trPr>
        <w:tc>
          <w:tcPr>
            <w:tcW w:w="2694" w:type="pct"/>
            <w:tcMar>
              <w:top w:w="100" w:type="dxa"/>
              <w:left w:w="100" w:type="dxa"/>
              <w:bottom w:w="100" w:type="dxa"/>
              <w:right w:w="100" w:type="dxa"/>
            </w:tcMar>
          </w:tcPr>
          <w:p w14:paraId="6F1C61DE" w14:textId="77777777" w:rsidR="000F791B" w:rsidRPr="003F7EAB" w:rsidRDefault="000F791B" w:rsidP="00501BAA"/>
        </w:tc>
        <w:tc>
          <w:tcPr>
            <w:tcW w:w="2306" w:type="pct"/>
            <w:tcMar>
              <w:top w:w="100" w:type="dxa"/>
              <w:left w:w="100" w:type="dxa"/>
              <w:bottom w:w="100" w:type="dxa"/>
              <w:right w:w="100" w:type="dxa"/>
            </w:tcMar>
          </w:tcPr>
          <w:p w14:paraId="2EE377A9" w14:textId="2F6E53FA" w:rsidR="000F791B" w:rsidRDefault="2AD621CB" w:rsidP="00501BAA">
            <w:r w:rsidRPr="2AD621CB">
              <w:rPr>
                <w:lang w:val="en-US"/>
              </w:rPr>
              <w:t>4. Trả redirect về trang đăng nhập /auth/login.</w:t>
            </w:r>
          </w:p>
        </w:tc>
      </w:tr>
      <w:tr w:rsidR="000F791B" w14:paraId="2D2E0470"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05D08FEC" w14:textId="77777777" w:rsidR="000F791B" w:rsidRDefault="000F791B" w:rsidP="00501BAA">
            <w:r w:rsidRPr="57F0573F">
              <w:rPr>
                <w:b/>
                <w:lang w:val="en-US"/>
              </w:rPr>
              <w:t>Luồng sự kiện thay thế:</w:t>
            </w:r>
          </w:p>
        </w:tc>
      </w:tr>
      <w:tr w:rsidR="000F791B" w14:paraId="35C47144" w14:textId="77777777" w:rsidTr="2AD621CB">
        <w:trPr>
          <w:trHeight w:val="16"/>
        </w:trPr>
        <w:tc>
          <w:tcPr>
            <w:tcW w:w="2694" w:type="pct"/>
            <w:tcMar>
              <w:top w:w="100" w:type="dxa"/>
              <w:left w:w="100" w:type="dxa"/>
              <w:bottom w:w="100" w:type="dxa"/>
              <w:right w:w="100" w:type="dxa"/>
            </w:tcMar>
          </w:tcPr>
          <w:p w14:paraId="596CFCE6" w14:textId="10677548" w:rsidR="000F791B" w:rsidRPr="00055229" w:rsidRDefault="000F791B" w:rsidP="00501BAA"/>
        </w:tc>
        <w:tc>
          <w:tcPr>
            <w:tcW w:w="2306" w:type="pct"/>
            <w:tcMar>
              <w:top w:w="20" w:type="dxa"/>
              <w:left w:w="20" w:type="dxa"/>
              <w:bottom w:w="20" w:type="dxa"/>
              <w:right w:w="20" w:type="dxa"/>
            </w:tcMar>
          </w:tcPr>
          <w:p w14:paraId="452EF6F2" w14:textId="0A378EA1" w:rsidR="000F791B" w:rsidRPr="00055229" w:rsidRDefault="000F791B" w:rsidP="00501BAA"/>
        </w:tc>
      </w:tr>
      <w:tr w:rsidR="000F791B" w14:paraId="7565ABC7"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6432369A" w14:textId="77777777" w:rsidR="000F791B" w:rsidRPr="00055229" w:rsidRDefault="000F791B" w:rsidP="00501BAA">
            <w:r w:rsidRPr="57F0573F">
              <w:rPr>
                <w:b/>
                <w:lang w:val="en-US"/>
              </w:rPr>
              <w:t>Luồng sự kiện ngoại lệ:</w:t>
            </w:r>
          </w:p>
        </w:tc>
      </w:tr>
      <w:tr w:rsidR="000F791B" w14:paraId="1955A4FB" w14:textId="77777777" w:rsidTr="2AD621CB">
        <w:trPr>
          <w:trHeight w:val="18"/>
        </w:trPr>
        <w:tc>
          <w:tcPr>
            <w:tcW w:w="2694" w:type="pct"/>
            <w:tcMar>
              <w:top w:w="100" w:type="dxa"/>
              <w:left w:w="100" w:type="dxa"/>
              <w:bottom w:w="100" w:type="dxa"/>
              <w:right w:w="100" w:type="dxa"/>
            </w:tcMar>
          </w:tcPr>
          <w:p w14:paraId="587BD878" w14:textId="6BA33B24" w:rsidR="000F791B" w:rsidRDefault="000F791B" w:rsidP="00501BAA"/>
        </w:tc>
        <w:tc>
          <w:tcPr>
            <w:tcW w:w="2306" w:type="pct"/>
            <w:tcMar>
              <w:top w:w="20" w:type="dxa"/>
              <w:left w:w="20" w:type="dxa"/>
              <w:bottom w:w="20" w:type="dxa"/>
              <w:right w:w="20" w:type="dxa"/>
            </w:tcMar>
          </w:tcPr>
          <w:p w14:paraId="222C5215" w14:textId="4F93940B" w:rsidR="000F791B" w:rsidRPr="00055229" w:rsidRDefault="000F791B" w:rsidP="00501BAA"/>
        </w:tc>
      </w:tr>
    </w:tbl>
    <w:p w14:paraId="05A6F140" w14:textId="77777777" w:rsidR="000F791B" w:rsidRPr="00126AC3" w:rsidRDefault="000F791B" w:rsidP="004743F3">
      <w:pPr>
        <w:pStyle w:val="ListParagraph"/>
        <w:numPr>
          <w:ilvl w:val="0"/>
          <w:numId w:val="82"/>
        </w:numPr>
        <w:rPr>
          <w:lang w:val="en-US"/>
        </w:rPr>
      </w:pPr>
      <w:r w:rsidRPr="00126AC3">
        <w:rPr>
          <w:lang w:val="en-US"/>
        </w:rPr>
        <w:t>Activity Diagram:</w:t>
      </w:r>
    </w:p>
    <w:p w14:paraId="7081E356" w14:textId="014FA36D" w:rsidR="000F791B" w:rsidRPr="008A3DEF" w:rsidRDefault="00011384" w:rsidP="000F791B">
      <w:pPr>
        <w:rPr>
          <w:lang w:val="en-US"/>
        </w:rPr>
      </w:pPr>
      <w:r>
        <w:rPr>
          <w:noProof/>
        </w:rPr>
        <w:drawing>
          <wp:inline distT="0" distB="0" distL="0" distR="0" wp14:anchorId="353D6480" wp14:editId="0CC881B1">
            <wp:extent cx="5732145" cy="3366770"/>
            <wp:effectExtent l="0" t="0" r="1905" b="5080"/>
            <wp:docPr id="31"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145" cy="3366770"/>
                    </a:xfrm>
                    <a:prstGeom prst="rect">
                      <a:avLst/>
                    </a:prstGeom>
                    <a:noFill/>
                    <a:ln>
                      <a:noFill/>
                    </a:ln>
                  </pic:spPr>
                </pic:pic>
              </a:graphicData>
            </a:graphic>
          </wp:inline>
        </w:drawing>
      </w:r>
    </w:p>
    <w:p w14:paraId="41FB5832" w14:textId="77777777" w:rsidR="000F791B" w:rsidRPr="00126AC3" w:rsidRDefault="000F791B" w:rsidP="004743F3">
      <w:pPr>
        <w:pStyle w:val="ListParagraph"/>
        <w:numPr>
          <w:ilvl w:val="0"/>
          <w:numId w:val="82"/>
        </w:numPr>
        <w:rPr>
          <w:lang w:val="en-US"/>
        </w:rPr>
      </w:pPr>
      <w:r w:rsidRPr="00126AC3">
        <w:rPr>
          <w:lang w:val="en-US"/>
        </w:rPr>
        <w:t>Sequence Diagram:</w:t>
      </w:r>
    </w:p>
    <w:p w14:paraId="62735D0A" w14:textId="7F36730A" w:rsidR="000F791B" w:rsidRPr="00126AC3" w:rsidRDefault="005134F3" w:rsidP="000F791B">
      <w:pPr>
        <w:rPr>
          <w:lang w:val="en-US"/>
        </w:rPr>
      </w:pPr>
      <w:r>
        <w:rPr>
          <w:noProof/>
        </w:rPr>
        <w:lastRenderedPageBreak/>
        <w:drawing>
          <wp:inline distT="0" distB="0" distL="0" distR="0" wp14:anchorId="1E1DDC62" wp14:editId="1FFBE827">
            <wp:extent cx="5732145" cy="2403475"/>
            <wp:effectExtent l="0" t="0" r="1905" b="0"/>
            <wp:docPr id="32"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2145" cy="2403475"/>
                    </a:xfrm>
                    <a:prstGeom prst="rect">
                      <a:avLst/>
                    </a:prstGeom>
                    <a:noFill/>
                    <a:ln>
                      <a:noFill/>
                    </a:ln>
                  </pic:spPr>
                </pic:pic>
              </a:graphicData>
            </a:graphic>
          </wp:inline>
        </w:drawing>
      </w:r>
    </w:p>
    <w:p w14:paraId="039ACA1D" w14:textId="77777777" w:rsidR="00005ECD" w:rsidRPr="00005ECD" w:rsidRDefault="00005ECD" w:rsidP="00005ECD">
      <w:pPr>
        <w:rPr>
          <w:lang w:val="en-US"/>
        </w:rPr>
      </w:pPr>
    </w:p>
    <w:p w14:paraId="76B3C939" w14:textId="5CA2749C" w:rsidR="005C1E0C" w:rsidRDefault="005C1E0C" w:rsidP="00270EB6">
      <w:pPr>
        <w:pStyle w:val="Heading3"/>
        <w:rPr>
          <w:lang w:val="en-US"/>
        </w:rPr>
      </w:pPr>
      <w:r w:rsidRPr="005C1E0C">
        <w:rPr>
          <w:lang w:val="en-US"/>
        </w:rPr>
        <w:t>C-03</w:t>
      </w:r>
      <w:r w:rsidR="00915EAA">
        <w:rPr>
          <w:lang w:val="en-US"/>
        </w:rPr>
        <w:t>_</w:t>
      </w:r>
      <w:r w:rsidRPr="005C1E0C">
        <w:rPr>
          <w:lang w:val="en-US"/>
        </w:rPr>
        <w:t>Đặt hàng</w:t>
      </w:r>
    </w:p>
    <w:p w14:paraId="5A68F1E5" w14:textId="77777777" w:rsidR="005134F3" w:rsidRPr="00126AC3" w:rsidRDefault="005134F3" w:rsidP="004743F3">
      <w:pPr>
        <w:pStyle w:val="ListParagraph"/>
        <w:numPr>
          <w:ilvl w:val="0"/>
          <w:numId w:val="83"/>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5134F3" w14:paraId="45378ACA" w14:textId="77777777" w:rsidTr="2AD621CB">
        <w:trPr>
          <w:trHeight w:val="113"/>
        </w:trPr>
        <w:tc>
          <w:tcPr>
            <w:tcW w:w="5000" w:type="pct"/>
            <w:gridSpan w:val="2"/>
            <w:tcMar>
              <w:top w:w="100" w:type="dxa"/>
              <w:left w:w="100" w:type="dxa"/>
              <w:bottom w:w="100" w:type="dxa"/>
              <w:right w:w="100" w:type="dxa"/>
            </w:tcMar>
          </w:tcPr>
          <w:p w14:paraId="0714D4E2" w14:textId="0BC2F029" w:rsidR="005134F3" w:rsidRDefault="005134F3" w:rsidP="00501BAA">
            <w:r w:rsidRPr="00782410">
              <w:rPr>
                <w:b/>
                <w:bCs/>
              </w:rPr>
              <w:t>UCID:</w:t>
            </w:r>
            <w:r>
              <w:t xml:space="preserve"> C-03</w:t>
            </w:r>
          </w:p>
        </w:tc>
      </w:tr>
      <w:tr w:rsidR="005134F3" w14:paraId="2DB7B1D3" w14:textId="77777777" w:rsidTr="2AD621CB">
        <w:trPr>
          <w:trHeight w:val="113"/>
        </w:trPr>
        <w:tc>
          <w:tcPr>
            <w:tcW w:w="5000" w:type="pct"/>
            <w:gridSpan w:val="2"/>
            <w:tcMar>
              <w:top w:w="100" w:type="dxa"/>
              <w:left w:w="100" w:type="dxa"/>
              <w:bottom w:w="100" w:type="dxa"/>
              <w:right w:w="100" w:type="dxa"/>
            </w:tcMar>
          </w:tcPr>
          <w:p w14:paraId="7ED4330F" w14:textId="7F428607" w:rsidR="005134F3" w:rsidRDefault="005134F3" w:rsidP="00501BAA">
            <w:pPr>
              <w:rPr>
                <w:b/>
                <w:lang w:val="en-US"/>
              </w:rPr>
            </w:pPr>
            <w:r w:rsidRPr="30CBE066">
              <w:rPr>
                <w:b/>
                <w:lang w:val="en-US"/>
              </w:rPr>
              <w:t>Tên Usecase:</w:t>
            </w:r>
            <w:r w:rsidRPr="30CBE066">
              <w:rPr>
                <w:lang w:val="en-US"/>
              </w:rPr>
              <w:t xml:space="preserve"> </w:t>
            </w:r>
            <w:r>
              <w:rPr>
                <w:lang w:val="en-US"/>
              </w:rPr>
              <w:t>Đặt hàng</w:t>
            </w:r>
            <w:r w:rsidR="006B69E5">
              <w:rPr>
                <w:lang w:val="en-US"/>
              </w:rPr>
              <w:t>.</w:t>
            </w:r>
          </w:p>
        </w:tc>
      </w:tr>
      <w:tr w:rsidR="005134F3" w14:paraId="21EDB343" w14:textId="77777777" w:rsidTr="2AD621CB">
        <w:trPr>
          <w:trHeight w:val="206"/>
        </w:trPr>
        <w:tc>
          <w:tcPr>
            <w:tcW w:w="5000" w:type="pct"/>
            <w:gridSpan w:val="2"/>
            <w:tcMar>
              <w:top w:w="100" w:type="dxa"/>
              <w:left w:w="100" w:type="dxa"/>
              <w:bottom w:w="100" w:type="dxa"/>
              <w:right w:w="100" w:type="dxa"/>
            </w:tcMar>
          </w:tcPr>
          <w:p w14:paraId="7B2DAA5D" w14:textId="649C8290" w:rsidR="005134F3" w:rsidRDefault="005134F3" w:rsidP="00501BAA">
            <w:pPr>
              <w:rPr>
                <w:b/>
                <w:lang w:val="en-US"/>
              </w:rPr>
            </w:pPr>
            <w:r w:rsidRPr="30CBE066">
              <w:rPr>
                <w:b/>
                <w:lang w:val="en-US"/>
              </w:rPr>
              <w:t>Mô tả sơ lược:</w:t>
            </w:r>
            <w:r w:rsidRPr="30CBE066">
              <w:rPr>
                <w:lang w:val="en-US"/>
              </w:rPr>
              <w:t xml:space="preserve"> </w:t>
            </w:r>
            <w:r w:rsidR="00B3795D" w:rsidRPr="00B3795D">
              <w:rPr>
                <w:lang w:val="en-US"/>
              </w:rPr>
              <w:t xml:space="preserve">Khách hàng kiểm tra giỏ hàng, nhập </w:t>
            </w:r>
            <w:r w:rsidR="006B69E5">
              <w:rPr>
                <w:lang w:val="en-US"/>
              </w:rPr>
              <w:t>địa chỉ</w:t>
            </w:r>
            <w:r w:rsidR="00B3795D" w:rsidRPr="00B3795D">
              <w:rPr>
                <w:lang w:val="en-US"/>
              </w:rPr>
              <w:t xml:space="preserve"> giao hàng </w:t>
            </w:r>
            <w:r w:rsidR="006B69E5">
              <w:rPr>
                <w:lang w:val="en-US"/>
              </w:rPr>
              <w:t xml:space="preserve">nếu chưa có </w:t>
            </w:r>
            <w:r w:rsidR="00B3795D" w:rsidRPr="00B3795D">
              <w:rPr>
                <w:lang w:val="en-US"/>
              </w:rPr>
              <w:t xml:space="preserve">và </w:t>
            </w:r>
            <w:r w:rsidR="006B69E5">
              <w:rPr>
                <w:lang w:val="en-US"/>
              </w:rPr>
              <w:t>ấn nút đặt hàng</w:t>
            </w:r>
            <w:r w:rsidR="00B3795D" w:rsidRPr="00B3795D">
              <w:rPr>
                <w:lang w:val="en-US"/>
              </w:rPr>
              <w:t>, hệ thống tạo đơn, xóa giỏ hàng và chuyển hướng đến trang thanh toán (QR payment).</w:t>
            </w:r>
          </w:p>
        </w:tc>
      </w:tr>
      <w:tr w:rsidR="005134F3" w14:paraId="054D1DAA" w14:textId="77777777" w:rsidTr="2AD621CB">
        <w:trPr>
          <w:trHeight w:val="16"/>
        </w:trPr>
        <w:tc>
          <w:tcPr>
            <w:tcW w:w="5000" w:type="pct"/>
            <w:gridSpan w:val="2"/>
            <w:tcMar>
              <w:top w:w="100" w:type="dxa"/>
              <w:left w:w="100" w:type="dxa"/>
              <w:bottom w:w="100" w:type="dxa"/>
              <w:right w:w="100" w:type="dxa"/>
            </w:tcMar>
          </w:tcPr>
          <w:p w14:paraId="3702E662" w14:textId="1D0C6319" w:rsidR="005134F3" w:rsidRDefault="005134F3" w:rsidP="00501BAA">
            <w:pPr>
              <w:rPr>
                <w:b/>
                <w:lang w:val="en-US"/>
              </w:rPr>
            </w:pPr>
            <w:r w:rsidRPr="30CBE066">
              <w:rPr>
                <w:b/>
                <w:lang w:val="en-US"/>
              </w:rPr>
              <w:t>Actor chính:</w:t>
            </w:r>
            <w:r w:rsidRPr="30CBE066">
              <w:rPr>
                <w:lang w:val="en-US"/>
              </w:rPr>
              <w:t xml:space="preserve"> </w:t>
            </w:r>
            <w:r w:rsidRPr="00DB5782">
              <w:t>Khách hàng</w:t>
            </w:r>
            <w:r w:rsidR="006B69E5">
              <w:t>.</w:t>
            </w:r>
          </w:p>
        </w:tc>
      </w:tr>
      <w:tr w:rsidR="005134F3" w14:paraId="5CCDB685" w14:textId="77777777" w:rsidTr="2AD621CB">
        <w:trPr>
          <w:trHeight w:val="16"/>
        </w:trPr>
        <w:tc>
          <w:tcPr>
            <w:tcW w:w="5000" w:type="pct"/>
            <w:gridSpan w:val="2"/>
            <w:tcMar>
              <w:top w:w="100" w:type="dxa"/>
              <w:left w:w="100" w:type="dxa"/>
              <w:bottom w:w="100" w:type="dxa"/>
              <w:right w:w="100" w:type="dxa"/>
            </w:tcMar>
          </w:tcPr>
          <w:p w14:paraId="7A77B0FC" w14:textId="6349B0B1" w:rsidR="005134F3" w:rsidRDefault="005134F3" w:rsidP="00501BAA">
            <w:pPr>
              <w:rPr>
                <w:b/>
                <w:lang w:val="en-US"/>
              </w:rPr>
            </w:pPr>
            <w:r w:rsidRPr="30CBE066">
              <w:rPr>
                <w:b/>
                <w:lang w:val="en-US"/>
              </w:rPr>
              <w:t>Actor phụ:</w:t>
            </w:r>
            <w:r w:rsidRPr="30CBE066">
              <w:rPr>
                <w:lang w:val="en-US"/>
              </w:rPr>
              <w:t xml:space="preserve"> </w:t>
            </w:r>
            <w:r>
              <w:t>Không có</w:t>
            </w:r>
            <w:r w:rsidR="006B69E5">
              <w:t>.</w:t>
            </w:r>
          </w:p>
        </w:tc>
      </w:tr>
      <w:tr w:rsidR="005134F3" w14:paraId="5D78BC94" w14:textId="77777777" w:rsidTr="2AD621CB">
        <w:trPr>
          <w:trHeight w:val="16"/>
        </w:trPr>
        <w:tc>
          <w:tcPr>
            <w:tcW w:w="5000" w:type="pct"/>
            <w:gridSpan w:val="2"/>
            <w:tcMar>
              <w:top w:w="100" w:type="dxa"/>
              <w:left w:w="100" w:type="dxa"/>
              <w:bottom w:w="100" w:type="dxa"/>
              <w:right w:w="100" w:type="dxa"/>
            </w:tcMar>
          </w:tcPr>
          <w:p w14:paraId="5ADFF9A3" w14:textId="7EF78AB5" w:rsidR="005134F3" w:rsidRDefault="005134F3" w:rsidP="00501BAA">
            <w:pPr>
              <w:rPr>
                <w:b/>
                <w:lang w:val="en-US"/>
              </w:rPr>
            </w:pPr>
            <w:r w:rsidRPr="30CBE066">
              <w:rPr>
                <w:b/>
                <w:lang w:val="en-US"/>
              </w:rPr>
              <w:t>Tiền điều kiện:</w:t>
            </w:r>
            <w:r w:rsidRPr="30CBE066">
              <w:rPr>
                <w:lang w:val="en-US"/>
              </w:rPr>
              <w:t xml:space="preserve"> </w:t>
            </w:r>
            <w:r w:rsidR="002D212F" w:rsidRPr="002D212F">
              <w:t>Khách hàng đã đăng nhập</w:t>
            </w:r>
            <w:r w:rsidR="00E837B1">
              <w:t>, đang ở trang giỏ hàng và</w:t>
            </w:r>
            <w:r w:rsidR="002D212F" w:rsidRPr="002D212F">
              <w:t xml:space="preserve"> có ít nhất một sản phẩm trong giỏ</w:t>
            </w:r>
            <w:r w:rsidR="00E42361">
              <w:t xml:space="preserve"> hàng</w:t>
            </w:r>
            <w:r w:rsidR="002D212F">
              <w:t>.</w:t>
            </w:r>
          </w:p>
        </w:tc>
      </w:tr>
      <w:tr w:rsidR="005134F3" w14:paraId="74D56F19" w14:textId="77777777" w:rsidTr="2AD621CB">
        <w:trPr>
          <w:trHeight w:val="16"/>
        </w:trPr>
        <w:tc>
          <w:tcPr>
            <w:tcW w:w="5000" w:type="pct"/>
            <w:gridSpan w:val="2"/>
            <w:tcMar>
              <w:top w:w="100" w:type="dxa"/>
              <w:left w:w="100" w:type="dxa"/>
              <w:bottom w:w="100" w:type="dxa"/>
              <w:right w:w="100" w:type="dxa"/>
            </w:tcMar>
          </w:tcPr>
          <w:p w14:paraId="7BE755D9" w14:textId="6BAF83C4" w:rsidR="005134F3" w:rsidRDefault="005134F3" w:rsidP="00501BAA">
            <w:pPr>
              <w:rPr>
                <w:b/>
                <w:lang w:val="en-US"/>
              </w:rPr>
            </w:pPr>
            <w:r w:rsidRPr="30CBE066">
              <w:rPr>
                <w:b/>
                <w:lang w:val="en-US"/>
              </w:rPr>
              <w:t>Hậu điều kiện:</w:t>
            </w:r>
            <w:r w:rsidRPr="30CBE066">
              <w:rPr>
                <w:lang w:val="en-US"/>
              </w:rPr>
              <w:t xml:space="preserve"> </w:t>
            </w:r>
            <w:r w:rsidR="002D212F" w:rsidRPr="002D212F">
              <w:t xml:space="preserve">Đơn hàng được tạo với trạng thái </w:t>
            </w:r>
            <w:r w:rsidR="00E42361">
              <w:t>chưa thanh toán</w:t>
            </w:r>
            <w:r w:rsidR="002D212F" w:rsidRPr="002D212F">
              <w:t xml:space="preserve">, giỏ hàng bị xóa, người dùng được chuyển đến trang </w:t>
            </w:r>
            <w:r w:rsidR="006946DC">
              <w:t>thanh toán</w:t>
            </w:r>
            <w:r w:rsidR="002D212F" w:rsidRPr="002D212F">
              <w:t xml:space="preserve"> để thực hiện chuyển khoản.</w:t>
            </w:r>
          </w:p>
        </w:tc>
      </w:tr>
      <w:tr w:rsidR="005134F3" w14:paraId="0AB55BCA"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3B14094B" w14:textId="77777777" w:rsidR="005134F3" w:rsidRPr="00055229" w:rsidRDefault="005134F3" w:rsidP="00501BAA">
            <w:pPr>
              <w:rPr>
                <w:b/>
                <w:lang w:val="en-US"/>
              </w:rPr>
            </w:pPr>
            <w:r w:rsidRPr="57F0573F">
              <w:rPr>
                <w:b/>
                <w:lang w:val="en-US"/>
              </w:rPr>
              <w:t>Luồng sự kiện chính:</w:t>
            </w:r>
          </w:p>
        </w:tc>
      </w:tr>
      <w:tr w:rsidR="005134F3" w14:paraId="1C99F739" w14:textId="77777777" w:rsidTr="2AD621CB">
        <w:trPr>
          <w:trHeight w:val="18"/>
        </w:trPr>
        <w:tc>
          <w:tcPr>
            <w:tcW w:w="2694" w:type="pct"/>
            <w:tcMar>
              <w:top w:w="100" w:type="dxa"/>
              <w:left w:w="100" w:type="dxa"/>
              <w:bottom w:w="100" w:type="dxa"/>
              <w:right w:w="100" w:type="dxa"/>
            </w:tcMar>
          </w:tcPr>
          <w:p w14:paraId="6A8F0A2E" w14:textId="77777777" w:rsidR="005134F3" w:rsidRPr="00055229" w:rsidRDefault="005134F3" w:rsidP="00501BAA">
            <w:pPr>
              <w:jc w:val="center"/>
              <w:rPr>
                <w:b/>
                <w:bCs/>
              </w:rPr>
            </w:pPr>
            <w:r>
              <w:rPr>
                <w:b/>
                <w:bCs/>
              </w:rPr>
              <w:t>Actor</w:t>
            </w:r>
          </w:p>
        </w:tc>
        <w:tc>
          <w:tcPr>
            <w:tcW w:w="2306" w:type="pct"/>
            <w:tcMar>
              <w:top w:w="100" w:type="dxa"/>
              <w:left w:w="100" w:type="dxa"/>
              <w:bottom w:w="100" w:type="dxa"/>
              <w:right w:w="100" w:type="dxa"/>
            </w:tcMar>
          </w:tcPr>
          <w:p w14:paraId="0C867097" w14:textId="77777777" w:rsidR="005134F3" w:rsidRPr="00055229" w:rsidRDefault="005134F3" w:rsidP="00501BAA">
            <w:pPr>
              <w:jc w:val="center"/>
              <w:rPr>
                <w:b/>
                <w:lang w:val="en-US"/>
              </w:rPr>
            </w:pPr>
            <w:r w:rsidRPr="57F0573F">
              <w:rPr>
                <w:b/>
                <w:lang w:val="en-US"/>
              </w:rPr>
              <w:t>Hệ thống</w:t>
            </w:r>
          </w:p>
        </w:tc>
      </w:tr>
      <w:tr w:rsidR="005134F3" w14:paraId="0575E5C8" w14:textId="77777777" w:rsidTr="2AD621CB">
        <w:trPr>
          <w:trHeight w:val="161"/>
        </w:trPr>
        <w:tc>
          <w:tcPr>
            <w:tcW w:w="2694" w:type="pct"/>
            <w:tcMar>
              <w:top w:w="100" w:type="dxa"/>
              <w:left w:w="100" w:type="dxa"/>
              <w:bottom w:w="100" w:type="dxa"/>
              <w:right w:w="100" w:type="dxa"/>
            </w:tcMar>
          </w:tcPr>
          <w:p w14:paraId="59ADF92E" w14:textId="20ED0847" w:rsidR="005134F3" w:rsidRPr="00E10F1B" w:rsidRDefault="003A2567" w:rsidP="00501BAA">
            <w:pPr>
              <w:rPr>
                <w:bCs/>
                <w:lang w:val="en-US"/>
              </w:rPr>
            </w:pPr>
            <w:r w:rsidRPr="003A2567">
              <w:rPr>
                <w:bCs/>
                <w:lang w:val="en-US"/>
              </w:rPr>
              <w:lastRenderedPageBreak/>
              <w:t xml:space="preserve">1. </w:t>
            </w:r>
            <w:r w:rsidR="006946DC">
              <w:rPr>
                <w:bCs/>
                <w:lang w:val="en-US"/>
              </w:rPr>
              <w:t xml:space="preserve">Ấn </w:t>
            </w:r>
            <w:r w:rsidR="00E837B1">
              <w:rPr>
                <w:bCs/>
                <w:lang w:val="en-US"/>
              </w:rPr>
              <w:t>nút đặt hàng từ trang giỏ hàng</w:t>
            </w:r>
            <w:r w:rsidR="006946DC">
              <w:rPr>
                <w:bCs/>
                <w:lang w:val="en-US"/>
              </w:rPr>
              <w:t>.</w:t>
            </w:r>
          </w:p>
        </w:tc>
        <w:tc>
          <w:tcPr>
            <w:tcW w:w="2306" w:type="pct"/>
            <w:tcMar>
              <w:top w:w="100" w:type="dxa"/>
              <w:left w:w="100" w:type="dxa"/>
              <w:bottom w:w="100" w:type="dxa"/>
              <w:right w:w="100" w:type="dxa"/>
            </w:tcMar>
          </w:tcPr>
          <w:p w14:paraId="023D51C0" w14:textId="4A2A1435" w:rsidR="005134F3" w:rsidRPr="00E10F1B" w:rsidRDefault="2AD621CB" w:rsidP="00501BAA">
            <w:r w:rsidRPr="2AD621CB">
              <w:rPr>
                <w:lang w:val="en-US"/>
              </w:rPr>
              <w:t>2. Lấy giỏ hàng từ session,</w:t>
            </w:r>
            <w:r w:rsidR="00A95CA3">
              <w:rPr>
                <w:lang w:val="en-US"/>
              </w:rPr>
              <w:t xml:space="preserve"> </w:t>
            </w:r>
            <w:r w:rsidRPr="2AD621CB">
              <w:rPr>
                <w:lang w:val="en-US"/>
              </w:rPr>
              <w:t xml:space="preserve">lấy thông tin người dùng </w:t>
            </w:r>
            <w:r w:rsidR="007F0DEA">
              <w:rPr>
                <w:lang w:val="en-US"/>
              </w:rPr>
              <w:t>kèm</w:t>
            </w:r>
            <w:r w:rsidRPr="2AD621CB">
              <w:rPr>
                <w:lang w:val="en-US"/>
              </w:rPr>
              <w:t xml:space="preserve"> địa chỉ mặc định, hiển thị trang </w:t>
            </w:r>
            <w:r w:rsidR="00A95CA3">
              <w:rPr>
                <w:lang w:val="en-US"/>
              </w:rPr>
              <w:t>chứa toàn</w:t>
            </w:r>
            <w:r w:rsidR="00B11DCE">
              <w:rPr>
                <w:lang w:val="en-US"/>
              </w:rPr>
              <w:t xml:space="preserve"> </w:t>
            </w:r>
            <w:r w:rsidR="00B11DCE" w:rsidRPr="2AD621CB">
              <w:rPr>
                <w:lang w:val="en-US"/>
              </w:rPr>
              <w:t xml:space="preserve">form </w:t>
            </w:r>
            <w:r w:rsidR="00B11DCE">
              <w:rPr>
                <w:lang w:val="en-US"/>
              </w:rPr>
              <w:t>thông tin giao hàng và</w:t>
            </w:r>
            <w:r w:rsidR="00A95CA3">
              <w:rPr>
                <w:lang w:val="en-US"/>
              </w:rPr>
              <w:t xml:space="preserve"> bộ thông tin đơn hàng</w:t>
            </w:r>
            <w:r w:rsidRPr="2AD621CB">
              <w:rPr>
                <w:lang w:val="en-US"/>
              </w:rPr>
              <w:t xml:space="preserve"> với.</w:t>
            </w:r>
          </w:p>
        </w:tc>
      </w:tr>
      <w:tr w:rsidR="00E837B1" w14:paraId="57323009" w14:textId="77777777" w:rsidTr="2AD621CB">
        <w:trPr>
          <w:trHeight w:val="161"/>
        </w:trPr>
        <w:tc>
          <w:tcPr>
            <w:tcW w:w="2694" w:type="pct"/>
            <w:tcMar>
              <w:top w:w="100" w:type="dxa"/>
              <w:left w:w="100" w:type="dxa"/>
              <w:bottom w:w="100" w:type="dxa"/>
              <w:right w:w="100" w:type="dxa"/>
            </w:tcMar>
          </w:tcPr>
          <w:p w14:paraId="2EC69BF5" w14:textId="77777777" w:rsidR="00E837B1" w:rsidRPr="003A2567" w:rsidRDefault="00E837B1" w:rsidP="00501BAA">
            <w:pPr>
              <w:rPr>
                <w:bCs/>
                <w:lang w:val="en-US"/>
              </w:rPr>
            </w:pPr>
          </w:p>
        </w:tc>
        <w:tc>
          <w:tcPr>
            <w:tcW w:w="2306" w:type="pct"/>
            <w:tcMar>
              <w:top w:w="100" w:type="dxa"/>
              <w:left w:w="100" w:type="dxa"/>
              <w:bottom w:w="100" w:type="dxa"/>
              <w:right w:w="100" w:type="dxa"/>
            </w:tcMar>
          </w:tcPr>
          <w:p w14:paraId="1459E1A5" w14:textId="77777777" w:rsidR="00E837B1" w:rsidRPr="2AD621CB" w:rsidRDefault="00E837B1" w:rsidP="00501BAA">
            <w:pPr>
              <w:rPr>
                <w:lang w:val="en-US"/>
              </w:rPr>
            </w:pPr>
          </w:p>
        </w:tc>
      </w:tr>
      <w:tr w:rsidR="005134F3" w14:paraId="76CE45D6" w14:textId="77777777" w:rsidTr="2AD621CB">
        <w:trPr>
          <w:trHeight w:val="16"/>
        </w:trPr>
        <w:tc>
          <w:tcPr>
            <w:tcW w:w="2694" w:type="pct"/>
            <w:tcMar>
              <w:top w:w="100" w:type="dxa"/>
              <w:left w:w="100" w:type="dxa"/>
              <w:bottom w:w="100" w:type="dxa"/>
              <w:right w:w="100" w:type="dxa"/>
            </w:tcMar>
          </w:tcPr>
          <w:p w14:paraId="16FCD186" w14:textId="6A106AE4" w:rsidR="005134F3" w:rsidRPr="00E10F1B" w:rsidRDefault="003A2567" w:rsidP="00501BAA">
            <w:pPr>
              <w:rPr>
                <w:bCs/>
                <w:lang w:val="en-US"/>
              </w:rPr>
            </w:pPr>
            <w:r w:rsidRPr="003A2567">
              <w:rPr>
                <w:bCs/>
                <w:lang w:val="en-US"/>
              </w:rPr>
              <w:t xml:space="preserve">3. </w:t>
            </w:r>
            <w:r w:rsidR="00464E7D">
              <w:rPr>
                <w:bCs/>
                <w:lang w:val="en-US"/>
              </w:rPr>
              <w:t>Kiểm</w:t>
            </w:r>
            <w:r w:rsidRPr="003A2567">
              <w:rPr>
                <w:bCs/>
                <w:lang w:val="en-US"/>
              </w:rPr>
              <w:t xml:space="preserve"> tra thông tin giao hàng, nhấn Đặt hàng</w:t>
            </w:r>
            <w:r w:rsidR="00464E7D">
              <w:rPr>
                <w:bCs/>
                <w:lang w:val="en-US"/>
              </w:rPr>
              <w:t>.</w:t>
            </w:r>
          </w:p>
        </w:tc>
        <w:tc>
          <w:tcPr>
            <w:tcW w:w="2306" w:type="pct"/>
            <w:tcMar>
              <w:top w:w="100" w:type="dxa"/>
              <w:left w:w="100" w:type="dxa"/>
              <w:bottom w:w="100" w:type="dxa"/>
              <w:right w:w="100" w:type="dxa"/>
            </w:tcMar>
          </w:tcPr>
          <w:p w14:paraId="7BFEBE0F" w14:textId="5EEE7934" w:rsidR="005134F3" w:rsidRPr="00E10F1B" w:rsidRDefault="003A2567" w:rsidP="00501BAA">
            <w:pPr>
              <w:rPr>
                <w:bCs/>
                <w:lang w:val="en-US"/>
              </w:rPr>
            </w:pPr>
            <w:r w:rsidRPr="003A2567">
              <w:rPr>
                <w:bCs/>
                <w:lang w:val="en-US"/>
              </w:rPr>
              <w:t xml:space="preserve">4. Nhận dữ liệu, kiểm tra </w:t>
            </w:r>
            <w:r w:rsidR="003B3964">
              <w:rPr>
                <w:bCs/>
                <w:lang w:val="en-US"/>
              </w:rPr>
              <w:t>thông tin giao hàng.</w:t>
            </w:r>
          </w:p>
        </w:tc>
      </w:tr>
      <w:tr w:rsidR="005134F3" w14:paraId="0AA8ED30" w14:textId="77777777" w:rsidTr="2AD621CB">
        <w:trPr>
          <w:trHeight w:val="16"/>
        </w:trPr>
        <w:tc>
          <w:tcPr>
            <w:tcW w:w="2694" w:type="pct"/>
            <w:tcMar>
              <w:top w:w="100" w:type="dxa"/>
              <w:left w:w="100" w:type="dxa"/>
              <w:bottom w:w="100" w:type="dxa"/>
              <w:right w:w="100" w:type="dxa"/>
            </w:tcMar>
          </w:tcPr>
          <w:p w14:paraId="625A190D" w14:textId="77777777" w:rsidR="005134F3" w:rsidRPr="00E10F1B" w:rsidRDefault="005134F3" w:rsidP="00501BAA">
            <w:pPr>
              <w:rPr>
                <w:bCs/>
              </w:rPr>
            </w:pPr>
          </w:p>
        </w:tc>
        <w:tc>
          <w:tcPr>
            <w:tcW w:w="2306" w:type="pct"/>
            <w:tcMar>
              <w:top w:w="100" w:type="dxa"/>
              <w:left w:w="100" w:type="dxa"/>
              <w:bottom w:w="100" w:type="dxa"/>
              <w:right w:w="100" w:type="dxa"/>
            </w:tcMar>
          </w:tcPr>
          <w:p w14:paraId="358000BC" w14:textId="0F714AD4" w:rsidR="005134F3" w:rsidRPr="00E10F1B" w:rsidRDefault="2AD621CB" w:rsidP="00501BAA">
            <w:r w:rsidRPr="2AD621CB">
              <w:rPr>
                <w:lang w:val="en-US"/>
              </w:rPr>
              <w:t>5. Kiểm tra giỏ hàng không rỗng</w:t>
            </w:r>
            <w:r w:rsidR="003B3964">
              <w:rPr>
                <w:lang w:val="en-US"/>
              </w:rPr>
              <w:t>.</w:t>
            </w:r>
          </w:p>
        </w:tc>
      </w:tr>
      <w:tr w:rsidR="00415A24" w14:paraId="23474BA6" w14:textId="77777777" w:rsidTr="2AD621CB">
        <w:trPr>
          <w:trHeight w:val="16"/>
        </w:trPr>
        <w:tc>
          <w:tcPr>
            <w:tcW w:w="2694" w:type="pct"/>
            <w:tcMar>
              <w:top w:w="100" w:type="dxa"/>
              <w:left w:w="100" w:type="dxa"/>
              <w:bottom w:w="100" w:type="dxa"/>
              <w:right w:w="100" w:type="dxa"/>
            </w:tcMar>
          </w:tcPr>
          <w:p w14:paraId="3F36CEF5" w14:textId="77777777" w:rsidR="00415A24" w:rsidRPr="00E10F1B" w:rsidRDefault="00415A24" w:rsidP="00501BAA">
            <w:pPr>
              <w:rPr>
                <w:bCs/>
              </w:rPr>
            </w:pPr>
          </w:p>
        </w:tc>
        <w:tc>
          <w:tcPr>
            <w:tcW w:w="2306" w:type="pct"/>
            <w:tcMar>
              <w:top w:w="100" w:type="dxa"/>
              <w:left w:w="100" w:type="dxa"/>
              <w:bottom w:w="100" w:type="dxa"/>
              <w:right w:w="100" w:type="dxa"/>
            </w:tcMar>
          </w:tcPr>
          <w:p w14:paraId="34AE718F" w14:textId="7C60E656" w:rsidR="00415A24" w:rsidRPr="00415A24" w:rsidRDefault="00415A24" w:rsidP="00415A24">
            <w:pPr>
              <w:rPr>
                <w:lang w:val="en-US"/>
              </w:rPr>
            </w:pPr>
            <w:r>
              <w:rPr>
                <w:lang w:val="en-US"/>
              </w:rPr>
              <w:t>6. Tính toán lại tổng tiền đơn hàng.</w:t>
            </w:r>
          </w:p>
        </w:tc>
      </w:tr>
      <w:tr w:rsidR="00930299" w14:paraId="4F18D1BF" w14:textId="77777777" w:rsidTr="2AD621CB">
        <w:trPr>
          <w:trHeight w:val="16"/>
        </w:trPr>
        <w:tc>
          <w:tcPr>
            <w:tcW w:w="2694" w:type="pct"/>
            <w:tcMar>
              <w:top w:w="100" w:type="dxa"/>
              <w:left w:w="100" w:type="dxa"/>
              <w:bottom w:w="100" w:type="dxa"/>
              <w:right w:w="100" w:type="dxa"/>
            </w:tcMar>
          </w:tcPr>
          <w:p w14:paraId="1B919CB0" w14:textId="77777777" w:rsidR="00930299" w:rsidRPr="00E10F1B" w:rsidRDefault="00930299" w:rsidP="00930299"/>
        </w:tc>
        <w:tc>
          <w:tcPr>
            <w:tcW w:w="2306" w:type="pct"/>
            <w:tcMar>
              <w:top w:w="100" w:type="dxa"/>
              <w:left w:w="100" w:type="dxa"/>
              <w:bottom w:w="100" w:type="dxa"/>
              <w:right w:w="100" w:type="dxa"/>
            </w:tcMar>
          </w:tcPr>
          <w:p w14:paraId="3C34C290" w14:textId="35A82AC4" w:rsidR="00930299" w:rsidRPr="00930299" w:rsidRDefault="00D64270" w:rsidP="00930299">
            <w:pPr>
              <w:rPr>
                <w:lang w:val="en-US"/>
              </w:rPr>
            </w:pPr>
            <w:r>
              <w:rPr>
                <w:lang w:val="en-US"/>
              </w:rPr>
              <w:t>7</w:t>
            </w:r>
            <w:r w:rsidR="00930299">
              <w:rPr>
                <w:lang w:val="en-US"/>
              </w:rPr>
              <w:t>. T</w:t>
            </w:r>
            <w:r w:rsidR="00930299" w:rsidRPr="00930299">
              <w:rPr>
                <w:lang w:val="en-US"/>
              </w:rPr>
              <w:t>ạo đơn hàng với trạng thái chưa thanh toán.</w:t>
            </w:r>
          </w:p>
        </w:tc>
      </w:tr>
      <w:tr w:rsidR="003A2567" w14:paraId="2BBD77A5" w14:textId="77777777" w:rsidTr="2AD621CB">
        <w:trPr>
          <w:trHeight w:val="16"/>
        </w:trPr>
        <w:tc>
          <w:tcPr>
            <w:tcW w:w="2694" w:type="pct"/>
            <w:tcMar>
              <w:top w:w="100" w:type="dxa"/>
              <w:left w:w="100" w:type="dxa"/>
              <w:bottom w:w="100" w:type="dxa"/>
              <w:right w:w="100" w:type="dxa"/>
            </w:tcMar>
          </w:tcPr>
          <w:p w14:paraId="56144018" w14:textId="77777777" w:rsidR="003A2567" w:rsidRPr="00E10F1B" w:rsidRDefault="003A2567" w:rsidP="00501BAA">
            <w:pPr>
              <w:rPr>
                <w:bCs/>
              </w:rPr>
            </w:pPr>
          </w:p>
        </w:tc>
        <w:tc>
          <w:tcPr>
            <w:tcW w:w="2306" w:type="pct"/>
            <w:tcMar>
              <w:top w:w="100" w:type="dxa"/>
              <w:left w:w="100" w:type="dxa"/>
              <w:bottom w:w="100" w:type="dxa"/>
              <w:right w:w="100" w:type="dxa"/>
            </w:tcMar>
          </w:tcPr>
          <w:p w14:paraId="61EBBCF9" w14:textId="5CFA1A40" w:rsidR="003A2567" w:rsidRPr="003A2567" w:rsidRDefault="00D64270" w:rsidP="00501BAA">
            <w:r>
              <w:rPr>
                <w:lang w:val="en-US"/>
              </w:rPr>
              <w:t>8</w:t>
            </w:r>
            <w:r w:rsidR="2AD621CB" w:rsidRPr="2AD621CB">
              <w:rPr>
                <w:lang w:val="en-US"/>
              </w:rPr>
              <w:t xml:space="preserve">. </w:t>
            </w:r>
            <w:r w:rsidR="00F02F6F">
              <w:rPr>
                <w:lang w:val="en-US"/>
              </w:rPr>
              <w:t>Xóa giỏ hàng</w:t>
            </w:r>
            <w:r w:rsidR="00E8377A">
              <w:rPr>
                <w:lang w:val="en-US"/>
              </w:rPr>
              <w:t>.</w:t>
            </w:r>
          </w:p>
        </w:tc>
      </w:tr>
      <w:tr w:rsidR="003A2567" w14:paraId="0FF1D605" w14:textId="77777777" w:rsidTr="2AD621CB">
        <w:trPr>
          <w:trHeight w:val="16"/>
        </w:trPr>
        <w:tc>
          <w:tcPr>
            <w:tcW w:w="2694" w:type="pct"/>
            <w:tcMar>
              <w:top w:w="100" w:type="dxa"/>
              <w:left w:w="100" w:type="dxa"/>
              <w:bottom w:w="100" w:type="dxa"/>
              <w:right w:w="100" w:type="dxa"/>
            </w:tcMar>
          </w:tcPr>
          <w:p w14:paraId="74C2C364" w14:textId="77777777" w:rsidR="003A2567" w:rsidRPr="00E10F1B" w:rsidRDefault="003A2567" w:rsidP="00501BAA">
            <w:pPr>
              <w:rPr>
                <w:bCs/>
              </w:rPr>
            </w:pPr>
          </w:p>
        </w:tc>
        <w:tc>
          <w:tcPr>
            <w:tcW w:w="2306" w:type="pct"/>
            <w:tcMar>
              <w:top w:w="100" w:type="dxa"/>
              <w:left w:w="100" w:type="dxa"/>
              <w:bottom w:w="100" w:type="dxa"/>
              <w:right w:w="100" w:type="dxa"/>
            </w:tcMar>
          </w:tcPr>
          <w:p w14:paraId="6ECED5ED" w14:textId="01CDFD05" w:rsidR="2AD621CB" w:rsidRPr="2AD621CB" w:rsidRDefault="00D64270" w:rsidP="00501BAA">
            <w:pPr>
              <w:rPr>
                <w:lang w:val="en-US"/>
              </w:rPr>
            </w:pPr>
            <w:r>
              <w:rPr>
                <w:lang w:val="en-US"/>
              </w:rPr>
              <w:t>9</w:t>
            </w:r>
            <w:r w:rsidR="00E8377A">
              <w:rPr>
                <w:lang w:val="en-US"/>
              </w:rPr>
              <w:t>. C</w:t>
            </w:r>
            <w:r w:rsidR="00F02F6F">
              <w:rPr>
                <w:lang w:val="en-US"/>
              </w:rPr>
              <w:t>huyển</w:t>
            </w:r>
            <w:r w:rsidR="00E8377A">
              <w:rPr>
                <w:lang w:val="en-US"/>
              </w:rPr>
              <w:t xml:space="preserve"> hướng người dùng</w:t>
            </w:r>
            <w:r w:rsidR="00F02F6F">
              <w:rPr>
                <w:lang w:val="en-US"/>
              </w:rPr>
              <w:t xml:space="preserve"> tới trang thanh toán</w:t>
            </w:r>
            <w:r w:rsidR="2AD621CB" w:rsidRPr="2AD621CB">
              <w:rPr>
                <w:lang w:val="en-US"/>
              </w:rPr>
              <w:t>.</w:t>
            </w:r>
          </w:p>
        </w:tc>
      </w:tr>
      <w:tr w:rsidR="005134F3" w14:paraId="4F9777C3"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0DA00975" w14:textId="77777777" w:rsidR="005134F3" w:rsidRDefault="005134F3" w:rsidP="00501BAA">
            <w:r w:rsidRPr="57F0573F">
              <w:rPr>
                <w:b/>
                <w:lang w:val="en-US"/>
              </w:rPr>
              <w:t>Luồng sự kiện thay thế:</w:t>
            </w:r>
          </w:p>
        </w:tc>
      </w:tr>
      <w:tr w:rsidR="005134F3" w14:paraId="3E1D4F90" w14:textId="77777777" w:rsidTr="2AD621CB">
        <w:trPr>
          <w:trHeight w:val="16"/>
        </w:trPr>
        <w:tc>
          <w:tcPr>
            <w:tcW w:w="2694" w:type="pct"/>
            <w:tcMar>
              <w:top w:w="100" w:type="dxa"/>
              <w:left w:w="100" w:type="dxa"/>
              <w:bottom w:w="100" w:type="dxa"/>
              <w:right w:w="100" w:type="dxa"/>
            </w:tcMar>
          </w:tcPr>
          <w:p w14:paraId="00DA5EC4" w14:textId="2219A03C" w:rsidR="005134F3" w:rsidRPr="00055229" w:rsidRDefault="2AD621CB" w:rsidP="00501BAA">
            <w:r w:rsidRPr="2AD621CB">
              <w:rPr>
                <w:lang w:val="en-US"/>
              </w:rPr>
              <w:t>3.</w:t>
            </w:r>
            <w:r w:rsidR="00807DF6">
              <w:rPr>
                <w:lang w:val="en-US"/>
              </w:rPr>
              <w:t>1.1</w:t>
            </w:r>
            <w:r w:rsidRPr="2AD621CB">
              <w:rPr>
                <w:lang w:val="en-US"/>
              </w:rPr>
              <w:t xml:space="preserve">. </w:t>
            </w:r>
            <w:r w:rsidR="00807DF6">
              <w:rPr>
                <w:lang w:val="en-US"/>
              </w:rPr>
              <w:t>Nếu khách hàng chưa có địa chỉ mặc định thì nhập thông tin giao hàng.</w:t>
            </w:r>
          </w:p>
        </w:tc>
        <w:tc>
          <w:tcPr>
            <w:tcW w:w="2306" w:type="pct"/>
            <w:tcMar>
              <w:top w:w="20" w:type="dxa"/>
              <w:left w:w="20" w:type="dxa"/>
              <w:bottom w:w="20" w:type="dxa"/>
              <w:right w:w="20" w:type="dxa"/>
            </w:tcMar>
          </w:tcPr>
          <w:p w14:paraId="54724065" w14:textId="3DF87CB6" w:rsidR="005134F3" w:rsidRPr="00055229" w:rsidRDefault="00AE0506" w:rsidP="00501BAA">
            <w:r>
              <w:t>3.1.2. Tiếp tục luồng chính ở bước 4.</w:t>
            </w:r>
          </w:p>
        </w:tc>
      </w:tr>
      <w:tr w:rsidR="00807DF6" w14:paraId="7A2100EA" w14:textId="77777777" w:rsidTr="2AD621CB">
        <w:trPr>
          <w:trHeight w:val="16"/>
        </w:trPr>
        <w:tc>
          <w:tcPr>
            <w:tcW w:w="2694" w:type="pct"/>
            <w:tcMar>
              <w:top w:w="100" w:type="dxa"/>
              <w:left w:w="100" w:type="dxa"/>
              <w:bottom w:w="100" w:type="dxa"/>
              <w:right w:w="100" w:type="dxa"/>
            </w:tcMar>
          </w:tcPr>
          <w:p w14:paraId="4E578444" w14:textId="77777777" w:rsidR="00807DF6" w:rsidRPr="2AD621CB" w:rsidRDefault="00807DF6" w:rsidP="00501BAA">
            <w:pPr>
              <w:rPr>
                <w:lang w:val="en-US"/>
              </w:rPr>
            </w:pPr>
          </w:p>
        </w:tc>
        <w:tc>
          <w:tcPr>
            <w:tcW w:w="2306" w:type="pct"/>
            <w:tcMar>
              <w:top w:w="20" w:type="dxa"/>
              <w:left w:w="20" w:type="dxa"/>
              <w:bottom w:w="20" w:type="dxa"/>
              <w:right w:w="20" w:type="dxa"/>
            </w:tcMar>
          </w:tcPr>
          <w:p w14:paraId="0E7A0510" w14:textId="2DD8FC54" w:rsidR="00807DF6" w:rsidRPr="2AD621CB" w:rsidRDefault="00AE0506" w:rsidP="00501BAA">
            <w:pPr>
              <w:rPr>
                <w:lang w:val="en-US"/>
              </w:rPr>
            </w:pPr>
            <w:r>
              <w:rPr>
                <w:lang w:val="en-US"/>
              </w:rPr>
              <w:t>4</w:t>
            </w:r>
            <w:r w:rsidR="00807DF6" w:rsidRPr="2AD621CB">
              <w:rPr>
                <w:lang w:val="en-US"/>
              </w:rPr>
              <w:t>.</w:t>
            </w:r>
            <w:r w:rsidR="00807DF6">
              <w:rPr>
                <w:lang w:val="en-US"/>
              </w:rPr>
              <w:t>1.</w:t>
            </w:r>
            <w:r>
              <w:rPr>
                <w:lang w:val="en-US"/>
              </w:rPr>
              <w:t>1</w:t>
            </w:r>
            <w:r w:rsidR="00807DF6" w:rsidRPr="2AD621CB">
              <w:rPr>
                <w:lang w:val="en-US"/>
              </w:rPr>
              <w:t xml:space="preserve">. </w:t>
            </w:r>
            <w:r>
              <w:rPr>
                <w:lang w:val="en-US"/>
              </w:rPr>
              <w:t>Thông tin giao hàng có lỗi validation, t</w:t>
            </w:r>
            <w:r w:rsidR="00807DF6" w:rsidRPr="2AD621CB">
              <w:rPr>
                <w:lang w:val="en-US"/>
              </w:rPr>
              <w:t>rả về trang checkout với lỗi validation để người dùng sửa.</w:t>
            </w:r>
          </w:p>
        </w:tc>
      </w:tr>
      <w:tr w:rsidR="00F96F36" w14:paraId="2C12B8FD" w14:textId="77777777" w:rsidTr="2AD621CB">
        <w:trPr>
          <w:trHeight w:val="16"/>
        </w:trPr>
        <w:tc>
          <w:tcPr>
            <w:tcW w:w="2694" w:type="pct"/>
            <w:tcMar>
              <w:top w:w="100" w:type="dxa"/>
              <w:left w:w="100" w:type="dxa"/>
              <w:bottom w:w="100" w:type="dxa"/>
              <w:right w:w="100" w:type="dxa"/>
            </w:tcMar>
          </w:tcPr>
          <w:p w14:paraId="7F8ECCF6" w14:textId="77777777" w:rsidR="00F96F36" w:rsidRPr="00055229" w:rsidRDefault="00F96F36" w:rsidP="00501BAA"/>
        </w:tc>
        <w:tc>
          <w:tcPr>
            <w:tcW w:w="2306" w:type="pct"/>
            <w:tcMar>
              <w:top w:w="20" w:type="dxa"/>
              <w:left w:w="20" w:type="dxa"/>
              <w:bottom w:w="20" w:type="dxa"/>
              <w:right w:w="20" w:type="dxa"/>
            </w:tcMar>
          </w:tcPr>
          <w:p w14:paraId="245A0230" w14:textId="433DA214" w:rsidR="00F96F36" w:rsidRPr="004F0592" w:rsidRDefault="2AD621CB" w:rsidP="00501BAA">
            <w:r w:rsidRPr="2AD621CB">
              <w:rPr>
                <w:lang w:val="en-US"/>
              </w:rPr>
              <w:t>5.1</w:t>
            </w:r>
            <w:r w:rsidR="00D64270">
              <w:rPr>
                <w:lang w:val="en-US"/>
              </w:rPr>
              <w:t>.1</w:t>
            </w:r>
            <w:r w:rsidRPr="2AD621CB">
              <w:rPr>
                <w:lang w:val="en-US"/>
              </w:rPr>
              <w:t>. Giỏ hàng rỗng.</w:t>
            </w:r>
          </w:p>
        </w:tc>
      </w:tr>
      <w:tr w:rsidR="00F96F36" w14:paraId="1202680F" w14:textId="77777777" w:rsidTr="2AD621CB">
        <w:trPr>
          <w:trHeight w:val="16"/>
        </w:trPr>
        <w:tc>
          <w:tcPr>
            <w:tcW w:w="2694" w:type="pct"/>
            <w:tcMar>
              <w:top w:w="100" w:type="dxa"/>
              <w:left w:w="100" w:type="dxa"/>
              <w:bottom w:w="100" w:type="dxa"/>
              <w:right w:w="100" w:type="dxa"/>
            </w:tcMar>
          </w:tcPr>
          <w:p w14:paraId="50E62C9A" w14:textId="77777777" w:rsidR="00F96F36" w:rsidRPr="00055229" w:rsidRDefault="00F96F36" w:rsidP="00501BAA"/>
        </w:tc>
        <w:tc>
          <w:tcPr>
            <w:tcW w:w="2306" w:type="pct"/>
            <w:tcMar>
              <w:top w:w="20" w:type="dxa"/>
              <w:left w:w="20" w:type="dxa"/>
              <w:bottom w:w="20" w:type="dxa"/>
              <w:right w:w="20" w:type="dxa"/>
            </w:tcMar>
          </w:tcPr>
          <w:p w14:paraId="2949DF25" w14:textId="45114B8D" w:rsidR="00F96F36" w:rsidRPr="00F96F36" w:rsidRDefault="2AD621CB" w:rsidP="00501BAA">
            <w:r w:rsidRPr="2AD621CB">
              <w:rPr>
                <w:lang w:val="en-US"/>
              </w:rPr>
              <w:t>5.</w:t>
            </w:r>
            <w:r w:rsidR="00D64270">
              <w:rPr>
                <w:lang w:val="en-US"/>
              </w:rPr>
              <w:t>1.</w:t>
            </w:r>
            <w:r w:rsidRPr="2AD621CB">
              <w:rPr>
                <w:lang w:val="en-US"/>
              </w:rPr>
              <w:t xml:space="preserve">2. </w:t>
            </w:r>
            <w:r w:rsidR="00D64270">
              <w:rPr>
                <w:lang w:val="en-US"/>
              </w:rPr>
              <w:t xml:space="preserve">Hiển thị lỗi và </w:t>
            </w:r>
            <w:r w:rsidRPr="2AD621CB">
              <w:rPr>
                <w:lang w:val="en-US"/>
              </w:rPr>
              <w:t>không tạo đơn.</w:t>
            </w:r>
          </w:p>
        </w:tc>
      </w:tr>
      <w:tr w:rsidR="00CE596E" w14:paraId="6D865818"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058229B2" w14:textId="77777777" w:rsidR="00CE596E" w:rsidRPr="00055229" w:rsidRDefault="00CE596E" w:rsidP="00CE596E">
            <w:r w:rsidRPr="57F0573F">
              <w:rPr>
                <w:b/>
                <w:lang w:val="en-US"/>
              </w:rPr>
              <w:t>Luồng sự kiện ngoại lệ:</w:t>
            </w:r>
          </w:p>
        </w:tc>
      </w:tr>
      <w:tr w:rsidR="00CE596E" w14:paraId="4EEAD879" w14:textId="77777777" w:rsidTr="2AD621CB">
        <w:trPr>
          <w:trHeight w:val="18"/>
        </w:trPr>
        <w:tc>
          <w:tcPr>
            <w:tcW w:w="2694" w:type="pct"/>
            <w:tcMar>
              <w:top w:w="100" w:type="dxa"/>
              <w:left w:w="100" w:type="dxa"/>
              <w:bottom w:w="100" w:type="dxa"/>
              <w:right w:w="100" w:type="dxa"/>
            </w:tcMar>
          </w:tcPr>
          <w:p w14:paraId="55EE8708" w14:textId="77777777" w:rsidR="00CE596E" w:rsidRDefault="00CE596E" w:rsidP="00CE596E"/>
        </w:tc>
        <w:tc>
          <w:tcPr>
            <w:tcW w:w="2306" w:type="pct"/>
            <w:tcMar>
              <w:top w:w="20" w:type="dxa"/>
              <w:left w:w="20" w:type="dxa"/>
              <w:bottom w:w="20" w:type="dxa"/>
              <w:right w:w="20" w:type="dxa"/>
            </w:tcMar>
          </w:tcPr>
          <w:p w14:paraId="3ABF108E" w14:textId="77777777" w:rsidR="00CE596E" w:rsidRPr="00055229" w:rsidRDefault="00CE596E" w:rsidP="00CE596E"/>
        </w:tc>
      </w:tr>
    </w:tbl>
    <w:p w14:paraId="227F7F56" w14:textId="77777777" w:rsidR="005134F3" w:rsidRPr="00126AC3" w:rsidRDefault="005134F3" w:rsidP="004743F3">
      <w:pPr>
        <w:pStyle w:val="ListParagraph"/>
        <w:numPr>
          <w:ilvl w:val="0"/>
          <w:numId w:val="83"/>
        </w:numPr>
        <w:rPr>
          <w:lang w:val="en-US"/>
        </w:rPr>
      </w:pPr>
      <w:r w:rsidRPr="00126AC3">
        <w:rPr>
          <w:lang w:val="en-US"/>
        </w:rPr>
        <w:t>Activity Diagram:</w:t>
      </w:r>
    </w:p>
    <w:p w14:paraId="1044D6DE" w14:textId="27A4D69D" w:rsidR="005134F3" w:rsidRPr="008A3DEF" w:rsidRDefault="00F81D94" w:rsidP="005134F3">
      <w:pPr>
        <w:rPr>
          <w:lang w:val="en-US"/>
        </w:rPr>
      </w:pPr>
      <w:r>
        <w:rPr>
          <w:noProof/>
        </w:rPr>
        <w:drawing>
          <wp:inline distT="0" distB="0" distL="0" distR="0" wp14:anchorId="06B5DEF5" wp14:editId="7DE95407">
            <wp:extent cx="5732145" cy="4550410"/>
            <wp:effectExtent l="0" t="0" r="1905" b="2540"/>
            <wp:docPr id="23"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2145" cy="4550410"/>
                    </a:xfrm>
                    <a:prstGeom prst="rect">
                      <a:avLst/>
                    </a:prstGeom>
                    <a:noFill/>
                    <a:ln>
                      <a:noFill/>
                    </a:ln>
                  </pic:spPr>
                </pic:pic>
              </a:graphicData>
            </a:graphic>
          </wp:inline>
        </w:drawing>
      </w:r>
    </w:p>
    <w:p w14:paraId="3BF3C735" w14:textId="77777777" w:rsidR="005134F3" w:rsidRPr="00126AC3" w:rsidRDefault="005134F3" w:rsidP="004743F3">
      <w:pPr>
        <w:pStyle w:val="ListParagraph"/>
        <w:numPr>
          <w:ilvl w:val="0"/>
          <w:numId w:val="83"/>
        </w:numPr>
        <w:rPr>
          <w:lang w:val="en-US"/>
        </w:rPr>
      </w:pPr>
      <w:r w:rsidRPr="00126AC3">
        <w:rPr>
          <w:lang w:val="en-US"/>
        </w:rPr>
        <w:t>Sequence Diagram:</w:t>
      </w:r>
    </w:p>
    <w:p w14:paraId="122E1DD0" w14:textId="0223D506" w:rsidR="005134F3" w:rsidRPr="00126AC3" w:rsidRDefault="001E17D2" w:rsidP="005134F3">
      <w:pPr>
        <w:rPr>
          <w:lang w:val="en-US"/>
        </w:rPr>
      </w:pPr>
      <w:r>
        <w:rPr>
          <w:noProof/>
        </w:rPr>
        <w:lastRenderedPageBreak/>
        <w:drawing>
          <wp:inline distT="0" distB="0" distL="0" distR="0" wp14:anchorId="03C0CB4D" wp14:editId="0AB9FD46">
            <wp:extent cx="5732145" cy="4272915"/>
            <wp:effectExtent l="0" t="0" r="1905" b="0"/>
            <wp:docPr id="36"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2145" cy="4272915"/>
                    </a:xfrm>
                    <a:prstGeom prst="rect">
                      <a:avLst/>
                    </a:prstGeom>
                    <a:noFill/>
                    <a:ln>
                      <a:noFill/>
                    </a:ln>
                  </pic:spPr>
                </pic:pic>
              </a:graphicData>
            </a:graphic>
          </wp:inline>
        </w:drawing>
      </w:r>
    </w:p>
    <w:p w14:paraId="2D24088E" w14:textId="77777777" w:rsidR="005134F3" w:rsidRPr="005134F3" w:rsidRDefault="005134F3" w:rsidP="005134F3">
      <w:pPr>
        <w:rPr>
          <w:lang w:val="en-US"/>
        </w:rPr>
      </w:pPr>
    </w:p>
    <w:p w14:paraId="5903CF2F" w14:textId="321793CB" w:rsidR="000C3E93" w:rsidRDefault="000C3E93" w:rsidP="000C3E93">
      <w:pPr>
        <w:pStyle w:val="Heading3"/>
        <w:rPr>
          <w:lang w:val="en-US"/>
        </w:rPr>
      </w:pPr>
      <w:r>
        <w:rPr>
          <w:lang w:val="en-US"/>
        </w:rPr>
        <w:t>C-04_Thanh toán trực tuyến</w:t>
      </w:r>
    </w:p>
    <w:p w14:paraId="05EFAD60" w14:textId="77777777" w:rsidR="001E17D2" w:rsidRPr="00126AC3" w:rsidRDefault="001E17D2" w:rsidP="004743F3">
      <w:pPr>
        <w:pStyle w:val="ListParagraph"/>
        <w:numPr>
          <w:ilvl w:val="0"/>
          <w:numId w:val="84"/>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325"/>
        <w:gridCol w:w="2846"/>
        <w:gridCol w:w="2846"/>
      </w:tblGrid>
      <w:tr w:rsidR="00406A2A" w14:paraId="2AF180C7" w14:textId="32B3A3E4" w:rsidTr="2AD621CB">
        <w:trPr>
          <w:trHeight w:val="113"/>
        </w:trPr>
        <w:tc>
          <w:tcPr>
            <w:tcW w:w="5000" w:type="pct"/>
            <w:gridSpan w:val="3"/>
            <w:tcMar>
              <w:top w:w="100" w:type="dxa"/>
              <w:left w:w="100" w:type="dxa"/>
              <w:bottom w:w="100" w:type="dxa"/>
              <w:right w:w="100" w:type="dxa"/>
            </w:tcMar>
          </w:tcPr>
          <w:p w14:paraId="30A33D2B" w14:textId="5269F60D" w:rsidR="00406A2A" w:rsidRPr="00782410" w:rsidRDefault="00406A2A" w:rsidP="00501BAA">
            <w:pPr>
              <w:rPr>
                <w:b/>
                <w:bCs/>
              </w:rPr>
            </w:pPr>
            <w:r w:rsidRPr="00782410">
              <w:rPr>
                <w:b/>
                <w:bCs/>
              </w:rPr>
              <w:t>UCID:</w:t>
            </w:r>
            <w:r>
              <w:t xml:space="preserve"> C-04</w:t>
            </w:r>
          </w:p>
        </w:tc>
      </w:tr>
      <w:tr w:rsidR="00406A2A" w14:paraId="51BF2B74" w14:textId="43E241FF" w:rsidTr="2AD621CB">
        <w:trPr>
          <w:trHeight w:val="113"/>
        </w:trPr>
        <w:tc>
          <w:tcPr>
            <w:tcW w:w="5000" w:type="pct"/>
            <w:gridSpan w:val="3"/>
            <w:tcMar>
              <w:top w:w="100" w:type="dxa"/>
              <w:left w:w="100" w:type="dxa"/>
              <w:bottom w:w="100" w:type="dxa"/>
              <w:right w:w="100" w:type="dxa"/>
            </w:tcMar>
          </w:tcPr>
          <w:p w14:paraId="5A0AB12E" w14:textId="06EE6761" w:rsidR="00406A2A" w:rsidRPr="30CBE066" w:rsidRDefault="00406A2A" w:rsidP="00501BAA">
            <w:pPr>
              <w:rPr>
                <w:b/>
                <w:lang w:val="en-US"/>
              </w:rPr>
            </w:pPr>
            <w:r w:rsidRPr="30CBE066">
              <w:rPr>
                <w:b/>
                <w:lang w:val="en-US"/>
              </w:rPr>
              <w:t>Tên Usecase:</w:t>
            </w:r>
            <w:r w:rsidRPr="30CBE066">
              <w:rPr>
                <w:lang w:val="en-US"/>
              </w:rPr>
              <w:t xml:space="preserve"> </w:t>
            </w:r>
            <w:r>
              <w:rPr>
                <w:lang w:val="en-US"/>
              </w:rPr>
              <w:t>Thanh toán trực tuyến</w:t>
            </w:r>
          </w:p>
        </w:tc>
      </w:tr>
      <w:tr w:rsidR="00406A2A" w14:paraId="5BA77FBF" w14:textId="7F6BA987" w:rsidTr="2AD621CB">
        <w:trPr>
          <w:trHeight w:val="206"/>
        </w:trPr>
        <w:tc>
          <w:tcPr>
            <w:tcW w:w="5000" w:type="pct"/>
            <w:gridSpan w:val="3"/>
            <w:tcMar>
              <w:top w:w="100" w:type="dxa"/>
              <w:left w:w="100" w:type="dxa"/>
              <w:bottom w:w="100" w:type="dxa"/>
              <w:right w:w="100" w:type="dxa"/>
            </w:tcMar>
          </w:tcPr>
          <w:p w14:paraId="6053A3EA" w14:textId="567040CC" w:rsidR="00406A2A" w:rsidRPr="30CBE066" w:rsidRDefault="00406A2A" w:rsidP="00501BAA">
            <w:pPr>
              <w:rPr>
                <w:b/>
                <w:lang w:val="en-US"/>
              </w:rPr>
            </w:pPr>
            <w:r w:rsidRPr="30CBE066">
              <w:rPr>
                <w:b/>
                <w:lang w:val="en-US"/>
              </w:rPr>
              <w:t>Mô tả sơ lược:</w:t>
            </w:r>
            <w:r w:rsidRPr="30CBE066">
              <w:rPr>
                <w:lang w:val="en-US"/>
              </w:rPr>
              <w:t xml:space="preserve"> </w:t>
            </w:r>
            <w:r w:rsidRPr="0084502F">
              <w:t>Khách hàng thực hiện chuyển khoản ngân hàng theo QR code hoặc thông tin tài khoản; hệ thống xác nhận giao dịch</w:t>
            </w:r>
            <w:r w:rsidR="00133AF1">
              <w:t xml:space="preserve"> nhờ vào </w:t>
            </w:r>
            <w:r w:rsidR="00684CEB">
              <w:t xml:space="preserve">webhook </w:t>
            </w:r>
            <w:r w:rsidR="00133AF1">
              <w:t>Sepay</w:t>
            </w:r>
            <w:r w:rsidRPr="0084502F">
              <w:t>, kiểm tra số tiền, cập nhật trạng thái đơn hàng thành Đã thanh toán, tạo hoá đơn và gửi email xác nhận</w:t>
            </w:r>
            <w:r>
              <w:t xml:space="preserve"> (nếu có)</w:t>
            </w:r>
            <w:r w:rsidRPr="0084502F">
              <w:t>.</w:t>
            </w:r>
          </w:p>
        </w:tc>
      </w:tr>
      <w:tr w:rsidR="00406A2A" w14:paraId="0430CE6A" w14:textId="3688EEC4" w:rsidTr="2AD621CB">
        <w:trPr>
          <w:trHeight w:val="16"/>
        </w:trPr>
        <w:tc>
          <w:tcPr>
            <w:tcW w:w="5000" w:type="pct"/>
            <w:gridSpan w:val="3"/>
            <w:tcMar>
              <w:top w:w="100" w:type="dxa"/>
              <w:left w:w="100" w:type="dxa"/>
              <w:bottom w:w="100" w:type="dxa"/>
              <w:right w:w="100" w:type="dxa"/>
            </w:tcMar>
          </w:tcPr>
          <w:p w14:paraId="3E3CB436" w14:textId="2B72AFC5" w:rsidR="00406A2A" w:rsidRPr="30CBE066" w:rsidRDefault="00406A2A" w:rsidP="00501BAA">
            <w:pPr>
              <w:rPr>
                <w:b/>
                <w:lang w:val="en-US"/>
              </w:rPr>
            </w:pPr>
            <w:r w:rsidRPr="30CBE066">
              <w:rPr>
                <w:b/>
                <w:lang w:val="en-US"/>
              </w:rPr>
              <w:t>Actor chính:</w:t>
            </w:r>
            <w:r w:rsidRPr="30CBE066">
              <w:rPr>
                <w:lang w:val="en-US"/>
              </w:rPr>
              <w:t xml:space="preserve"> </w:t>
            </w:r>
            <w:r w:rsidRPr="00DB5782">
              <w:t>Khách hàng</w:t>
            </w:r>
            <w:r w:rsidR="00684CEB">
              <w:t>.</w:t>
            </w:r>
          </w:p>
        </w:tc>
      </w:tr>
      <w:tr w:rsidR="00406A2A" w14:paraId="37DDEB6D" w14:textId="23BFDCCF" w:rsidTr="2AD621CB">
        <w:trPr>
          <w:trHeight w:val="16"/>
        </w:trPr>
        <w:tc>
          <w:tcPr>
            <w:tcW w:w="5000" w:type="pct"/>
            <w:gridSpan w:val="3"/>
            <w:tcMar>
              <w:top w:w="100" w:type="dxa"/>
              <w:left w:w="100" w:type="dxa"/>
              <w:bottom w:w="100" w:type="dxa"/>
              <w:right w:w="100" w:type="dxa"/>
            </w:tcMar>
          </w:tcPr>
          <w:p w14:paraId="1286B024" w14:textId="69CDF45A" w:rsidR="00406A2A" w:rsidRPr="30CBE066" w:rsidRDefault="00406A2A" w:rsidP="00501BAA">
            <w:pPr>
              <w:rPr>
                <w:b/>
                <w:lang w:val="en-US"/>
              </w:rPr>
            </w:pPr>
            <w:r w:rsidRPr="30CBE066">
              <w:rPr>
                <w:b/>
                <w:lang w:val="en-US"/>
              </w:rPr>
              <w:t>Actor phụ:</w:t>
            </w:r>
            <w:r w:rsidRPr="30CBE066">
              <w:rPr>
                <w:lang w:val="en-US"/>
              </w:rPr>
              <w:t xml:space="preserve"> </w:t>
            </w:r>
            <w:r>
              <w:t>SePay</w:t>
            </w:r>
            <w:r w:rsidR="00684CEB">
              <w:t>.</w:t>
            </w:r>
          </w:p>
        </w:tc>
      </w:tr>
      <w:tr w:rsidR="00406A2A" w14:paraId="509C854F" w14:textId="32A88A01" w:rsidTr="2AD621CB">
        <w:trPr>
          <w:trHeight w:val="16"/>
        </w:trPr>
        <w:tc>
          <w:tcPr>
            <w:tcW w:w="5000" w:type="pct"/>
            <w:gridSpan w:val="3"/>
            <w:tcMar>
              <w:top w:w="100" w:type="dxa"/>
              <w:left w:w="100" w:type="dxa"/>
              <w:bottom w:w="100" w:type="dxa"/>
              <w:right w:w="100" w:type="dxa"/>
            </w:tcMar>
          </w:tcPr>
          <w:p w14:paraId="06C31279" w14:textId="5C68114A" w:rsidR="00406A2A" w:rsidRPr="30CBE066" w:rsidRDefault="00406A2A" w:rsidP="00501BAA">
            <w:pPr>
              <w:rPr>
                <w:b/>
                <w:lang w:val="en-US"/>
              </w:rPr>
            </w:pPr>
            <w:r w:rsidRPr="30CBE066">
              <w:rPr>
                <w:b/>
                <w:lang w:val="en-US"/>
              </w:rPr>
              <w:lastRenderedPageBreak/>
              <w:t>Tiền điều kiện:</w:t>
            </w:r>
            <w:r w:rsidRPr="30CBE066">
              <w:rPr>
                <w:lang w:val="en-US"/>
              </w:rPr>
              <w:t xml:space="preserve"> </w:t>
            </w:r>
            <w:r w:rsidRPr="00847226">
              <w:t xml:space="preserve">Khách hàng đã tạo đơn hàng </w:t>
            </w:r>
            <w:r w:rsidR="00182D00">
              <w:t>đang ở trạng thái chưa thanh toán</w:t>
            </w:r>
            <w:r w:rsidRPr="00847226">
              <w:t xml:space="preserve"> và đang ở trang </w:t>
            </w:r>
            <w:r w:rsidR="00182D00">
              <w:t>thanh toán</w:t>
            </w:r>
            <w:r w:rsidRPr="00847226">
              <w:t>.</w:t>
            </w:r>
          </w:p>
        </w:tc>
      </w:tr>
      <w:tr w:rsidR="00406A2A" w14:paraId="338DC2F1" w14:textId="56F7BC09" w:rsidTr="2AD621CB">
        <w:trPr>
          <w:trHeight w:val="16"/>
        </w:trPr>
        <w:tc>
          <w:tcPr>
            <w:tcW w:w="5000" w:type="pct"/>
            <w:gridSpan w:val="3"/>
            <w:tcMar>
              <w:top w:w="100" w:type="dxa"/>
              <w:left w:w="100" w:type="dxa"/>
              <w:bottom w:w="100" w:type="dxa"/>
              <w:right w:w="100" w:type="dxa"/>
            </w:tcMar>
          </w:tcPr>
          <w:p w14:paraId="78F57BA9" w14:textId="76070DC0" w:rsidR="00406A2A" w:rsidRPr="30CBE066" w:rsidRDefault="00406A2A" w:rsidP="00501BAA">
            <w:pPr>
              <w:rPr>
                <w:b/>
                <w:lang w:val="en-US"/>
              </w:rPr>
            </w:pPr>
            <w:r w:rsidRPr="30CBE066">
              <w:rPr>
                <w:b/>
                <w:lang w:val="en-US"/>
              </w:rPr>
              <w:t>Hậu điều kiện:</w:t>
            </w:r>
            <w:r w:rsidRPr="30CBE066">
              <w:rPr>
                <w:lang w:val="en-US"/>
              </w:rPr>
              <w:t xml:space="preserve"> </w:t>
            </w:r>
            <w:r w:rsidRPr="00847226">
              <w:t xml:space="preserve">Giao dịch được lưu vào hệ thống. Nếu thành công: </w:t>
            </w:r>
            <w:r w:rsidR="00182D00">
              <w:t>Trạng thái đ</w:t>
            </w:r>
            <w:r w:rsidRPr="00847226">
              <w:t xml:space="preserve">ơn hàng </w:t>
            </w:r>
            <w:r w:rsidR="00182D00">
              <w:t>cập nhật thành đã thanh toán</w:t>
            </w:r>
            <w:r w:rsidRPr="00847226">
              <w:t>, hoá đơn được tạo</w:t>
            </w:r>
            <w:r w:rsidR="00182D00">
              <w:t xml:space="preserve"> và gửi cho khách hàng qua email</w:t>
            </w:r>
            <w:r w:rsidRPr="00847226">
              <w:t xml:space="preserve">. Nếu thất bại: Giao dịch </w:t>
            </w:r>
            <w:r>
              <w:t xml:space="preserve">vẫn </w:t>
            </w:r>
            <w:r w:rsidRPr="00847226">
              <w:t xml:space="preserve">ghi </w:t>
            </w:r>
            <w:r>
              <w:t>lại</w:t>
            </w:r>
            <w:r w:rsidRPr="00847226">
              <w:t xml:space="preserve">, đơn hàng vẫn </w:t>
            </w:r>
            <w:r w:rsidR="00182D00">
              <w:t>giữ nguyên trạng thái chưa thanh toán</w:t>
            </w:r>
            <w:r w:rsidRPr="00847226">
              <w:t>.</w:t>
            </w:r>
          </w:p>
        </w:tc>
      </w:tr>
      <w:tr w:rsidR="00406A2A" w14:paraId="1E3CBBDA" w14:textId="7AA42DE4" w:rsidTr="2AD621CB">
        <w:trPr>
          <w:trHeight w:val="16"/>
        </w:trPr>
        <w:tc>
          <w:tcPr>
            <w:tcW w:w="5000" w:type="pct"/>
            <w:gridSpan w:val="3"/>
            <w:shd w:val="clear" w:color="auto" w:fill="F2F2F2" w:themeFill="background1" w:themeFillShade="F2"/>
            <w:tcMar>
              <w:top w:w="100" w:type="dxa"/>
              <w:left w:w="100" w:type="dxa"/>
              <w:bottom w:w="100" w:type="dxa"/>
              <w:right w:w="100" w:type="dxa"/>
            </w:tcMar>
          </w:tcPr>
          <w:p w14:paraId="07818575" w14:textId="11CA3316" w:rsidR="00406A2A" w:rsidRPr="57F0573F" w:rsidRDefault="00406A2A" w:rsidP="00501BAA">
            <w:pPr>
              <w:rPr>
                <w:b/>
                <w:lang w:val="en-US"/>
              </w:rPr>
            </w:pPr>
            <w:r w:rsidRPr="57F0573F">
              <w:rPr>
                <w:b/>
                <w:lang w:val="en-US"/>
              </w:rPr>
              <w:t>Luồng sự kiện chính:</w:t>
            </w:r>
          </w:p>
        </w:tc>
      </w:tr>
      <w:tr w:rsidR="00406A2A" w14:paraId="22766D9E" w14:textId="78A9D763" w:rsidTr="2AD621CB">
        <w:trPr>
          <w:trHeight w:val="18"/>
        </w:trPr>
        <w:tc>
          <w:tcPr>
            <w:tcW w:w="1844" w:type="pct"/>
            <w:tcMar>
              <w:top w:w="100" w:type="dxa"/>
              <w:left w:w="100" w:type="dxa"/>
              <w:bottom w:w="100" w:type="dxa"/>
              <w:right w:w="100" w:type="dxa"/>
            </w:tcMar>
          </w:tcPr>
          <w:p w14:paraId="1AFF582A" w14:textId="77777777" w:rsidR="00406A2A" w:rsidRPr="00055229" w:rsidRDefault="00406A2A" w:rsidP="00501BAA">
            <w:pPr>
              <w:jc w:val="center"/>
              <w:rPr>
                <w:b/>
                <w:bCs/>
              </w:rPr>
            </w:pPr>
            <w:r>
              <w:rPr>
                <w:b/>
                <w:bCs/>
              </w:rPr>
              <w:t>Actor</w:t>
            </w:r>
          </w:p>
        </w:tc>
        <w:tc>
          <w:tcPr>
            <w:tcW w:w="1578" w:type="pct"/>
            <w:tcMar>
              <w:top w:w="100" w:type="dxa"/>
              <w:left w:w="100" w:type="dxa"/>
              <w:bottom w:w="100" w:type="dxa"/>
              <w:right w:w="100" w:type="dxa"/>
            </w:tcMar>
          </w:tcPr>
          <w:p w14:paraId="50E5FF0D" w14:textId="77777777" w:rsidR="00406A2A" w:rsidRPr="00055229" w:rsidRDefault="00406A2A" w:rsidP="00501BAA">
            <w:pPr>
              <w:jc w:val="center"/>
              <w:rPr>
                <w:b/>
                <w:lang w:val="en-US"/>
              </w:rPr>
            </w:pPr>
            <w:r w:rsidRPr="57F0573F">
              <w:rPr>
                <w:b/>
                <w:lang w:val="en-US"/>
              </w:rPr>
              <w:t>Hệ thống</w:t>
            </w:r>
          </w:p>
        </w:tc>
        <w:tc>
          <w:tcPr>
            <w:tcW w:w="1578" w:type="pct"/>
          </w:tcPr>
          <w:p w14:paraId="26B8EDA6" w14:textId="44FCB460" w:rsidR="00406A2A" w:rsidRPr="57F0573F" w:rsidRDefault="00406A2A" w:rsidP="00501BAA">
            <w:pPr>
              <w:jc w:val="center"/>
              <w:rPr>
                <w:b/>
                <w:lang w:val="en-US"/>
              </w:rPr>
            </w:pPr>
            <w:r>
              <w:rPr>
                <w:b/>
                <w:lang w:val="en-US"/>
              </w:rPr>
              <w:t>SePay</w:t>
            </w:r>
          </w:p>
        </w:tc>
      </w:tr>
      <w:tr w:rsidR="00406A2A" w14:paraId="6795C423" w14:textId="43A1CFE9" w:rsidTr="2AD621CB">
        <w:trPr>
          <w:trHeight w:val="161"/>
        </w:trPr>
        <w:tc>
          <w:tcPr>
            <w:tcW w:w="1844" w:type="pct"/>
            <w:tcMar>
              <w:top w:w="100" w:type="dxa"/>
              <w:left w:w="100" w:type="dxa"/>
              <w:bottom w:w="100" w:type="dxa"/>
              <w:right w:w="100" w:type="dxa"/>
            </w:tcMar>
          </w:tcPr>
          <w:p w14:paraId="3457FC59" w14:textId="10387DC6" w:rsidR="00406A2A" w:rsidRPr="00E10F1B" w:rsidRDefault="00406A2A" w:rsidP="00501BAA">
            <w:pPr>
              <w:rPr>
                <w:bCs/>
                <w:lang w:val="en-US"/>
              </w:rPr>
            </w:pPr>
            <w:r w:rsidRPr="00C01366">
              <w:rPr>
                <w:bCs/>
                <w:lang w:val="en-US"/>
              </w:rPr>
              <w:t>1. Quét QR code hoặc chuyển khoản thủ công theo thông tin tài khoản</w:t>
            </w:r>
            <w:r>
              <w:rPr>
                <w:bCs/>
                <w:lang w:val="en-US"/>
              </w:rPr>
              <w:t>.</w:t>
            </w:r>
          </w:p>
        </w:tc>
        <w:tc>
          <w:tcPr>
            <w:tcW w:w="1578" w:type="pct"/>
            <w:tcMar>
              <w:top w:w="100" w:type="dxa"/>
              <w:left w:w="100" w:type="dxa"/>
              <w:bottom w:w="100" w:type="dxa"/>
              <w:right w:w="100" w:type="dxa"/>
            </w:tcMar>
          </w:tcPr>
          <w:p w14:paraId="2E78B3C8" w14:textId="07D4CC0D" w:rsidR="00406A2A" w:rsidRPr="00E10F1B" w:rsidRDefault="00406A2A" w:rsidP="00501BAA">
            <w:pPr>
              <w:rPr>
                <w:bCs/>
              </w:rPr>
            </w:pPr>
          </w:p>
        </w:tc>
        <w:tc>
          <w:tcPr>
            <w:tcW w:w="1578" w:type="pct"/>
          </w:tcPr>
          <w:p w14:paraId="31B1F576" w14:textId="07A767E1" w:rsidR="00406A2A" w:rsidRPr="00E31E13" w:rsidRDefault="2AD621CB" w:rsidP="00501BAA">
            <w:r w:rsidRPr="2AD621CB">
              <w:rPr>
                <w:lang w:val="en-US"/>
              </w:rPr>
              <w:t>2. SePay gửi webhook với thông tin giao dịch (mã đơn, mã tham chiếu, số tiền, ngày giờ) vào hệ thống.</w:t>
            </w:r>
          </w:p>
        </w:tc>
      </w:tr>
      <w:tr w:rsidR="00406A2A" w14:paraId="540F62F5" w14:textId="77777777" w:rsidTr="2AD621CB">
        <w:trPr>
          <w:trHeight w:val="161"/>
        </w:trPr>
        <w:tc>
          <w:tcPr>
            <w:tcW w:w="1844" w:type="pct"/>
            <w:tcMar>
              <w:top w:w="100" w:type="dxa"/>
              <w:left w:w="100" w:type="dxa"/>
              <w:bottom w:w="100" w:type="dxa"/>
              <w:right w:w="100" w:type="dxa"/>
            </w:tcMar>
          </w:tcPr>
          <w:p w14:paraId="59DFCF59" w14:textId="77777777" w:rsidR="00406A2A" w:rsidRPr="00C01366" w:rsidRDefault="00406A2A" w:rsidP="00501BAA">
            <w:pPr>
              <w:rPr>
                <w:bCs/>
                <w:lang w:val="en-US"/>
              </w:rPr>
            </w:pPr>
          </w:p>
        </w:tc>
        <w:tc>
          <w:tcPr>
            <w:tcW w:w="1578" w:type="pct"/>
            <w:tcMar>
              <w:top w:w="100" w:type="dxa"/>
              <w:left w:w="100" w:type="dxa"/>
              <w:bottom w:w="100" w:type="dxa"/>
              <w:right w:w="100" w:type="dxa"/>
            </w:tcMar>
          </w:tcPr>
          <w:p w14:paraId="7A2271EE" w14:textId="4D715DFA" w:rsidR="00406A2A" w:rsidRPr="00E10F1B" w:rsidRDefault="2AD621CB" w:rsidP="00501BAA">
            <w:r w:rsidRPr="2AD621CB">
              <w:rPr>
                <w:lang w:val="en-US"/>
              </w:rPr>
              <w:t>3. Nhận Webhook từ Sepay</w:t>
            </w:r>
            <w:r w:rsidR="00330EBB">
              <w:rPr>
                <w:lang w:val="en-US"/>
              </w:rPr>
              <w:t>.</w:t>
            </w:r>
          </w:p>
        </w:tc>
        <w:tc>
          <w:tcPr>
            <w:tcW w:w="1578" w:type="pct"/>
          </w:tcPr>
          <w:p w14:paraId="1679A72F" w14:textId="77777777" w:rsidR="00406A2A" w:rsidRPr="00E31E13" w:rsidRDefault="00406A2A" w:rsidP="00501BAA">
            <w:pPr>
              <w:rPr>
                <w:bCs/>
              </w:rPr>
            </w:pPr>
          </w:p>
        </w:tc>
      </w:tr>
      <w:tr w:rsidR="00406A2A" w14:paraId="79BD694A" w14:textId="4A277B8C" w:rsidTr="2AD621CB">
        <w:trPr>
          <w:trHeight w:val="16"/>
        </w:trPr>
        <w:tc>
          <w:tcPr>
            <w:tcW w:w="1844" w:type="pct"/>
            <w:tcMar>
              <w:top w:w="100" w:type="dxa"/>
              <w:left w:w="100" w:type="dxa"/>
              <w:bottom w:w="100" w:type="dxa"/>
              <w:right w:w="100" w:type="dxa"/>
            </w:tcMar>
          </w:tcPr>
          <w:p w14:paraId="779273AA" w14:textId="4E3A7A60" w:rsidR="00406A2A" w:rsidRPr="00E10F1B" w:rsidRDefault="00406A2A" w:rsidP="00501BAA">
            <w:pPr>
              <w:rPr>
                <w:bCs/>
                <w:lang w:val="en-US"/>
              </w:rPr>
            </w:pPr>
          </w:p>
        </w:tc>
        <w:tc>
          <w:tcPr>
            <w:tcW w:w="1578" w:type="pct"/>
            <w:tcMar>
              <w:top w:w="100" w:type="dxa"/>
              <w:left w:w="100" w:type="dxa"/>
              <w:bottom w:w="100" w:type="dxa"/>
              <w:right w:w="100" w:type="dxa"/>
            </w:tcMar>
          </w:tcPr>
          <w:p w14:paraId="486C31C0" w14:textId="686A2A39" w:rsidR="00406A2A" w:rsidRPr="00E10F1B" w:rsidRDefault="00406A2A" w:rsidP="00501BAA">
            <w:pPr>
              <w:rPr>
                <w:bCs/>
                <w:lang w:val="en-US"/>
              </w:rPr>
            </w:pPr>
            <w:r>
              <w:rPr>
                <w:bCs/>
                <w:lang w:val="en-US"/>
              </w:rPr>
              <w:t>4</w:t>
            </w:r>
            <w:r w:rsidRPr="00702009">
              <w:rPr>
                <w:bCs/>
                <w:lang w:val="en-US"/>
              </w:rPr>
              <w:t>. Kiểm tra mã đơn hàng tồn tại.</w:t>
            </w:r>
          </w:p>
        </w:tc>
        <w:tc>
          <w:tcPr>
            <w:tcW w:w="1578" w:type="pct"/>
          </w:tcPr>
          <w:p w14:paraId="67BB87F8" w14:textId="77777777" w:rsidR="00406A2A" w:rsidRPr="00702009" w:rsidRDefault="00406A2A" w:rsidP="00501BAA">
            <w:pPr>
              <w:rPr>
                <w:bCs/>
                <w:lang w:val="en-US"/>
              </w:rPr>
            </w:pPr>
          </w:p>
        </w:tc>
      </w:tr>
      <w:tr w:rsidR="00406A2A" w14:paraId="37134972" w14:textId="084181A8" w:rsidTr="2AD621CB">
        <w:trPr>
          <w:trHeight w:val="16"/>
        </w:trPr>
        <w:tc>
          <w:tcPr>
            <w:tcW w:w="1844" w:type="pct"/>
            <w:tcMar>
              <w:top w:w="100" w:type="dxa"/>
              <w:left w:w="100" w:type="dxa"/>
              <w:bottom w:w="100" w:type="dxa"/>
              <w:right w:w="100" w:type="dxa"/>
            </w:tcMar>
          </w:tcPr>
          <w:p w14:paraId="727D3437" w14:textId="77777777" w:rsidR="00406A2A" w:rsidRPr="00E10F1B" w:rsidRDefault="00406A2A" w:rsidP="00501BAA">
            <w:pPr>
              <w:rPr>
                <w:bCs/>
              </w:rPr>
            </w:pPr>
          </w:p>
        </w:tc>
        <w:tc>
          <w:tcPr>
            <w:tcW w:w="1578" w:type="pct"/>
            <w:tcMar>
              <w:top w:w="100" w:type="dxa"/>
              <w:left w:w="100" w:type="dxa"/>
              <w:bottom w:w="100" w:type="dxa"/>
              <w:right w:w="100" w:type="dxa"/>
            </w:tcMar>
          </w:tcPr>
          <w:p w14:paraId="48491765" w14:textId="735A01AE" w:rsidR="00406A2A" w:rsidRPr="00E10F1B" w:rsidRDefault="2AD621CB" w:rsidP="00501BAA">
            <w:r w:rsidRPr="2AD621CB">
              <w:rPr>
                <w:lang w:val="en-US"/>
              </w:rPr>
              <w:t xml:space="preserve">5. Kiểm tra trạng thái đơn </w:t>
            </w:r>
            <w:r w:rsidR="00FC255A">
              <w:rPr>
                <w:lang w:val="en-US"/>
              </w:rPr>
              <w:t xml:space="preserve">hàng </w:t>
            </w:r>
            <w:r w:rsidR="00182D00">
              <w:rPr>
                <w:lang w:val="en-US"/>
              </w:rPr>
              <w:t>là chưa thanh toán.</w:t>
            </w:r>
          </w:p>
        </w:tc>
        <w:tc>
          <w:tcPr>
            <w:tcW w:w="1578" w:type="pct"/>
          </w:tcPr>
          <w:p w14:paraId="5417CCDE" w14:textId="77777777" w:rsidR="00406A2A" w:rsidRPr="00702009" w:rsidRDefault="00406A2A" w:rsidP="00501BAA">
            <w:pPr>
              <w:rPr>
                <w:bCs/>
              </w:rPr>
            </w:pPr>
          </w:p>
        </w:tc>
      </w:tr>
      <w:tr w:rsidR="00563993" w14:paraId="7F7D3B97" w14:textId="77777777" w:rsidTr="2AD621CB">
        <w:trPr>
          <w:trHeight w:val="16"/>
        </w:trPr>
        <w:tc>
          <w:tcPr>
            <w:tcW w:w="1844" w:type="pct"/>
            <w:tcMar>
              <w:top w:w="100" w:type="dxa"/>
              <w:left w:w="100" w:type="dxa"/>
              <w:bottom w:w="100" w:type="dxa"/>
              <w:right w:w="100" w:type="dxa"/>
            </w:tcMar>
          </w:tcPr>
          <w:p w14:paraId="525D1F67" w14:textId="77777777" w:rsidR="00563993" w:rsidRPr="00E10F1B" w:rsidRDefault="00563993" w:rsidP="00501BAA">
            <w:pPr>
              <w:rPr>
                <w:bCs/>
              </w:rPr>
            </w:pPr>
          </w:p>
        </w:tc>
        <w:tc>
          <w:tcPr>
            <w:tcW w:w="1578" w:type="pct"/>
            <w:tcMar>
              <w:top w:w="100" w:type="dxa"/>
              <w:left w:w="100" w:type="dxa"/>
              <w:bottom w:w="100" w:type="dxa"/>
              <w:right w:w="100" w:type="dxa"/>
            </w:tcMar>
          </w:tcPr>
          <w:p w14:paraId="598A9AB8" w14:textId="61360349" w:rsidR="00563993" w:rsidRPr="2AD621CB" w:rsidRDefault="00563993" w:rsidP="00501BAA">
            <w:pPr>
              <w:rPr>
                <w:lang w:val="en-US"/>
              </w:rPr>
            </w:pPr>
            <w:r>
              <w:rPr>
                <w:lang w:val="en-US"/>
              </w:rPr>
              <w:t>6. Lưu giao dịch.</w:t>
            </w:r>
          </w:p>
        </w:tc>
        <w:tc>
          <w:tcPr>
            <w:tcW w:w="1578" w:type="pct"/>
          </w:tcPr>
          <w:p w14:paraId="355E58B1" w14:textId="77777777" w:rsidR="00563993" w:rsidRPr="00702009" w:rsidRDefault="00563993" w:rsidP="00501BAA">
            <w:pPr>
              <w:rPr>
                <w:bCs/>
              </w:rPr>
            </w:pPr>
          </w:p>
        </w:tc>
      </w:tr>
      <w:tr w:rsidR="00182D00" w14:paraId="5DD4D4AD" w14:textId="77777777" w:rsidTr="2AD621CB">
        <w:trPr>
          <w:trHeight w:val="16"/>
        </w:trPr>
        <w:tc>
          <w:tcPr>
            <w:tcW w:w="1844" w:type="pct"/>
            <w:tcMar>
              <w:top w:w="100" w:type="dxa"/>
              <w:left w:w="100" w:type="dxa"/>
              <w:bottom w:w="100" w:type="dxa"/>
              <w:right w:w="100" w:type="dxa"/>
            </w:tcMar>
          </w:tcPr>
          <w:p w14:paraId="221A3EE0" w14:textId="77777777" w:rsidR="00182D00" w:rsidRPr="00E10F1B" w:rsidRDefault="00182D00" w:rsidP="00501BAA">
            <w:pPr>
              <w:rPr>
                <w:bCs/>
              </w:rPr>
            </w:pPr>
          </w:p>
        </w:tc>
        <w:tc>
          <w:tcPr>
            <w:tcW w:w="1578" w:type="pct"/>
            <w:tcMar>
              <w:top w:w="100" w:type="dxa"/>
              <w:left w:w="100" w:type="dxa"/>
              <w:bottom w:w="100" w:type="dxa"/>
              <w:right w:w="100" w:type="dxa"/>
            </w:tcMar>
          </w:tcPr>
          <w:p w14:paraId="63EAE766" w14:textId="70735D61" w:rsidR="00182D00" w:rsidRPr="2AD621CB" w:rsidRDefault="00563993" w:rsidP="00501BAA">
            <w:pPr>
              <w:rPr>
                <w:lang w:val="en-US"/>
              </w:rPr>
            </w:pPr>
            <w:r>
              <w:rPr>
                <w:lang w:val="en-US"/>
              </w:rPr>
              <w:t>7</w:t>
            </w:r>
            <w:r w:rsidR="00182D00">
              <w:rPr>
                <w:lang w:val="en-US"/>
              </w:rPr>
              <w:t xml:space="preserve">. Kiểm tra </w:t>
            </w:r>
            <w:r w:rsidR="00182D00" w:rsidRPr="2AD621CB">
              <w:rPr>
                <w:lang w:val="en-US"/>
              </w:rPr>
              <w:t>số tiền chuyển khớp với tổng đơn</w:t>
            </w:r>
            <w:r w:rsidR="00182D00">
              <w:rPr>
                <w:lang w:val="en-US"/>
              </w:rPr>
              <w:t>.</w:t>
            </w:r>
          </w:p>
        </w:tc>
        <w:tc>
          <w:tcPr>
            <w:tcW w:w="1578" w:type="pct"/>
          </w:tcPr>
          <w:p w14:paraId="45BC2499" w14:textId="77777777" w:rsidR="00182D00" w:rsidRPr="00702009" w:rsidRDefault="00182D00" w:rsidP="00501BAA">
            <w:pPr>
              <w:rPr>
                <w:bCs/>
              </w:rPr>
            </w:pPr>
          </w:p>
        </w:tc>
      </w:tr>
      <w:tr w:rsidR="00406A2A" w14:paraId="1EFD4B37" w14:textId="74F3B8B4" w:rsidTr="2AD621CB">
        <w:trPr>
          <w:trHeight w:val="16"/>
        </w:trPr>
        <w:tc>
          <w:tcPr>
            <w:tcW w:w="1844" w:type="pct"/>
            <w:tcMar>
              <w:top w:w="100" w:type="dxa"/>
              <w:left w:w="100" w:type="dxa"/>
              <w:bottom w:w="100" w:type="dxa"/>
              <w:right w:w="100" w:type="dxa"/>
            </w:tcMar>
          </w:tcPr>
          <w:p w14:paraId="79F56663" w14:textId="77777777" w:rsidR="00406A2A" w:rsidRPr="00E10F1B" w:rsidRDefault="00406A2A" w:rsidP="00501BAA">
            <w:pPr>
              <w:rPr>
                <w:bCs/>
              </w:rPr>
            </w:pPr>
          </w:p>
        </w:tc>
        <w:tc>
          <w:tcPr>
            <w:tcW w:w="1578" w:type="pct"/>
            <w:tcMar>
              <w:top w:w="100" w:type="dxa"/>
              <w:left w:w="100" w:type="dxa"/>
              <w:bottom w:w="100" w:type="dxa"/>
              <w:right w:w="100" w:type="dxa"/>
            </w:tcMar>
          </w:tcPr>
          <w:p w14:paraId="5665EB36" w14:textId="5F33BE87" w:rsidR="00406A2A" w:rsidRPr="003A2567" w:rsidRDefault="00563993" w:rsidP="00501BAA">
            <w:r>
              <w:rPr>
                <w:lang w:val="en-US"/>
              </w:rPr>
              <w:t>8</w:t>
            </w:r>
            <w:r w:rsidR="2AD621CB" w:rsidRPr="2AD621CB">
              <w:rPr>
                <w:lang w:val="en-US"/>
              </w:rPr>
              <w:t xml:space="preserve">. Cập nhật trạng thái đơn thành </w:t>
            </w:r>
            <w:r w:rsidR="00182D00">
              <w:rPr>
                <w:lang w:val="en-US"/>
              </w:rPr>
              <w:t>đã thanh toán</w:t>
            </w:r>
            <w:r w:rsidR="2AD621CB" w:rsidRPr="2AD621CB">
              <w:rPr>
                <w:lang w:val="en-US"/>
              </w:rPr>
              <w:t>, lưu giao dịch.</w:t>
            </w:r>
          </w:p>
        </w:tc>
        <w:tc>
          <w:tcPr>
            <w:tcW w:w="1578" w:type="pct"/>
          </w:tcPr>
          <w:p w14:paraId="4501CA7A" w14:textId="77777777" w:rsidR="00406A2A" w:rsidRPr="00702009" w:rsidRDefault="00406A2A" w:rsidP="00501BAA">
            <w:pPr>
              <w:rPr>
                <w:bCs/>
              </w:rPr>
            </w:pPr>
          </w:p>
        </w:tc>
      </w:tr>
      <w:tr w:rsidR="00406A2A" w14:paraId="3D8C47C4" w14:textId="41EB5075" w:rsidTr="2AD621CB">
        <w:trPr>
          <w:trHeight w:val="16"/>
        </w:trPr>
        <w:tc>
          <w:tcPr>
            <w:tcW w:w="1844" w:type="pct"/>
            <w:tcMar>
              <w:top w:w="100" w:type="dxa"/>
              <w:left w:w="100" w:type="dxa"/>
              <w:bottom w:w="100" w:type="dxa"/>
              <w:right w:w="100" w:type="dxa"/>
            </w:tcMar>
          </w:tcPr>
          <w:p w14:paraId="763B333A" w14:textId="2AC3413B" w:rsidR="00406A2A" w:rsidRPr="00E10F1B" w:rsidRDefault="00406A2A" w:rsidP="00501BAA">
            <w:pPr>
              <w:rPr>
                <w:bCs/>
              </w:rPr>
            </w:pPr>
          </w:p>
        </w:tc>
        <w:tc>
          <w:tcPr>
            <w:tcW w:w="1578" w:type="pct"/>
            <w:tcMar>
              <w:top w:w="100" w:type="dxa"/>
              <w:left w:w="100" w:type="dxa"/>
              <w:bottom w:w="100" w:type="dxa"/>
              <w:right w:w="100" w:type="dxa"/>
            </w:tcMar>
          </w:tcPr>
          <w:p w14:paraId="58292564" w14:textId="6D10E947" w:rsidR="00406A2A" w:rsidRPr="003A2567" w:rsidRDefault="00563993" w:rsidP="00501BAA">
            <w:r>
              <w:rPr>
                <w:lang w:val="en-US"/>
              </w:rPr>
              <w:t>9</w:t>
            </w:r>
            <w:r w:rsidR="2AD621CB" w:rsidRPr="2AD621CB">
              <w:rPr>
                <w:lang w:val="en-US"/>
              </w:rPr>
              <w:t>. Tạo hoá đơn điện tử qua SePay</w:t>
            </w:r>
            <w:r>
              <w:rPr>
                <w:lang w:val="en-US"/>
              </w:rPr>
              <w:t>.</w:t>
            </w:r>
          </w:p>
        </w:tc>
        <w:tc>
          <w:tcPr>
            <w:tcW w:w="1578" w:type="pct"/>
          </w:tcPr>
          <w:p w14:paraId="7B7A677A" w14:textId="77777777" w:rsidR="00406A2A" w:rsidRPr="00702009" w:rsidRDefault="00406A2A" w:rsidP="00501BAA">
            <w:pPr>
              <w:rPr>
                <w:bCs/>
              </w:rPr>
            </w:pPr>
          </w:p>
        </w:tc>
      </w:tr>
      <w:tr w:rsidR="00406A2A" w14:paraId="41C10559" w14:textId="6937A9C9" w:rsidTr="2AD621CB">
        <w:trPr>
          <w:trHeight w:val="16"/>
        </w:trPr>
        <w:tc>
          <w:tcPr>
            <w:tcW w:w="1844" w:type="pct"/>
            <w:tcMar>
              <w:top w:w="100" w:type="dxa"/>
              <w:left w:w="100" w:type="dxa"/>
              <w:bottom w:w="100" w:type="dxa"/>
              <w:right w:w="100" w:type="dxa"/>
            </w:tcMar>
          </w:tcPr>
          <w:p w14:paraId="749EA4EE" w14:textId="77777777" w:rsidR="00406A2A" w:rsidRPr="00E10F1B" w:rsidRDefault="00406A2A" w:rsidP="00501BAA">
            <w:pPr>
              <w:rPr>
                <w:bCs/>
              </w:rPr>
            </w:pPr>
          </w:p>
        </w:tc>
        <w:tc>
          <w:tcPr>
            <w:tcW w:w="1578" w:type="pct"/>
            <w:tcMar>
              <w:top w:w="100" w:type="dxa"/>
              <w:left w:w="100" w:type="dxa"/>
              <w:bottom w:w="100" w:type="dxa"/>
              <w:right w:w="100" w:type="dxa"/>
            </w:tcMar>
          </w:tcPr>
          <w:p w14:paraId="052A45B6" w14:textId="7032C3D0" w:rsidR="00406A2A" w:rsidRPr="00702009" w:rsidRDefault="00563993" w:rsidP="2AD621CB">
            <w:pPr>
              <w:rPr>
                <w:lang w:val="en-US"/>
              </w:rPr>
            </w:pPr>
            <w:r>
              <w:rPr>
                <w:lang w:val="en-US"/>
              </w:rPr>
              <w:t>10</w:t>
            </w:r>
            <w:r w:rsidR="2AD621CB" w:rsidRPr="2AD621CB">
              <w:rPr>
                <w:lang w:val="en-US"/>
              </w:rPr>
              <w:t>. Gửi email xác nhận chứa link hoá đơn tới khách hàng.</w:t>
            </w:r>
            <w:r w:rsidR="00406A2A">
              <w:tab/>
            </w:r>
          </w:p>
        </w:tc>
        <w:tc>
          <w:tcPr>
            <w:tcW w:w="1578" w:type="pct"/>
          </w:tcPr>
          <w:p w14:paraId="17797DEE" w14:textId="77777777" w:rsidR="00406A2A" w:rsidRPr="00CE52AF" w:rsidRDefault="00406A2A" w:rsidP="00501BAA">
            <w:pPr>
              <w:rPr>
                <w:bCs/>
              </w:rPr>
            </w:pPr>
          </w:p>
        </w:tc>
      </w:tr>
      <w:tr w:rsidR="00563993" w14:paraId="59218246" w14:textId="77777777" w:rsidTr="2AD621CB">
        <w:trPr>
          <w:trHeight w:val="16"/>
        </w:trPr>
        <w:tc>
          <w:tcPr>
            <w:tcW w:w="1844" w:type="pct"/>
            <w:tcMar>
              <w:top w:w="100" w:type="dxa"/>
              <w:left w:w="100" w:type="dxa"/>
              <w:bottom w:w="100" w:type="dxa"/>
              <w:right w:w="100" w:type="dxa"/>
            </w:tcMar>
          </w:tcPr>
          <w:p w14:paraId="302B5496" w14:textId="3B728572" w:rsidR="00563993" w:rsidRPr="00E10F1B" w:rsidRDefault="00563993" w:rsidP="00501BAA">
            <w:pPr>
              <w:rPr>
                <w:bCs/>
              </w:rPr>
            </w:pPr>
            <w:r>
              <w:rPr>
                <w:bCs/>
              </w:rPr>
              <w:t>11. Người dùng ấn nút kiểm tra thanh toán hoặc làm mới lại trang.</w:t>
            </w:r>
          </w:p>
        </w:tc>
        <w:tc>
          <w:tcPr>
            <w:tcW w:w="1578" w:type="pct"/>
            <w:tcMar>
              <w:top w:w="100" w:type="dxa"/>
              <w:left w:w="100" w:type="dxa"/>
              <w:bottom w:w="100" w:type="dxa"/>
              <w:right w:w="100" w:type="dxa"/>
            </w:tcMar>
          </w:tcPr>
          <w:p w14:paraId="0958C561" w14:textId="77777777" w:rsidR="00563993" w:rsidRDefault="00563993" w:rsidP="2AD621CB">
            <w:pPr>
              <w:rPr>
                <w:lang w:val="en-US"/>
              </w:rPr>
            </w:pPr>
          </w:p>
        </w:tc>
        <w:tc>
          <w:tcPr>
            <w:tcW w:w="1578" w:type="pct"/>
          </w:tcPr>
          <w:p w14:paraId="2D98C746" w14:textId="77777777" w:rsidR="00563993" w:rsidRPr="00CE52AF" w:rsidRDefault="00563993" w:rsidP="00501BAA">
            <w:pPr>
              <w:rPr>
                <w:bCs/>
              </w:rPr>
            </w:pPr>
          </w:p>
        </w:tc>
      </w:tr>
      <w:tr w:rsidR="00406A2A" w14:paraId="00341847" w14:textId="4CCA07AE" w:rsidTr="2AD621CB">
        <w:trPr>
          <w:trHeight w:val="16"/>
        </w:trPr>
        <w:tc>
          <w:tcPr>
            <w:tcW w:w="1844" w:type="pct"/>
            <w:tcMar>
              <w:top w:w="100" w:type="dxa"/>
              <w:left w:w="100" w:type="dxa"/>
              <w:bottom w:w="100" w:type="dxa"/>
              <w:right w:w="100" w:type="dxa"/>
            </w:tcMar>
          </w:tcPr>
          <w:p w14:paraId="63A34260" w14:textId="77777777" w:rsidR="00406A2A" w:rsidRPr="00E10F1B" w:rsidRDefault="00406A2A" w:rsidP="00501BAA">
            <w:pPr>
              <w:rPr>
                <w:bCs/>
              </w:rPr>
            </w:pPr>
          </w:p>
        </w:tc>
        <w:tc>
          <w:tcPr>
            <w:tcW w:w="1578" w:type="pct"/>
            <w:tcMar>
              <w:top w:w="100" w:type="dxa"/>
              <w:left w:w="100" w:type="dxa"/>
              <w:bottom w:w="100" w:type="dxa"/>
              <w:right w:w="100" w:type="dxa"/>
            </w:tcMar>
          </w:tcPr>
          <w:p w14:paraId="093638F7" w14:textId="5852A8E4" w:rsidR="00406A2A" w:rsidRPr="00702009" w:rsidRDefault="00563993" w:rsidP="00501BAA">
            <w:r>
              <w:rPr>
                <w:lang w:val="en-US"/>
              </w:rPr>
              <w:t>12</w:t>
            </w:r>
            <w:r w:rsidR="2AD621CB" w:rsidRPr="2AD621CB">
              <w:rPr>
                <w:lang w:val="en-US"/>
              </w:rPr>
              <w:t xml:space="preserve">. </w:t>
            </w:r>
            <w:r>
              <w:rPr>
                <w:lang w:val="en-US"/>
              </w:rPr>
              <w:t>Chuyển hướng người dùng</w:t>
            </w:r>
            <w:r w:rsidR="2AD621CB" w:rsidRPr="2AD621CB">
              <w:rPr>
                <w:lang w:val="en-US"/>
              </w:rPr>
              <w:t xml:space="preserve"> về trang chi tiết hóa đơn.</w:t>
            </w:r>
          </w:p>
        </w:tc>
        <w:tc>
          <w:tcPr>
            <w:tcW w:w="1578" w:type="pct"/>
          </w:tcPr>
          <w:p w14:paraId="7D95853C" w14:textId="77777777" w:rsidR="00406A2A" w:rsidRPr="00CE52AF" w:rsidRDefault="00406A2A" w:rsidP="00501BAA">
            <w:pPr>
              <w:rPr>
                <w:bCs/>
              </w:rPr>
            </w:pPr>
          </w:p>
        </w:tc>
      </w:tr>
      <w:tr w:rsidR="00406A2A" w14:paraId="1BCB7BC3" w14:textId="63169F5B" w:rsidTr="2AD621CB">
        <w:trPr>
          <w:trHeight w:val="18"/>
        </w:trPr>
        <w:tc>
          <w:tcPr>
            <w:tcW w:w="3422" w:type="pct"/>
            <w:gridSpan w:val="2"/>
            <w:shd w:val="clear" w:color="auto" w:fill="F2F2F2" w:themeFill="background1" w:themeFillShade="F2"/>
            <w:tcMar>
              <w:top w:w="100" w:type="dxa"/>
              <w:left w:w="100" w:type="dxa"/>
              <w:bottom w:w="100" w:type="dxa"/>
              <w:right w:w="100" w:type="dxa"/>
            </w:tcMar>
          </w:tcPr>
          <w:p w14:paraId="49AA0D42" w14:textId="77777777" w:rsidR="00406A2A" w:rsidRDefault="00406A2A" w:rsidP="00501BAA">
            <w:r w:rsidRPr="57F0573F">
              <w:rPr>
                <w:b/>
                <w:lang w:val="en-US"/>
              </w:rPr>
              <w:t>Luồng sự kiện thay thế:</w:t>
            </w:r>
          </w:p>
        </w:tc>
        <w:tc>
          <w:tcPr>
            <w:tcW w:w="1578" w:type="pct"/>
            <w:shd w:val="clear" w:color="auto" w:fill="F2F2F2" w:themeFill="background1" w:themeFillShade="F2"/>
          </w:tcPr>
          <w:p w14:paraId="75EC50FA" w14:textId="77777777" w:rsidR="00406A2A" w:rsidRPr="57F0573F" w:rsidRDefault="00406A2A" w:rsidP="00501BAA">
            <w:pPr>
              <w:rPr>
                <w:b/>
                <w:lang w:val="en-US"/>
              </w:rPr>
            </w:pPr>
          </w:p>
        </w:tc>
      </w:tr>
      <w:tr w:rsidR="00406A2A" w14:paraId="69E98310" w14:textId="18455911" w:rsidTr="2AD621CB">
        <w:trPr>
          <w:trHeight w:val="16"/>
        </w:trPr>
        <w:tc>
          <w:tcPr>
            <w:tcW w:w="1844" w:type="pct"/>
            <w:tcMar>
              <w:top w:w="100" w:type="dxa"/>
              <w:left w:w="100" w:type="dxa"/>
              <w:bottom w:w="100" w:type="dxa"/>
              <w:right w:w="100" w:type="dxa"/>
            </w:tcMar>
          </w:tcPr>
          <w:p w14:paraId="6857B90F" w14:textId="2DF5092D" w:rsidR="00406A2A" w:rsidRPr="00055229" w:rsidRDefault="00ED265F" w:rsidP="00501BAA">
            <w:r>
              <w:t>1.1.1. Khách hàng chuyển khoản không đúng nội dung.</w:t>
            </w:r>
          </w:p>
        </w:tc>
        <w:tc>
          <w:tcPr>
            <w:tcW w:w="1578" w:type="pct"/>
            <w:tcMar>
              <w:top w:w="20" w:type="dxa"/>
              <w:left w:w="20" w:type="dxa"/>
              <w:bottom w:w="20" w:type="dxa"/>
              <w:right w:w="20" w:type="dxa"/>
            </w:tcMar>
          </w:tcPr>
          <w:p w14:paraId="086370C2" w14:textId="588AB6AE" w:rsidR="00406A2A" w:rsidRPr="00055229" w:rsidRDefault="00ED265F" w:rsidP="00501BAA">
            <w:r>
              <w:t>1.1.2. Hệ thống không nhận được webhook. Khách hàng cần liên hệ lại cửa hàng để giải quyết.</w:t>
            </w:r>
          </w:p>
        </w:tc>
        <w:tc>
          <w:tcPr>
            <w:tcW w:w="1578" w:type="pct"/>
          </w:tcPr>
          <w:p w14:paraId="3776A762" w14:textId="77777777" w:rsidR="00406A2A" w:rsidRPr="00CE52AF" w:rsidRDefault="00406A2A" w:rsidP="00501BAA"/>
        </w:tc>
      </w:tr>
      <w:tr w:rsidR="00ED265F" w14:paraId="1495C3AE" w14:textId="77777777" w:rsidTr="2AD621CB">
        <w:trPr>
          <w:trHeight w:val="16"/>
        </w:trPr>
        <w:tc>
          <w:tcPr>
            <w:tcW w:w="1844" w:type="pct"/>
            <w:tcMar>
              <w:top w:w="100" w:type="dxa"/>
              <w:left w:w="100" w:type="dxa"/>
              <w:bottom w:w="100" w:type="dxa"/>
              <w:right w:w="100" w:type="dxa"/>
            </w:tcMar>
          </w:tcPr>
          <w:p w14:paraId="7678DEED" w14:textId="77777777" w:rsidR="00ED265F" w:rsidRPr="00055229" w:rsidRDefault="00ED265F" w:rsidP="00501BAA"/>
        </w:tc>
        <w:tc>
          <w:tcPr>
            <w:tcW w:w="1578" w:type="pct"/>
            <w:tcMar>
              <w:top w:w="20" w:type="dxa"/>
              <w:left w:w="20" w:type="dxa"/>
              <w:bottom w:w="20" w:type="dxa"/>
              <w:right w:w="20" w:type="dxa"/>
            </w:tcMar>
          </w:tcPr>
          <w:p w14:paraId="160D1E3D" w14:textId="79178754" w:rsidR="00ED265F" w:rsidRPr="2AD621CB" w:rsidRDefault="00ED265F" w:rsidP="00501BAA">
            <w:pPr>
              <w:rPr>
                <w:lang w:val="en-US"/>
              </w:rPr>
            </w:pPr>
            <w:r w:rsidRPr="2AD621CB">
              <w:rPr>
                <w:lang w:val="en-US"/>
              </w:rPr>
              <w:t>4.1.</w:t>
            </w:r>
            <w:r>
              <w:rPr>
                <w:lang w:val="en-US"/>
              </w:rPr>
              <w:t>1.</w:t>
            </w:r>
            <w:r w:rsidRPr="2AD621CB">
              <w:rPr>
                <w:lang w:val="en-US"/>
              </w:rPr>
              <w:t xml:space="preserve"> Mã đơn hàng không tồn tại.</w:t>
            </w:r>
          </w:p>
        </w:tc>
        <w:tc>
          <w:tcPr>
            <w:tcW w:w="1578" w:type="pct"/>
          </w:tcPr>
          <w:p w14:paraId="104DD29E" w14:textId="77777777" w:rsidR="00ED265F" w:rsidRPr="00CE52AF" w:rsidRDefault="00ED265F" w:rsidP="00501BAA"/>
        </w:tc>
      </w:tr>
      <w:tr w:rsidR="00406A2A" w14:paraId="3529FCDA" w14:textId="21CBED8E" w:rsidTr="2AD621CB">
        <w:trPr>
          <w:trHeight w:val="16"/>
        </w:trPr>
        <w:tc>
          <w:tcPr>
            <w:tcW w:w="1844" w:type="pct"/>
            <w:tcMar>
              <w:top w:w="100" w:type="dxa"/>
              <w:left w:w="100" w:type="dxa"/>
              <w:bottom w:w="100" w:type="dxa"/>
              <w:right w:w="100" w:type="dxa"/>
            </w:tcMar>
          </w:tcPr>
          <w:p w14:paraId="3E55ECAE" w14:textId="77777777" w:rsidR="00406A2A" w:rsidRPr="00055229" w:rsidRDefault="00406A2A" w:rsidP="00501BAA"/>
        </w:tc>
        <w:tc>
          <w:tcPr>
            <w:tcW w:w="1578" w:type="pct"/>
            <w:tcMar>
              <w:top w:w="20" w:type="dxa"/>
              <w:left w:w="20" w:type="dxa"/>
              <w:bottom w:w="20" w:type="dxa"/>
              <w:right w:w="20" w:type="dxa"/>
            </w:tcMar>
          </w:tcPr>
          <w:p w14:paraId="0165B052" w14:textId="4E59BBAF" w:rsidR="00406A2A" w:rsidRPr="004F0592" w:rsidRDefault="2AD621CB" w:rsidP="00501BAA">
            <w:r w:rsidRPr="2AD621CB">
              <w:rPr>
                <w:lang w:val="en-US"/>
              </w:rPr>
              <w:t>4.</w:t>
            </w:r>
            <w:r w:rsidR="00ED265F">
              <w:rPr>
                <w:lang w:val="en-US"/>
              </w:rPr>
              <w:t>1.</w:t>
            </w:r>
            <w:r w:rsidRPr="2AD621CB">
              <w:rPr>
                <w:lang w:val="en-US"/>
              </w:rPr>
              <w:t xml:space="preserve">2. Lưu giao dịch </w:t>
            </w:r>
            <w:r w:rsidR="00610F6B">
              <w:rPr>
                <w:lang w:val="en-US"/>
              </w:rPr>
              <w:t>và không cập nhật trạng thái đơn hàng.</w:t>
            </w:r>
          </w:p>
        </w:tc>
        <w:tc>
          <w:tcPr>
            <w:tcW w:w="1578" w:type="pct"/>
          </w:tcPr>
          <w:p w14:paraId="27652E4A" w14:textId="77777777" w:rsidR="00406A2A" w:rsidRPr="00A2739A" w:rsidRDefault="00406A2A" w:rsidP="00501BAA"/>
        </w:tc>
      </w:tr>
      <w:tr w:rsidR="00406A2A" w14:paraId="10226441" w14:textId="5E58C6F4" w:rsidTr="2AD621CB">
        <w:trPr>
          <w:trHeight w:val="16"/>
        </w:trPr>
        <w:tc>
          <w:tcPr>
            <w:tcW w:w="1844" w:type="pct"/>
            <w:tcMar>
              <w:top w:w="100" w:type="dxa"/>
              <w:left w:w="100" w:type="dxa"/>
              <w:bottom w:w="100" w:type="dxa"/>
              <w:right w:w="100" w:type="dxa"/>
            </w:tcMar>
          </w:tcPr>
          <w:p w14:paraId="26D6007A" w14:textId="77777777" w:rsidR="00406A2A" w:rsidRPr="00055229" w:rsidRDefault="00406A2A" w:rsidP="00501BAA"/>
        </w:tc>
        <w:tc>
          <w:tcPr>
            <w:tcW w:w="1578" w:type="pct"/>
            <w:tcMar>
              <w:top w:w="20" w:type="dxa"/>
              <w:left w:w="20" w:type="dxa"/>
              <w:bottom w:w="20" w:type="dxa"/>
              <w:right w:w="20" w:type="dxa"/>
            </w:tcMar>
          </w:tcPr>
          <w:p w14:paraId="7ADD2005" w14:textId="60402A03" w:rsidR="00406A2A" w:rsidRPr="00F96F36" w:rsidRDefault="2AD621CB" w:rsidP="00501BAA">
            <w:r w:rsidRPr="2AD621CB">
              <w:rPr>
                <w:lang w:val="en-US"/>
              </w:rPr>
              <w:t xml:space="preserve">5.1.1. Đơn hàng không ở trạng thái </w:t>
            </w:r>
            <w:r w:rsidR="00FC255A">
              <w:rPr>
                <w:lang w:val="en-US"/>
              </w:rPr>
              <w:t>chưa thanh toán.</w:t>
            </w:r>
          </w:p>
        </w:tc>
        <w:tc>
          <w:tcPr>
            <w:tcW w:w="1578" w:type="pct"/>
          </w:tcPr>
          <w:p w14:paraId="0ED572DC" w14:textId="77777777" w:rsidR="00406A2A" w:rsidRPr="00A2739A" w:rsidRDefault="00406A2A" w:rsidP="00501BAA"/>
        </w:tc>
      </w:tr>
      <w:tr w:rsidR="00406A2A" w14:paraId="1376EC1A" w14:textId="07C75561" w:rsidTr="2AD621CB">
        <w:trPr>
          <w:trHeight w:val="16"/>
        </w:trPr>
        <w:tc>
          <w:tcPr>
            <w:tcW w:w="1844" w:type="pct"/>
            <w:tcMar>
              <w:top w:w="100" w:type="dxa"/>
              <w:left w:w="100" w:type="dxa"/>
              <w:bottom w:w="100" w:type="dxa"/>
              <w:right w:w="100" w:type="dxa"/>
            </w:tcMar>
          </w:tcPr>
          <w:p w14:paraId="126CDA39" w14:textId="2D850AAC" w:rsidR="00406A2A" w:rsidRPr="00055229" w:rsidRDefault="00406A2A" w:rsidP="00501BAA"/>
        </w:tc>
        <w:tc>
          <w:tcPr>
            <w:tcW w:w="1578" w:type="pct"/>
            <w:tcMar>
              <w:top w:w="20" w:type="dxa"/>
              <w:left w:w="20" w:type="dxa"/>
              <w:bottom w:w="20" w:type="dxa"/>
              <w:right w:w="20" w:type="dxa"/>
            </w:tcMar>
          </w:tcPr>
          <w:p w14:paraId="74FC708E" w14:textId="43F02207" w:rsidR="00406A2A" w:rsidRPr="00F96F36" w:rsidRDefault="2AD621CB" w:rsidP="00501BAA">
            <w:r w:rsidRPr="2AD621CB">
              <w:rPr>
                <w:lang w:val="en-US"/>
              </w:rPr>
              <w:t>5.1.2. Lưu giao dịch, không cập nhật đơn</w:t>
            </w:r>
            <w:r w:rsidR="00FC255A">
              <w:rPr>
                <w:lang w:val="en-US"/>
              </w:rPr>
              <w:t xml:space="preserve"> hàng</w:t>
            </w:r>
            <w:r w:rsidRPr="2AD621CB">
              <w:rPr>
                <w:lang w:val="en-US"/>
              </w:rPr>
              <w:t>.</w:t>
            </w:r>
          </w:p>
        </w:tc>
        <w:tc>
          <w:tcPr>
            <w:tcW w:w="1578" w:type="pct"/>
          </w:tcPr>
          <w:p w14:paraId="05232A02" w14:textId="77777777" w:rsidR="00406A2A" w:rsidRPr="00A2739A" w:rsidRDefault="00406A2A" w:rsidP="00501BAA"/>
        </w:tc>
      </w:tr>
      <w:tr w:rsidR="00406A2A" w14:paraId="48596CCE" w14:textId="0DCC296E" w:rsidTr="2AD621CB">
        <w:trPr>
          <w:trHeight w:val="16"/>
        </w:trPr>
        <w:tc>
          <w:tcPr>
            <w:tcW w:w="1844" w:type="pct"/>
            <w:tcMar>
              <w:top w:w="100" w:type="dxa"/>
              <w:left w:w="100" w:type="dxa"/>
              <w:bottom w:w="100" w:type="dxa"/>
              <w:right w:w="100" w:type="dxa"/>
            </w:tcMar>
          </w:tcPr>
          <w:p w14:paraId="544C664E" w14:textId="77777777" w:rsidR="00406A2A" w:rsidRDefault="00406A2A" w:rsidP="00501BAA"/>
        </w:tc>
        <w:tc>
          <w:tcPr>
            <w:tcW w:w="1578" w:type="pct"/>
            <w:tcMar>
              <w:top w:w="20" w:type="dxa"/>
              <w:left w:w="20" w:type="dxa"/>
              <w:bottom w:w="20" w:type="dxa"/>
              <w:right w:w="20" w:type="dxa"/>
            </w:tcMar>
          </w:tcPr>
          <w:p w14:paraId="11FD9568" w14:textId="6D7E8A49" w:rsidR="00406A2A" w:rsidRDefault="2AD621CB" w:rsidP="00501BAA">
            <w:r w:rsidRPr="2AD621CB">
              <w:rPr>
                <w:lang w:val="en-US"/>
              </w:rPr>
              <w:t>5.2.1. Số tiền chuyển không khớp với tổng đơn.</w:t>
            </w:r>
          </w:p>
        </w:tc>
        <w:tc>
          <w:tcPr>
            <w:tcW w:w="1578" w:type="pct"/>
          </w:tcPr>
          <w:p w14:paraId="6C5E2A9D" w14:textId="77777777" w:rsidR="00406A2A" w:rsidRPr="007E089E" w:rsidRDefault="00406A2A" w:rsidP="00501BAA"/>
        </w:tc>
      </w:tr>
      <w:tr w:rsidR="00406A2A" w14:paraId="377885C9" w14:textId="5C8D9D9F" w:rsidTr="2AD621CB">
        <w:trPr>
          <w:trHeight w:val="16"/>
        </w:trPr>
        <w:tc>
          <w:tcPr>
            <w:tcW w:w="1844" w:type="pct"/>
            <w:tcMar>
              <w:top w:w="100" w:type="dxa"/>
              <w:left w:w="100" w:type="dxa"/>
              <w:bottom w:w="100" w:type="dxa"/>
              <w:right w:w="100" w:type="dxa"/>
            </w:tcMar>
          </w:tcPr>
          <w:p w14:paraId="29AFF341" w14:textId="77777777" w:rsidR="00406A2A" w:rsidRPr="00291C3D" w:rsidRDefault="00406A2A" w:rsidP="00501BAA"/>
        </w:tc>
        <w:tc>
          <w:tcPr>
            <w:tcW w:w="1578" w:type="pct"/>
            <w:tcMar>
              <w:top w:w="20" w:type="dxa"/>
              <w:left w:w="20" w:type="dxa"/>
              <w:bottom w:w="20" w:type="dxa"/>
              <w:right w:w="20" w:type="dxa"/>
            </w:tcMar>
          </w:tcPr>
          <w:p w14:paraId="5E13C4FA" w14:textId="3A76D823" w:rsidR="00406A2A" w:rsidRPr="0023511B" w:rsidRDefault="2AD621CB" w:rsidP="00501BAA">
            <w:r w:rsidRPr="2AD621CB">
              <w:rPr>
                <w:lang w:val="en-US"/>
              </w:rPr>
              <w:t>5.2.2. Lưu giao dịch, không cập nhật đơn.</w:t>
            </w:r>
          </w:p>
        </w:tc>
        <w:tc>
          <w:tcPr>
            <w:tcW w:w="1578" w:type="pct"/>
          </w:tcPr>
          <w:p w14:paraId="3FE4C703" w14:textId="77777777" w:rsidR="00406A2A" w:rsidRPr="007E089E" w:rsidRDefault="00406A2A" w:rsidP="00501BAA"/>
        </w:tc>
      </w:tr>
      <w:tr w:rsidR="00406A2A" w14:paraId="7236BA7E" w14:textId="4F83B903" w:rsidTr="2AD621CB">
        <w:trPr>
          <w:trHeight w:val="16"/>
        </w:trPr>
        <w:tc>
          <w:tcPr>
            <w:tcW w:w="1844" w:type="pct"/>
            <w:tcMar>
              <w:top w:w="100" w:type="dxa"/>
              <w:left w:w="100" w:type="dxa"/>
              <w:bottom w:w="100" w:type="dxa"/>
              <w:right w:w="100" w:type="dxa"/>
            </w:tcMar>
          </w:tcPr>
          <w:p w14:paraId="7B0EA03A" w14:textId="77777777" w:rsidR="00406A2A" w:rsidRPr="00291C3D" w:rsidRDefault="00406A2A" w:rsidP="00501BAA"/>
        </w:tc>
        <w:tc>
          <w:tcPr>
            <w:tcW w:w="1578" w:type="pct"/>
            <w:tcMar>
              <w:top w:w="20" w:type="dxa"/>
              <w:left w:w="20" w:type="dxa"/>
              <w:bottom w:w="20" w:type="dxa"/>
              <w:right w:w="20" w:type="dxa"/>
            </w:tcMar>
          </w:tcPr>
          <w:p w14:paraId="7B25BFA9" w14:textId="095A1A17" w:rsidR="00406A2A" w:rsidRPr="007E089E" w:rsidRDefault="2AD621CB" w:rsidP="00501BAA">
            <w:r w:rsidRPr="2AD621CB">
              <w:rPr>
                <w:lang w:val="en-US"/>
              </w:rPr>
              <w:t xml:space="preserve">8.1. </w:t>
            </w:r>
            <w:r w:rsidR="00D73E2F">
              <w:rPr>
                <w:lang w:val="en-US"/>
              </w:rPr>
              <w:t>Khách hàng không có e</w:t>
            </w:r>
            <w:r w:rsidRPr="2AD621CB">
              <w:rPr>
                <w:lang w:val="en-US"/>
              </w:rPr>
              <w:t>mai</w:t>
            </w:r>
            <w:r w:rsidR="00D73E2F">
              <w:rPr>
                <w:lang w:val="en-US"/>
              </w:rPr>
              <w:t>l.</w:t>
            </w:r>
          </w:p>
        </w:tc>
        <w:tc>
          <w:tcPr>
            <w:tcW w:w="1578" w:type="pct"/>
          </w:tcPr>
          <w:p w14:paraId="0B5D9650" w14:textId="77777777" w:rsidR="00406A2A" w:rsidRPr="00C963B1" w:rsidRDefault="00406A2A" w:rsidP="00501BAA"/>
        </w:tc>
      </w:tr>
      <w:tr w:rsidR="00406A2A" w14:paraId="28708867" w14:textId="5CC1EC66" w:rsidTr="2AD621CB">
        <w:trPr>
          <w:trHeight w:val="16"/>
        </w:trPr>
        <w:tc>
          <w:tcPr>
            <w:tcW w:w="1844" w:type="pct"/>
            <w:tcMar>
              <w:top w:w="100" w:type="dxa"/>
              <w:left w:w="100" w:type="dxa"/>
              <w:bottom w:w="100" w:type="dxa"/>
              <w:right w:w="100" w:type="dxa"/>
            </w:tcMar>
          </w:tcPr>
          <w:p w14:paraId="6EB464F9" w14:textId="77777777" w:rsidR="00406A2A" w:rsidRPr="00291C3D" w:rsidRDefault="00406A2A" w:rsidP="00501BAA"/>
        </w:tc>
        <w:tc>
          <w:tcPr>
            <w:tcW w:w="1578" w:type="pct"/>
            <w:tcMar>
              <w:top w:w="20" w:type="dxa"/>
              <w:left w:w="20" w:type="dxa"/>
              <w:bottom w:w="20" w:type="dxa"/>
              <w:right w:w="20" w:type="dxa"/>
            </w:tcMar>
          </w:tcPr>
          <w:p w14:paraId="19929BD2" w14:textId="4809E4EC" w:rsidR="00406A2A" w:rsidRPr="00C963B1" w:rsidRDefault="2AD621CB" w:rsidP="00501BAA">
            <w:r w:rsidRPr="2AD621CB">
              <w:rPr>
                <w:lang w:val="en-US"/>
              </w:rPr>
              <w:t xml:space="preserve">8.2. </w:t>
            </w:r>
            <w:r w:rsidR="00D73E2F">
              <w:rPr>
                <w:lang w:val="en-US"/>
              </w:rPr>
              <w:t>Không tạo và không gửi email</w:t>
            </w:r>
            <w:r w:rsidRPr="2AD621CB">
              <w:rPr>
                <w:lang w:val="en-US"/>
              </w:rPr>
              <w:t>.</w:t>
            </w:r>
          </w:p>
        </w:tc>
        <w:tc>
          <w:tcPr>
            <w:tcW w:w="1578" w:type="pct"/>
          </w:tcPr>
          <w:p w14:paraId="1696F85F" w14:textId="77777777" w:rsidR="00406A2A" w:rsidRPr="00C963B1" w:rsidRDefault="00406A2A" w:rsidP="00501BAA"/>
        </w:tc>
      </w:tr>
      <w:tr w:rsidR="00406A2A" w14:paraId="1A9CAEEE" w14:textId="795C0303" w:rsidTr="2AD621CB">
        <w:trPr>
          <w:trHeight w:val="16"/>
        </w:trPr>
        <w:tc>
          <w:tcPr>
            <w:tcW w:w="3422" w:type="pct"/>
            <w:gridSpan w:val="2"/>
            <w:shd w:val="clear" w:color="auto" w:fill="F2F2F2" w:themeFill="background1" w:themeFillShade="F2"/>
            <w:tcMar>
              <w:top w:w="100" w:type="dxa"/>
              <w:left w:w="100" w:type="dxa"/>
              <w:bottom w:w="100" w:type="dxa"/>
              <w:right w:w="100" w:type="dxa"/>
            </w:tcMar>
          </w:tcPr>
          <w:p w14:paraId="25B13721" w14:textId="77777777" w:rsidR="00406A2A" w:rsidRPr="00055229" w:rsidRDefault="00406A2A" w:rsidP="00501BAA">
            <w:r w:rsidRPr="57F0573F">
              <w:rPr>
                <w:b/>
                <w:lang w:val="en-US"/>
              </w:rPr>
              <w:t>Luồng sự kiện ngoại lệ:</w:t>
            </w:r>
          </w:p>
        </w:tc>
        <w:tc>
          <w:tcPr>
            <w:tcW w:w="1578" w:type="pct"/>
            <w:shd w:val="clear" w:color="auto" w:fill="F2F2F2" w:themeFill="background1" w:themeFillShade="F2"/>
          </w:tcPr>
          <w:p w14:paraId="59EC741D" w14:textId="77777777" w:rsidR="00406A2A" w:rsidRPr="57F0573F" w:rsidRDefault="00406A2A" w:rsidP="00501BAA">
            <w:pPr>
              <w:rPr>
                <w:b/>
                <w:lang w:val="en-US"/>
              </w:rPr>
            </w:pPr>
          </w:p>
        </w:tc>
      </w:tr>
      <w:tr w:rsidR="00406A2A" w14:paraId="0B36CD10" w14:textId="01B134F1" w:rsidTr="2AD621CB">
        <w:trPr>
          <w:trHeight w:val="18"/>
        </w:trPr>
        <w:tc>
          <w:tcPr>
            <w:tcW w:w="1844" w:type="pct"/>
            <w:tcMar>
              <w:top w:w="100" w:type="dxa"/>
              <w:left w:w="100" w:type="dxa"/>
              <w:bottom w:w="100" w:type="dxa"/>
              <w:right w:w="100" w:type="dxa"/>
            </w:tcMar>
          </w:tcPr>
          <w:p w14:paraId="07EF8DF2" w14:textId="77777777" w:rsidR="00406A2A" w:rsidRDefault="00406A2A" w:rsidP="00501BAA"/>
        </w:tc>
        <w:tc>
          <w:tcPr>
            <w:tcW w:w="1578" w:type="pct"/>
            <w:tcMar>
              <w:top w:w="20" w:type="dxa"/>
              <w:left w:w="20" w:type="dxa"/>
              <w:bottom w:w="20" w:type="dxa"/>
              <w:right w:w="20" w:type="dxa"/>
            </w:tcMar>
          </w:tcPr>
          <w:p w14:paraId="0C253A35" w14:textId="77777777" w:rsidR="00406A2A" w:rsidRPr="00055229" w:rsidRDefault="00406A2A" w:rsidP="00501BAA"/>
        </w:tc>
        <w:tc>
          <w:tcPr>
            <w:tcW w:w="1578" w:type="pct"/>
          </w:tcPr>
          <w:p w14:paraId="0648ADEA" w14:textId="77777777" w:rsidR="00406A2A" w:rsidRPr="00055229" w:rsidRDefault="00406A2A" w:rsidP="00501BAA"/>
        </w:tc>
      </w:tr>
    </w:tbl>
    <w:p w14:paraId="50658F11" w14:textId="77777777" w:rsidR="001E17D2" w:rsidRPr="00126AC3" w:rsidRDefault="001E17D2" w:rsidP="004743F3">
      <w:pPr>
        <w:pStyle w:val="ListParagraph"/>
        <w:numPr>
          <w:ilvl w:val="0"/>
          <w:numId w:val="84"/>
        </w:numPr>
        <w:rPr>
          <w:lang w:val="en-US"/>
        </w:rPr>
      </w:pPr>
      <w:r w:rsidRPr="00126AC3">
        <w:rPr>
          <w:lang w:val="en-US"/>
        </w:rPr>
        <w:t>Activity Diagram:</w:t>
      </w:r>
    </w:p>
    <w:p w14:paraId="632E581D" w14:textId="4D3CDF6C" w:rsidR="001E17D2" w:rsidRPr="008A3DEF" w:rsidRDefault="003F1976" w:rsidP="001E17D2">
      <w:pPr>
        <w:rPr>
          <w:lang w:val="en-US"/>
        </w:rPr>
      </w:pPr>
      <w:r>
        <w:rPr>
          <w:noProof/>
        </w:rPr>
        <w:drawing>
          <wp:inline distT="0" distB="0" distL="0" distR="0" wp14:anchorId="2DE4798F" wp14:editId="41EAB1AC">
            <wp:extent cx="5732145" cy="3429000"/>
            <wp:effectExtent l="0" t="0" r="1905" b="0"/>
            <wp:docPr id="25"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2145" cy="3429000"/>
                    </a:xfrm>
                    <a:prstGeom prst="rect">
                      <a:avLst/>
                    </a:prstGeom>
                    <a:noFill/>
                    <a:ln>
                      <a:noFill/>
                    </a:ln>
                  </pic:spPr>
                </pic:pic>
              </a:graphicData>
            </a:graphic>
          </wp:inline>
        </w:drawing>
      </w:r>
    </w:p>
    <w:p w14:paraId="03F741AE" w14:textId="77777777" w:rsidR="001E17D2" w:rsidRPr="00126AC3" w:rsidRDefault="001E17D2" w:rsidP="004743F3">
      <w:pPr>
        <w:pStyle w:val="ListParagraph"/>
        <w:numPr>
          <w:ilvl w:val="0"/>
          <w:numId w:val="84"/>
        </w:numPr>
        <w:rPr>
          <w:lang w:val="en-US"/>
        </w:rPr>
      </w:pPr>
      <w:r w:rsidRPr="00126AC3">
        <w:rPr>
          <w:lang w:val="en-US"/>
        </w:rPr>
        <w:t>Sequence Diagram:</w:t>
      </w:r>
    </w:p>
    <w:p w14:paraId="3F9F6E54" w14:textId="6D9816BB" w:rsidR="001E17D2" w:rsidRPr="00126AC3" w:rsidRDefault="00526047" w:rsidP="001E17D2">
      <w:pPr>
        <w:rPr>
          <w:lang w:val="en-US"/>
        </w:rPr>
      </w:pPr>
      <w:r>
        <w:rPr>
          <w:noProof/>
        </w:rPr>
        <w:lastRenderedPageBreak/>
        <w:drawing>
          <wp:inline distT="0" distB="0" distL="0" distR="0" wp14:anchorId="1F6AF26C" wp14:editId="7E589A9B">
            <wp:extent cx="5732145" cy="2867660"/>
            <wp:effectExtent l="0" t="0" r="1905" b="8890"/>
            <wp:docPr id="40"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2145" cy="2867660"/>
                    </a:xfrm>
                    <a:prstGeom prst="rect">
                      <a:avLst/>
                    </a:prstGeom>
                    <a:noFill/>
                    <a:ln>
                      <a:noFill/>
                    </a:ln>
                  </pic:spPr>
                </pic:pic>
              </a:graphicData>
            </a:graphic>
          </wp:inline>
        </w:drawing>
      </w:r>
    </w:p>
    <w:p w14:paraId="6E09B849" w14:textId="77777777" w:rsidR="001E17D2" w:rsidRPr="001E17D2" w:rsidRDefault="001E17D2" w:rsidP="001E17D2">
      <w:pPr>
        <w:rPr>
          <w:lang w:val="en-US"/>
        </w:rPr>
      </w:pPr>
    </w:p>
    <w:p w14:paraId="6A3B89D7" w14:textId="104FEB2B" w:rsidR="005C1E0C" w:rsidRPr="005C1E0C" w:rsidRDefault="2AD621CB" w:rsidP="00270EB6">
      <w:pPr>
        <w:pStyle w:val="Heading3"/>
        <w:rPr>
          <w:lang w:val="en-US"/>
        </w:rPr>
      </w:pPr>
      <w:r w:rsidRPr="2AD621CB">
        <w:rPr>
          <w:lang w:val="en-US"/>
        </w:rPr>
        <w:t>C-06_Nhận email xác nhận đơn hàng</w:t>
      </w:r>
    </w:p>
    <w:p w14:paraId="7A57FA5D" w14:textId="5A5C7302" w:rsidR="2BAC0149" w:rsidRDefault="2BAC0149" w:rsidP="2BAC0149">
      <w:pPr>
        <w:rPr>
          <w:lang w:val="en-US"/>
        </w:rPr>
      </w:pPr>
      <w:r w:rsidRPr="2BAC0149">
        <w:rPr>
          <w:lang w:val="en-US"/>
        </w:rPr>
        <w:t xml:space="preserve">a) Đặc tả Usecase: </w:t>
      </w:r>
    </w:p>
    <w:tbl>
      <w:tblPr>
        <w:tblStyle w:val="TableGrid"/>
        <w:tblW w:w="0" w:type="auto"/>
        <w:tblInd w:w="105" w:type="dxa"/>
        <w:tblLook w:val="06A0" w:firstRow="1" w:lastRow="0" w:firstColumn="1" w:lastColumn="0" w:noHBand="1" w:noVBand="1"/>
      </w:tblPr>
      <w:tblGrid>
        <w:gridCol w:w="4504"/>
        <w:gridCol w:w="4398"/>
      </w:tblGrid>
      <w:tr w:rsidR="09A993C5" w14:paraId="540E4169" w14:textId="77777777" w:rsidTr="09A993C5">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422133E4" w14:textId="0FEFB4BA" w:rsidR="09A993C5" w:rsidRDefault="09A993C5" w:rsidP="09A993C5">
            <w:r w:rsidRPr="09A993C5">
              <w:rPr>
                <w:b/>
                <w:bCs/>
              </w:rPr>
              <w:t>UCID:</w:t>
            </w:r>
            <w:r>
              <w:t xml:space="preserve"> C-06 </w:t>
            </w:r>
          </w:p>
        </w:tc>
      </w:tr>
      <w:tr w:rsidR="09A993C5" w14:paraId="2772DD51" w14:textId="77777777" w:rsidTr="09A993C5">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3C9C270E" w14:textId="43FAE918" w:rsidR="09A993C5" w:rsidRDefault="09A993C5" w:rsidP="09A993C5">
            <w:pPr>
              <w:rPr>
                <w:lang w:val="en-US"/>
              </w:rPr>
            </w:pPr>
            <w:r w:rsidRPr="09A993C5">
              <w:rPr>
                <w:b/>
                <w:bCs/>
                <w:lang w:val="en-US"/>
              </w:rPr>
              <w:t>Tên Usecase:</w:t>
            </w:r>
            <w:r w:rsidRPr="09A993C5">
              <w:rPr>
                <w:lang w:val="en-US"/>
              </w:rPr>
              <w:t xml:space="preserve"> Nhận email xác nhận đơn hàng</w:t>
            </w:r>
          </w:p>
        </w:tc>
      </w:tr>
      <w:tr w:rsidR="09A993C5" w14:paraId="4A09F75B" w14:textId="77777777" w:rsidTr="09A993C5">
        <w:trPr>
          <w:trHeight w:val="150"/>
        </w:trPr>
        <w:tc>
          <w:tcPr>
            <w:tcW w:w="9335" w:type="dxa"/>
            <w:gridSpan w:val="2"/>
            <w:tcBorders>
              <w:top w:val="single" w:sz="8" w:space="0" w:color="auto"/>
              <w:left w:val="single" w:sz="8" w:space="0" w:color="auto"/>
              <w:bottom w:val="single" w:sz="8" w:space="0" w:color="auto"/>
              <w:right w:val="single" w:sz="8" w:space="0" w:color="auto"/>
            </w:tcBorders>
          </w:tcPr>
          <w:p w14:paraId="6B10F72F" w14:textId="45DF577F" w:rsidR="09A993C5" w:rsidRDefault="408B014D">
            <w:r w:rsidRPr="408B014D">
              <w:rPr>
                <w:b/>
                <w:bCs/>
                <w:lang w:val="en-US"/>
              </w:rPr>
              <w:t>Mô tả sơ lược:</w:t>
            </w:r>
            <w:r w:rsidRPr="408B014D">
              <w:rPr>
                <w:lang w:val="en-US"/>
              </w:rPr>
              <w:t xml:space="preserve"> Khách hàng (Customer) nhận được email xác nhận tự động từ hệ thống sau khi đặt hàng thành công để xem chi tiết thông tin đơn hàng đã được tạo.</w:t>
            </w:r>
          </w:p>
        </w:tc>
      </w:tr>
      <w:tr w:rsidR="09A993C5" w14:paraId="378F818E" w14:textId="77777777" w:rsidTr="09A993C5">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15929312" w14:textId="7CE4B342" w:rsidR="09A993C5" w:rsidRDefault="09A993C5">
            <w:r w:rsidRPr="09A993C5">
              <w:rPr>
                <w:b/>
                <w:bCs/>
                <w:lang w:val="en-US"/>
              </w:rPr>
              <w:t>Actor chính:</w:t>
            </w:r>
            <w:r w:rsidRPr="09A993C5">
              <w:rPr>
                <w:lang w:val="en-US"/>
              </w:rPr>
              <w:t xml:space="preserve"> </w:t>
            </w:r>
            <w:r w:rsidR="408B014D" w:rsidRPr="408B014D">
              <w:rPr>
                <w:lang w:val="en-US"/>
              </w:rPr>
              <w:t>Customer</w:t>
            </w:r>
          </w:p>
        </w:tc>
      </w:tr>
      <w:tr w:rsidR="09A993C5" w14:paraId="07080714" w14:textId="77777777" w:rsidTr="09A993C5">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7EC27902" w14:textId="45E486FF" w:rsidR="09A993C5" w:rsidRDefault="09A993C5">
            <w:r w:rsidRPr="09A993C5">
              <w:rPr>
                <w:b/>
                <w:bCs/>
                <w:lang w:val="en-US"/>
              </w:rPr>
              <w:t>Actor phụ:</w:t>
            </w:r>
            <w:r w:rsidRPr="09A993C5">
              <w:rPr>
                <w:lang w:val="en-US"/>
              </w:rPr>
              <w:t xml:space="preserve"> Không có </w:t>
            </w:r>
          </w:p>
        </w:tc>
      </w:tr>
      <w:tr w:rsidR="09A993C5" w14:paraId="70B760E8" w14:textId="77777777" w:rsidTr="09A993C5">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5AE4CB67" w14:textId="6EC75B43" w:rsidR="09A993C5" w:rsidRDefault="408B014D">
            <w:pPr>
              <w:rPr>
                <w:lang w:val="en-US"/>
              </w:rPr>
            </w:pPr>
            <w:r w:rsidRPr="408B014D">
              <w:rPr>
                <w:b/>
                <w:bCs/>
                <w:lang w:val="en-US"/>
              </w:rPr>
              <w:t>Tiền điều kiện:</w:t>
            </w:r>
            <w:r w:rsidRPr="408B014D">
              <w:rPr>
                <w:lang w:val="en-US"/>
              </w:rPr>
              <w:t xml:space="preserve"> </w:t>
            </w:r>
            <w:r w:rsidRPr="0126D713">
              <w:rPr>
                <w:rFonts w:eastAsia="system-ui"/>
                <w:lang w:val="en-US"/>
              </w:rPr>
              <w:t xml:space="preserve">Khách hàng đã tiến hành đặt hàng thành </w:t>
            </w:r>
            <w:r w:rsidRPr="0126D713">
              <w:rPr>
                <w:rFonts w:eastAsia="system-ui"/>
                <w:lang w:val="en-US"/>
              </w:rPr>
              <w:t>công</w:t>
            </w:r>
            <w:r w:rsidR="5F618D29" w:rsidRPr="5F618D29">
              <w:rPr>
                <w:lang w:val="en-US"/>
              </w:rPr>
              <w:t>,</w:t>
            </w:r>
            <w:r w:rsidR="5F618D29" w:rsidRPr="5F618D29">
              <w:rPr>
                <w:lang w:val="en-US"/>
              </w:rPr>
              <w:t xml:space="preserve"> có email </w:t>
            </w:r>
          </w:p>
        </w:tc>
      </w:tr>
      <w:tr w:rsidR="09A993C5" w14:paraId="60FB6310" w14:textId="77777777" w:rsidTr="09A993C5">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0A4EA502" w14:textId="168F7C16" w:rsidR="09A993C5" w:rsidRDefault="693BB186">
            <w:r w:rsidRPr="693BB186">
              <w:rPr>
                <w:b/>
                <w:bCs/>
                <w:lang w:val="en-US"/>
              </w:rPr>
              <w:t>Hậu điều kiện:</w:t>
            </w:r>
            <w:r w:rsidRPr="693BB186">
              <w:rPr>
                <w:lang w:val="en-US"/>
              </w:rPr>
              <w:t xml:space="preserve"> Khách hàng nhận được email thông báo chi tiết về đơn hàng đã đặt trong hòm thư cá nhân của mình.</w:t>
            </w:r>
          </w:p>
        </w:tc>
      </w:tr>
      <w:tr w:rsidR="09A993C5" w14:paraId="78CD96DC" w14:textId="77777777" w:rsidTr="09A993C5">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BE276F6" w14:textId="714F12D5" w:rsidR="09A993C5" w:rsidRDefault="09A993C5">
            <w:r w:rsidRPr="09A993C5">
              <w:rPr>
                <w:b/>
                <w:bCs/>
                <w:lang w:val="en-US"/>
              </w:rPr>
              <w:t>Luồng sự kiện chính:</w:t>
            </w:r>
            <w:r w:rsidRPr="09A993C5">
              <w:rPr>
                <w:lang w:val="en-US"/>
              </w:rPr>
              <w:t xml:space="preserve"> </w:t>
            </w:r>
          </w:p>
        </w:tc>
      </w:tr>
      <w:tr w:rsidR="09A993C5" w14:paraId="6FDCF8F5" w14:textId="77777777" w:rsidTr="09A993C5">
        <w:trPr>
          <w:trHeight w:val="15"/>
        </w:trPr>
        <w:tc>
          <w:tcPr>
            <w:tcW w:w="4835" w:type="dxa"/>
            <w:tcBorders>
              <w:top w:val="single" w:sz="8" w:space="0" w:color="auto"/>
              <w:left w:val="single" w:sz="8" w:space="0" w:color="auto"/>
              <w:bottom w:val="single" w:sz="8" w:space="0" w:color="auto"/>
              <w:right w:val="single" w:sz="8" w:space="0" w:color="auto"/>
            </w:tcBorders>
          </w:tcPr>
          <w:p w14:paraId="6CDE14BB" w14:textId="5ED69F12" w:rsidR="09A993C5" w:rsidRDefault="09A993C5" w:rsidP="09A993C5">
            <w:pPr>
              <w:jc w:val="center"/>
            </w:pPr>
            <w:r w:rsidRPr="09A993C5">
              <w:rPr>
                <w:b/>
                <w:bCs/>
              </w:rPr>
              <w:t>Actor</w:t>
            </w:r>
            <w:r>
              <w:t xml:space="preserve"> </w:t>
            </w:r>
          </w:p>
        </w:tc>
        <w:tc>
          <w:tcPr>
            <w:tcW w:w="4500" w:type="dxa"/>
            <w:tcBorders>
              <w:top w:val="single" w:sz="8" w:space="0" w:color="auto"/>
              <w:left w:val="single" w:sz="8" w:space="0" w:color="auto"/>
              <w:bottom w:val="single" w:sz="8" w:space="0" w:color="auto"/>
              <w:right w:val="single" w:sz="8" w:space="0" w:color="auto"/>
            </w:tcBorders>
          </w:tcPr>
          <w:p w14:paraId="26486D58" w14:textId="084C9254" w:rsidR="09A993C5" w:rsidRDefault="09A993C5" w:rsidP="09A993C5">
            <w:pPr>
              <w:jc w:val="center"/>
            </w:pPr>
            <w:r w:rsidRPr="09A993C5">
              <w:rPr>
                <w:b/>
                <w:bCs/>
                <w:lang w:val="en-US"/>
              </w:rPr>
              <w:t>Hệ thống</w:t>
            </w:r>
            <w:r w:rsidRPr="09A993C5">
              <w:rPr>
                <w:lang w:val="en-US"/>
              </w:rPr>
              <w:t xml:space="preserve"> </w:t>
            </w:r>
          </w:p>
        </w:tc>
      </w:tr>
      <w:tr w:rsidR="09A993C5" w14:paraId="0EC6EBD9" w14:textId="77777777" w:rsidTr="09A993C5">
        <w:trPr>
          <w:trHeight w:val="120"/>
        </w:trPr>
        <w:tc>
          <w:tcPr>
            <w:tcW w:w="4835" w:type="dxa"/>
            <w:tcBorders>
              <w:top w:val="single" w:sz="8" w:space="0" w:color="auto"/>
              <w:left w:val="single" w:sz="8" w:space="0" w:color="auto"/>
              <w:bottom w:val="single" w:sz="8" w:space="0" w:color="auto"/>
              <w:right w:val="single" w:sz="8" w:space="0" w:color="auto"/>
            </w:tcBorders>
          </w:tcPr>
          <w:p w14:paraId="04D3998F" w14:textId="3B35B48E" w:rsidR="09A993C5" w:rsidRDefault="21CCAB30">
            <w:r w:rsidRPr="21CCAB30">
              <w:rPr>
                <w:lang w:val="en-US"/>
              </w:rPr>
              <w:t>1. Khách hàng nhấn nút "Đặt hàng" trên trang thanh toán của Website.</w:t>
            </w:r>
          </w:p>
        </w:tc>
        <w:tc>
          <w:tcPr>
            <w:tcW w:w="4500" w:type="dxa"/>
            <w:tcBorders>
              <w:top w:val="single" w:sz="8" w:space="0" w:color="auto"/>
              <w:left w:val="single" w:sz="8" w:space="0" w:color="auto"/>
              <w:bottom w:val="single" w:sz="8" w:space="0" w:color="auto"/>
              <w:right w:val="single" w:sz="8" w:space="0" w:color="auto"/>
            </w:tcBorders>
          </w:tcPr>
          <w:p w14:paraId="02263120" w14:textId="6B7B6C54" w:rsidR="09A993C5" w:rsidRDefault="09A993C5">
            <w:r>
              <w:t xml:space="preserve"> </w:t>
            </w:r>
          </w:p>
        </w:tc>
      </w:tr>
      <w:tr w:rsidR="09A993C5" w14:paraId="6A2EB1DB" w14:textId="77777777" w:rsidTr="09A993C5">
        <w:trPr>
          <w:trHeight w:val="15"/>
        </w:trPr>
        <w:tc>
          <w:tcPr>
            <w:tcW w:w="4835" w:type="dxa"/>
            <w:tcBorders>
              <w:top w:val="single" w:sz="8" w:space="0" w:color="auto"/>
              <w:left w:val="single" w:sz="8" w:space="0" w:color="auto"/>
              <w:bottom w:val="single" w:sz="8" w:space="0" w:color="auto"/>
              <w:right w:val="single" w:sz="8" w:space="0" w:color="auto"/>
            </w:tcBorders>
          </w:tcPr>
          <w:p w14:paraId="0C3E3408" w14:textId="7AA7DCEC" w:rsidR="09A993C5" w:rsidRDefault="09A993C5" w:rsidP="09A993C5">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3B8502C6" w14:textId="008B13AC" w:rsidR="09A993C5" w:rsidRDefault="21CCAB30" w:rsidP="09A993C5">
            <w:pPr>
              <w:rPr>
                <w:lang w:val="en-US"/>
              </w:rPr>
            </w:pPr>
            <w:r w:rsidRPr="21CCAB30">
              <w:rPr>
                <w:lang w:val="en-US"/>
              </w:rPr>
              <w:t>2. Tiếp nhận thông tin đơn hàng, thực hiện lưu thông tin vào cơ sở dữ liệu qua các repository OrderRepository.save() và OrderDetailRepository.save().</w:t>
            </w:r>
          </w:p>
        </w:tc>
      </w:tr>
      <w:tr w:rsidR="09A993C5" w14:paraId="0A01EF8B" w14:textId="77777777" w:rsidTr="09A993C5">
        <w:trPr>
          <w:trHeight w:val="15"/>
        </w:trPr>
        <w:tc>
          <w:tcPr>
            <w:tcW w:w="4835" w:type="dxa"/>
            <w:tcBorders>
              <w:top w:val="single" w:sz="8" w:space="0" w:color="auto"/>
              <w:left w:val="single" w:sz="8" w:space="0" w:color="auto"/>
              <w:bottom w:val="single" w:sz="8" w:space="0" w:color="auto"/>
              <w:right w:val="single" w:sz="8" w:space="0" w:color="auto"/>
            </w:tcBorders>
          </w:tcPr>
          <w:p w14:paraId="6DFABE8D" w14:textId="2BF52327" w:rsidR="09A993C5" w:rsidRDefault="09A993C5" w:rsidP="09A993C5">
            <w:pPr>
              <w:rPr>
                <w:rFonts w:eastAsia="Helvetica"/>
                <w:lang w:val="en-US"/>
              </w:rPr>
            </w:pPr>
          </w:p>
        </w:tc>
        <w:tc>
          <w:tcPr>
            <w:tcW w:w="4500" w:type="dxa"/>
            <w:tcBorders>
              <w:top w:val="single" w:sz="8" w:space="0" w:color="auto"/>
              <w:left w:val="single" w:sz="8" w:space="0" w:color="auto"/>
              <w:bottom w:val="single" w:sz="8" w:space="0" w:color="auto"/>
              <w:right w:val="single" w:sz="8" w:space="0" w:color="auto"/>
            </w:tcBorders>
          </w:tcPr>
          <w:p w14:paraId="4AA0899B" w14:textId="2DF1EBF7" w:rsidR="09A993C5" w:rsidRDefault="21CCAB30" w:rsidP="09A993C5">
            <w:pPr>
              <w:rPr>
                <w:lang w:val="en-US"/>
              </w:rPr>
            </w:pPr>
            <w:r w:rsidRPr="21CCAB30">
              <w:rPr>
                <w:lang w:val="en-US"/>
              </w:rPr>
              <w:t>3. Truy vấn địa chỉ email của Khách hàng từ cơ sở dữ liệu.</w:t>
            </w:r>
          </w:p>
        </w:tc>
      </w:tr>
      <w:tr w:rsidR="09A993C5" w14:paraId="3349C129" w14:textId="77777777" w:rsidTr="09A993C5">
        <w:trPr>
          <w:trHeight w:val="15"/>
        </w:trPr>
        <w:tc>
          <w:tcPr>
            <w:tcW w:w="4835" w:type="dxa"/>
            <w:tcBorders>
              <w:top w:val="single" w:sz="8" w:space="0" w:color="auto"/>
              <w:left w:val="single" w:sz="8" w:space="0" w:color="auto"/>
              <w:bottom w:val="single" w:sz="8" w:space="0" w:color="auto"/>
              <w:right w:val="single" w:sz="8" w:space="0" w:color="auto"/>
            </w:tcBorders>
          </w:tcPr>
          <w:p w14:paraId="39B2C00E" w14:textId="7E9271E3" w:rsidR="09A993C5" w:rsidRDefault="09A993C5" w:rsidP="09A993C5">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40D92A3F" w14:textId="2FF0A3E9" w:rsidR="09A993C5" w:rsidRDefault="41646ED6" w:rsidP="09A993C5">
            <w:pPr>
              <w:rPr>
                <w:lang w:val="en-US"/>
              </w:rPr>
            </w:pPr>
            <w:r w:rsidRPr="41646ED6">
              <w:rPr>
                <w:lang w:val="en-US"/>
              </w:rPr>
              <w:t>4. Khởi tạo và xây dựng nội dung email xác nhận đơn hàng chứa thông tin chi tiết (Mã đơn hàng, ngày đặt, địa chỉ giao hàng, danh sách sản phẩm, tổng giá trị thanh toán).</w:t>
            </w:r>
          </w:p>
        </w:tc>
      </w:tr>
      <w:tr w:rsidR="09A993C5" w14:paraId="11689005" w14:textId="77777777" w:rsidTr="09A993C5">
        <w:trPr>
          <w:trHeight w:val="15"/>
        </w:trPr>
        <w:tc>
          <w:tcPr>
            <w:tcW w:w="4835" w:type="dxa"/>
            <w:tcBorders>
              <w:top w:val="single" w:sz="8" w:space="0" w:color="auto"/>
              <w:left w:val="single" w:sz="8" w:space="0" w:color="auto"/>
              <w:bottom w:val="single" w:sz="8" w:space="0" w:color="auto"/>
              <w:right w:val="single" w:sz="8" w:space="0" w:color="auto"/>
            </w:tcBorders>
          </w:tcPr>
          <w:p w14:paraId="7F596523" w14:textId="28BDFA9C" w:rsidR="09A993C5" w:rsidRDefault="09A993C5" w:rsidP="09A993C5">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44BCD549" w14:textId="3E0D1941" w:rsidR="09A993C5" w:rsidRDefault="41646ED6" w:rsidP="09A993C5">
            <w:pPr>
              <w:rPr>
                <w:lang w:val="en-US"/>
              </w:rPr>
            </w:pPr>
            <w:r w:rsidRPr="41646ED6">
              <w:rPr>
                <w:lang w:val="en-US"/>
              </w:rPr>
              <w:t>5. Kích hoạt dịch vụ gửi email EmailService.sendEmail().</w:t>
            </w:r>
          </w:p>
        </w:tc>
      </w:tr>
      <w:tr w:rsidR="09A993C5" w14:paraId="3B5B0A0B" w14:textId="77777777" w:rsidTr="09A993C5">
        <w:trPr>
          <w:trHeight w:val="645"/>
        </w:trPr>
        <w:tc>
          <w:tcPr>
            <w:tcW w:w="4835" w:type="dxa"/>
            <w:tcBorders>
              <w:top w:val="single" w:sz="8" w:space="0" w:color="auto"/>
              <w:left w:val="single" w:sz="8" w:space="0" w:color="auto"/>
              <w:bottom w:val="single" w:sz="8" w:space="0" w:color="auto"/>
              <w:right w:val="single" w:sz="8" w:space="0" w:color="auto"/>
            </w:tcBorders>
          </w:tcPr>
          <w:p w14:paraId="0FCD6602" w14:textId="305482D7" w:rsidR="09A993C5" w:rsidRDefault="09A993C5" w:rsidP="09A993C5">
            <w:pPr>
              <w:pStyle w:val="ListParagraph"/>
              <w:ind w:left="720"/>
              <w:rPr>
                <w:lang w:val="en-US"/>
              </w:rPr>
            </w:pPr>
          </w:p>
        </w:tc>
        <w:tc>
          <w:tcPr>
            <w:tcW w:w="4500" w:type="dxa"/>
            <w:tcBorders>
              <w:top w:val="single" w:sz="8" w:space="0" w:color="auto"/>
              <w:left w:val="single" w:sz="8" w:space="0" w:color="auto"/>
              <w:bottom w:val="single" w:sz="8" w:space="0" w:color="auto"/>
              <w:right w:val="single" w:sz="8" w:space="0" w:color="auto"/>
            </w:tcBorders>
          </w:tcPr>
          <w:p w14:paraId="2343FA86" w14:textId="40368F53" w:rsidR="09A993C5" w:rsidRDefault="41646ED6" w:rsidP="09A993C5">
            <w:pPr>
              <w:rPr>
                <w:lang w:val="en-US"/>
              </w:rPr>
            </w:pPr>
            <w:r w:rsidRPr="41646ED6">
              <w:rPr>
                <w:lang w:val="en-US"/>
              </w:rPr>
              <w:t>6. Tạo đối tượng tin nhắn email đơn giản SimpleMailMessage, thiết lập người nhận bằng setTo(), tiêu đề bằng setSubject(), và nội dung chi tiết đơn hàng bằng setText().</w:t>
            </w:r>
          </w:p>
        </w:tc>
      </w:tr>
      <w:tr w:rsidR="09A993C5" w14:paraId="3EAAD536" w14:textId="77777777" w:rsidTr="09A993C5">
        <w:trPr>
          <w:trHeight w:val="645"/>
        </w:trPr>
        <w:tc>
          <w:tcPr>
            <w:tcW w:w="4835" w:type="dxa"/>
            <w:tcBorders>
              <w:top w:val="single" w:sz="8" w:space="0" w:color="auto"/>
              <w:left w:val="single" w:sz="8" w:space="0" w:color="auto"/>
              <w:bottom w:val="single" w:sz="8" w:space="0" w:color="auto"/>
              <w:right w:val="single" w:sz="8" w:space="0" w:color="auto"/>
            </w:tcBorders>
          </w:tcPr>
          <w:p w14:paraId="65E4B6D1" w14:textId="2DC8ECFC" w:rsidR="09A993C5" w:rsidRDefault="09A993C5" w:rsidP="09A993C5">
            <w:pPr>
              <w:pStyle w:val="ListParagraph"/>
              <w:rPr>
                <w:lang w:val="en-US"/>
              </w:rPr>
            </w:pPr>
          </w:p>
        </w:tc>
        <w:tc>
          <w:tcPr>
            <w:tcW w:w="4500" w:type="dxa"/>
            <w:tcBorders>
              <w:top w:val="single" w:sz="8" w:space="0" w:color="auto"/>
              <w:left w:val="single" w:sz="8" w:space="0" w:color="auto"/>
              <w:bottom w:val="single" w:sz="8" w:space="0" w:color="auto"/>
              <w:right w:val="single" w:sz="8" w:space="0" w:color="auto"/>
            </w:tcBorders>
          </w:tcPr>
          <w:p w14:paraId="3EDFDD82" w14:textId="30CB8DEB" w:rsidR="09A993C5" w:rsidRDefault="41646ED6" w:rsidP="09A993C5">
            <w:pPr>
              <w:rPr>
                <w:lang w:val="en-US"/>
              </w:rPr>
            </w:pPr>
            <w:r w:rsidRPr="41646ED6">
              <w:rPr>
                <w:lang w:val="en-US"/>
              </w:rPr>
              <w:t>7. Gọi thư viện JavaMailSender.send() để gửi email qua máy chủ SMTP.</w:t>
            </w:r>
          </w:p>
        </w:tc>
      </w:tr>
      <w:tr w:rsidR="09A993C5" w14:paraId="57FD3C93" w14:textId="77777777" w:rsidTr="09A993C5">
        <w:trPr>
          <w:trHeight w:val="645"/>
        </w:trPr>
        <w:tc>
          <w:tcPr>
            <w:tcW w:w="4835" w:type="dxa"/>
            <w:tcBorders>
              <w:top w:val="single" w:sz="8" w:space="0" w:color="auto"/>
              <w:left w:val="single" w:sz="8" w:space="0" w:color="auto"/>
              <w:bottom w:val="single" w:sz="8" w:space="0" w:color="auto"/>
              <w:right w:val="single" w:sz="8" w:space="0" w:color="auto"/>
            </w:tcBorders>
          </w:tcPr>
          <w:p w14:paraId="68355985" w14:textId="506682BF" w:rsidR="09A993C5" w:rsidRDefault="09A993C5" w:rsidP="09A993C5">
            <w:pPr>
              <w:pStyle w:val="ListParagraph"/>
              <w:rPr>
                <w:lang w:val="en-US"/>
              </w:rPr>
            </w:pPr>
          </w:p>
        </w:tc>
        <w:tc>
          <w:tcPr>
            <w:tcW w:w="4500" w:type="dxa"/>
            <w:tcBorders>
              <w:top w:val="single" w:sz="8" w:space="0" w:color="auto"/>
              <w:left w:val="single" w:sz="8" w:space="0" w:color="auto"/>
              <w:bottom w:val="single" w:sz="8" w:space="0" w:color="auto"/>
              <w:right w:val="single" w:sz="8" w:space="0" w:color="auto"/>
            </w:tcBorders>
          </w:tcPr>
          <w:p w14:paraId="368D7B62" w14:textId="3E49D0B4" w:rsidR="09A993C5" w:rsidRDefault="41646ED6" w:rsidP="09A993C5">
            <w:pPr>
              <w:rPr>
                <w:lang w:val="en-US"/>
              </w:rPr>
            </w:pPr>
            <w:r w:rsidRPr="41646ED6">
              <w:rPr>
                <w:lang w:val="en-US"/>
              </w:rPr>
              <w:t>8. Máy chủ SMTP của hệ thống gửi thành công email xác nhận đến hòm thư của khách hàng.</w:t>
            </w:r>
          </w:p>
        </w:tc>
      </w:tr>
      <w:tr w:rsidR="09A993C5" w14:paraId="6AFD1419" w14:textId="77777777" w:rsidTr="09A993C5">
        <w:trPr>
          <w:trHeight w:val="645"/>
        </w:trPr>
        <w:tc>
          <w:tcPr>
            <w:tcW w:w="4835" w:type="dxa"/>
            <w:tcBorders>
              <w:top w:val="single" w:sz="8" w:space="0" w:color="auto"/>
              <w:left w:val="single" w:sz="8" w:space="0" w:color="auto"/>
              <w:bottom w:val="single" w:sz="8" w:space="0" w:color="auto"/>
              <w:right w:val="single" w:sz="8" w:space="0" w:color="auto"/>
            </w:tcBorders>
          </w:tcPr>
          <w:p w14:paraId="6B8AACE5" w14:textId="43B4F5AC" w:rsidR="09A993C5" w:rsidRDefault="23379947" w:rsidP="09A993C5">
            <w:pPr>
              <w:pStyle w:val="ListParagraph"/>
              <w:rPr>
                <w:lang w:val="en-US"/>
              </w:rPr>
            </w:pPr>
            <w:r w:rsidRPr="23379947">
              <w:rPr>
                <w:lang w:val="en-US"/>
              </w:rPr>
              <w:t>9. Khách hàng mở hòm thư cá nhân để kiểm tra và đọc email xác nhận đơn hàng từ hệ thống.</w:t>
            </w:r>
          </w:p>
        </w:tc>
        <w:tc>
          <w:tcPr>
            <w:tcW w:w="4500" w:type="dxa"/>
            <w:tcBorders>
              <w:top w:val="single" w:sz="8" w:space="0" w:color="auto"/>
              <w:left w:val="single" w:sz="8" w:space="0" w:color="auto"/>
              <w:bottom w:val="single" w:sz="8" w:space="0" w:color="auto"/>
              <w:right w:val="single" w:sz="8" w:space="0" w:color="auto"/>
            </w:tcBorders>
          </w:tcPr>
          <w:p w14:paraId="73151C0B" w14:textId="1DF88034" w:rsidR="09A993C5" w:rsidRDefault="09A993C5" w:rsidP="09A993C5">
            <w:pPr>
              <w:pStyle w:val="ListParagraph"/>
              <w:rPr>
                <w:lang w:val="en-US"/>
              </w:rPr>
            </w:pPr>
          </w:p>
        </w:tc>
      </w:tr>
      <w:tr w:rsidR="09A993C5" w14:paraId="74A7AA29" w14:textId="77777777" w:rsidTr="09A993C5">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26D8432" w14:textId="64AC588D" w:rsidR="09A993C5" w:rsidRDefault="09A993C5">
            <w:r w:rsidRPr="09A993C5">
              <w:rPr>
                <w:b/>
                <w:bCs/>
                <w:lang w:val="en-US"/>
              </w:rPr>
              <w:t>Luồng sự kiện thay thế:</w:t>
            </w:r>
            <w:r w:rsidRPr="09A993C5">
              <w:rPr>
                <w:lang w:val="en-US"/>
              </w:rPr>
              <w:t xml:space="preserve"> </w:t>
            </w:r>
          </w:p>
        </w:tc>
      </w:tr>
      <w:tr w:rsidR="09A993C5" w14:paraId="120DE516" w14:textId="77777777" w:rsidTr="09A993C5">
        <w:trPr>
          <w:trHeight w:val="15"/>
        </w:trPr>
        <w:tc>
          <w:tcPr>
            <w:tcW w:w="4835" w:type="dxa"/>
            <w:tcBorders>
              <w:top w:val="single" w:sz="8" w:space="0" w:color="auto"/>
              <w:left w:val="single" w:sz="8" w:space="0" w:color="auto"/>
              <w:bottom w:val="single" w:sz="8" w:space="0" w:color="auto"/>
              <w:right w:val="single" w:sz="8" w:space="0" w:color="auto"/>
            </w:tcBorders>
          </w:tcPr>
          <w:p w14:paraId="295F6E54" w14:textId="3B480D1B" w:rsidR="09A993C5" w:rsidRDefault="09A993C5" w:rsidP="09A993C5">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6CD1754C" w14:textId="68124306" w:rsidR="09A993C5" w:rsidRDefault="09A993C5" w:rsidP="09A993C5">
            <w:pPr>
              <w:rPr>
                <w:lang w:val="en-US"/>
              </w:rPr>
            </w:pPr>
          </w:p>
        </w:tc>
      </w:tr>
      <w:tr w:rsidR="09A993C5" w14:paraId="0C6A4EC9" w14:textId="77777777" w:rsidTr="09A993C5">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5FFDED1" w14:textId="7D9928AA" w:rsidR="09A993C5" w:rsidRDefault="09A993C5">
            <w:r w:rsidRPr="09A993C5">
              <w:rPr>
                <w:b/>
                <w:bCs/>
                <w:lang w:val="en-US"/>
              </w:rPr>
              <w:t>Luồng sự kiện ngoại lệ:</w:t>
            </w:r>
            <w:r w:rsidRPr="09A993C5">
              <w:rPr>
                <w:lang w:val="en-US"/>
              </w:rPr>
              <w:t xml:space="preserve"> </w:t>
            </w:r>
          </w:p>
        </w:tc>
      </w:tr>
      <w:tr w:rsidR="09A993C5" w14:paraId="6D2A509C" w14:textId="77777777" w:rsidTr="09A993C5">
        <w:trPr>
          <w:trHeight w:val="15"/>
        </w:trPr>
        <w:tc>
          <w:tcPr>
            <w:tcW w:w="4835" w:type="dxa"/>
            <w:tcBorders>
              <w:top w:val="single" w:sz="8" w:space="0" w:color="auto"/>
              <w:left w:val="single" w:sz="8" w:space="0" w:color="auto"/>
              <w:bottom w:val="single" w:sz="8" w:space="0" w:color="auto"/>
              <w:right w:val="single" w:sz="8" w:space="0" w:color="auto"/>
            </w:tcBorders>
          </w:tcPr>
          <w:p w14:paraId="1286BC76" w14:textId="1036C283" w:rsidR="09A993C5" w:rsidRDefault="09A993C5" w:rsidP="09A993C5">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64B82E04" w14:textId="03CCB694" w:rsidR="09A993C5" w:rsidRDefault="15D53765" w:rsidP="09A993C5">
            <w:pPr>
              <w:rPr>
                <w:lang w:val="en-US"/>
              </w:rPr>
            </w:pPr>
            <w:r w:rsidRPr="15D53765">
              <w:rPr>
                <w:lang w:val="en-US"/>
              </w:rPr>
              <w:t>1. Hệ thống thực hiện gọi JavaMailSender.send() nhưng xảy ra lỗi kết nối mạng hoặc sai cấu hình SMTP với máy chủ email.</w:t>
            </w:r>
          </w:p>
        </w:tc>
      </w:tr>
      <w:tr w:rsidR="09A993C5" w14:paraId="073C3742" w14:textId="77777777" w:rsidTr="09A993C5">
        <w:trPr>
          <w:trHeight w:val="15"/>
        </w:trPr>
        <w:tc>
          <w:tcPr>
            <w:tcW w:w="4835" w:type="dxa"/>
            <w:tcBorders>
              <w:top w:val="single" w:sz="8" w:space="0" w:color="auto"/>
              <w:left w:val="single" w:sz="8" w:space="0" w:color="auto"/>
              <w:bottom w:val="single" w:sz="8" w:space="0" w:color="auto"/>
              <w:right w:val="single" w:sz="8" w:space="0" w:color="auto"/>
            </w:tcBorders>
          </w:tcPr>
          <w:p w14:paraId="77BE9CC7" w14:textId="23C90976" w:rsidR="09A993C5" w:rsidRDefault="09A993C5" w:rsidP="09A993C5">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0B473A33" w14:textId="59743E7F" w:rsidR="09A993C5" w:rsidRDefault="15D53765" w:rsidP="09A993C5">
            <w:pPr>
              <w:rPr>
                <w:lang w:val="en-US"/>
              </w:rPr>
            </w:pPr>
            <w:r w:rsidRPr="15D53765">
              <w:rPr>
                <w:lang w:val="en-US"/>
              </w:rPr>
              <w:t>2. Hệ thống ném ra ngoại lệ MailException, ghi lại thông tin lỗi chi tiết vào log hệ thống để theo dõi.</w:t>
            </w:r>
          </w:p>
        </w:tc>
      </w:tr>
      <w:tr w:rsidR="09A993C5" w14:paraId="44F18FF2" w14:textId="77777777" w:rsidTr="09A993C5">
        <w:trPr>
          <w:trHeight w:val="15"/>
        </w:trPr>
        <w:tc>
          <w:tcPr>
            <w:tcW w:w="4835" w:type="dxa"/>
            <w:tcBorders>
              <w:top w:val="single" w:sz="8" w:space="0" w:color="auto"/>
              <w:left w:val="single" w:sz="8" w:space="0" w:color="auto"/>
              <w:bottom w:val="single" w:sz="8" w:space="0" w:color="auto"/>
              <w:right w:val="single" w:sz="8" w:space="0" w:color="auto"/>
            </w:tcBorders>
          </w:tcPr>
          <w:p w14:paraId="471DEDE5" w14:textId="579DEDC7" w:rsidR="09A993C5" w:rsidRDefault="09A993C5" w:rsidP="09A993C5">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0B83D741" w14:textId="279F6D71" w:rsidR="09A993C5" w:rsidRDefault="15D53765" w:rsidP="09A993C5">
            <w:pPr>
              <w:rPr>
                <w:lang w:val="en-US"/>
              </w:rPr>
            </w:pPr>
            <w:r w:rsidRPr="15D53765">
              <w:rPr>
                <w:lang w:val="en-US"/>
              </w:rPr>
              <w:t>3. Giao dịch đặt hàng của khách hàng vẫn được giữ nguyên và tạo thành công trên hệ thống, nhưng khách hàng không nhận được email xác nhận đơn hàng.</w:t>
            </w:r>
          </w:p>
        </w:tc>
      </w:tr>
    </w:tbl>
    <w:p w14:paraId="29EAAA98" w14:textId="4B591FA9" w:rsidR="1B8C7004" w:rsidRDefault="1B8C7004" w:rsidP="1B8C7004">
      <w:pPr>
        <w:rPr>
          <w:lang w:val="en-US"/>
        </w:rPr>
      </w:pPr>
    </w:p>
    <w:p w14:paraId="03D5CE6D" w14:textId="147531BE" w:rsidR="2BAC0149" w:rsidRDefault="2BAC0149" w:rsidP="2BAC0149">
      <w:r w:rsidRPr="2BAC0149">
        <w:rPr>
          <w:lang w:val="en-US"/>
        </w:rPr>
        <w:t xml:space="preserve">b) Activity Diagram: </w:t>
      </w:r>
    </w:p>
    <w:p w14:paraId="3E3327ED" w14:textId="6BF06770" w:rsidR="6C95E505" w:rsidRDefault="6C95E505" w:rsidP="6C95E505">
      <w:r>
        <w:rPr>
          <w:noProof/>
        </w:rPr>
        <w:drawing>
          <wp:inline distT="0" distB="0" distL="0" distR="0" wp14:anchorId="3A5DDFDB" wp14:editId="08147CB3">
            <wp:extent cx="5724525" cy="3581400"/>
            <wp:effectExtent l="0" t="0" r="0" b="0"/>
            <wp:docPr id="887984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84961" name="Picture 887984961"/>
                    <pic:cNvPicPr/>
                  </pic:nvPicPr>
                  <pic:blipFill>
                    <a:blip r:embed="rId47">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14:paraId="11EB23D4" w14:textId="56E761D5" w:rsidR="2BAC0149" w:rsidRDefault="2BAC0149" w:rsidP="2BAC0149">
      <w:r w:rsidRPr="2BAC0149">
        <w:rPr>
          <w:lang w:val="en-US"/>
        </w:rPr>
        <w:t>c) Sequence Diagram:</w:t>
      </w:r>
    </w:p>
    <w:p w14:paraId="2386C5BD" w14:textId="6B1BB5BA" w:rsidR="6C95E505" w:rsidRDefault="6C95E505" w:rsidP="6C95E505">
      <w:r>
        <w:rPr>
          <w:noProof/>
        </w:rPr>
        <w:lastRenderedPageBreak/>
        <w:drawing>
          <wp:inline distT="0" distB="0" distL="0" distR="0" wp14:anchorId="4D2236EB" wp14:editId="53CB5EC6">
            <wp:extent cx="5724525" cy="2924175"/>
            <wp:effectExtent l="0" t="0" r="0" b="0"/>
            <wp:docPr id="1163432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32357" name="Picture 1163432357"/>
                    <pic:cNvPicPr/>
                  </pic:nvPicPr>
                  <pic:blipFill>
                    <a:blip r:embed="rId48">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p>
    <w:p w14:paraId="09300671" w14:textId="55830CB1" w:rsidR="005C1E0C" w:rsidRPr="005C1E0C" w:rsidRDefault="005C1E0C" w:rsidP="00270EB6">
      <w:pPr>
        <w:pStyle w:val="Heading3"/>
        <w:rPr>
          <w:lang w:val="en-US"/>
        </w:rPr>
      </w:pPr>
      <w:r w:rsidRPr="005C1E0C">
        <w:rPr>
          <w:lang w:val="en-US"/>
        </w:rPr>
        <w:t>C-12</w:t>
      </w:r>
      <w:r w:rsidR="00915EAA">
        <w:rPr>
          <w:lang w:val="en-US"/>
        </w:rPr>
        <w:t>_</w:t>
      </w:r>
      <w:r w:rsidRPr="005C1E0C">
        <w:rPr>
          <w:lang w:val="en-US"/>
        </w:rPr>
        <w:t>Xem thông tin cá nhân</w:t>
      </w:r>
    </w:p>
    <w:p w14:paraId="1215C8B5" w14:textId="77777777" w:rsidR="00AB5A77" w:rsidRDefault="00AB5A77" w:rsidP="00AB5A77">
      <w:pPr>
        <w:rPr>
          <w:lang w:val="en-US"/>
        </w:rPr>
      </w:pPr>
      <w:r w:rsidRPr="531BB2DB">
        <w:rPr>
          <w:lang w:val="en-US"/>
        </w:rPr>
        <w:t xml:space="preserve">a) Đặc tả </w:t>
      </w:r>
    </w:p>
    <w:tbl>
      <w:tblPr>
        <w:tblStyle w:val="TableGrid"/>
        <w:tblW w:w="0" w:type="auto"/>
        <w:tblLook w:val="06A0" w:firstRow="1" w:lastRow="0" w:firstColumn="1" w:lastColumn="0" w:noHBand="1" w:noVBand="1"/>
      </w:tblPr>
      <w:tblGrid>
        <w:gridCol w:w="4508"/>
        <w:gridCol w:w="4508"/>
      </w:tblGrid>
      <w:tr w:rsidR="00AB5A77" w14:paraId="643C3A1A" w14:textId="77777777" w:rsidTr="2AD621CB">
        <w:trPr>
          <w:trHeight w:val="300"/>
        </w:trPr>
        <w:tc>
          <w:tcPr>
            <w:tcW w:w="9015" w:type="dxa"/>
            <w:gridSpan w:val="2"/>
          </w:tcPr>
          <w:p w14:paraId="68C18C9C" w14:textId="77777777" w:rsidR="00AB5A77" w:rsidRDefault="00AB5A77">
            <w:pPr>
              <w:rPr>
                <w:color w:val="000000" w:themeColor="text1"/>
                <w:lang w:val="en-US"/>
              </w:rPr>
            </w:pPr>
            <w:r w:rsidRPr="531BB2DB">
              <w:rPr>
                <w:b/>
                <w:bCs/>
                <w:color w:val="000000" w:themeColor="text1"/>
              </w:rPr>
              <w:t>UCID:</w:t>
            </w:r>
            <w:r w:rsidRPr="531BB2DB">
              <w:rPr>
                <w:color w:val="000000" w:themeColor="text1"/>
              </w:rPr>
              <w:t xml:space="preserve"> C</w:t>
            </w:r>
            <w:r w:rsidRPr="531BB2DB">
              <w:rPr>
                <w:color w:val="000000" w:themeColor="text1"/>
                <w:lang w:val="en-US"/>
              </w:rPr>
              <w:t xml:space="preserve">-12 </w:t>
            </w:r>
          </w:p>
        </w:tc>
      </w:tr>
      <w:tr w:rsidR="00AB5A77" w14:paraId="5D046ACB" w14:textId="77777777" w:rsidTr="2AD621CB">
        <w:trPr>
          <w:trHeight w:val="300"/>
        </w:trPr>
        <w:tc>
          <w:tcPr>
            <w:tcW w:w="9015" w:type="dxa"/>
            <w:gridSpan w:val="2"/>
          </w:tcPr>
          <w:p w14:paraId="758DD3D4" w14:textId="77777777" w:rsidR="00AB5A77" w:rsidRDefault="00AB5A77">
            <w:pPr>
              <w:rPr>
                <w:color w:val="000000" w:themeColor="text1"/>
              </w:rPr>
            </w:pPr>
            <w:r w:rsidRPr="531BB2DB">
              <w:rPr>
                <w:b/>
                <w:bCs/>
                <w:color w:val="000000" w:themeColor="text1"/>
                <w:lang w:val="en-US"/>
              </w:rPr>
              <w:t>Tên Usecase:</w:t>
            </w:r>
            <w:r w:rsidRPr="531BB2DB">
              <w:rPr>
                <w:color w:val="000000" w:themeColor="text1"/>
                <w:lang w:val="en-US"/>
              </w:rPr>
              <w:t xml:space="preserve"> Xem thông tin cá nhân</w:t>
            </w:r>
          </w:p>
        </w:tc>
      </w:tr>
      <w:tr w:rsidR="00AB5A77" w14:paraId="48C100EB" w14:textId="77777777" w:rsidTr="2AD621CB">
        <w:trPr>
          <w:trHeight w:val="300"/>
        </w:trPr>
        <w:tc>
          <w:tcPr>
            <w:tcW w:w="9015" w:type="dxa"/>
            <w:gridSpan w:val="2"/>
          </w:tcPr>
          <w:p w14:paraId="0D81D47A" w14:textId="77777777" w:rsidR="00AB5A77" w:rsidRDefault="00AB5A77">
            <w:pPr>
              <w:rPr>
                <w:color w:val="000000" w:themeColor="text1"/>
              </w:rPr>
            </w:pPr>
            <w:r w:rsidRPr="531BB2DB">
              <w:rPr>
                <w:b/>
                <w:bCs/>
                <w:color w:val="000000" w:themeColor="text1"/>
                <w:lang w:val="en-US"/>
              </w:rPr>
              <w:t>Mô tả sơ lược:</w:t>
            </w:r>
            <w:r w:rsidRPr="531BB2DB">
              <w:rPr>
                <w:color w:val="000000" w:themeColor="text1"/>
                <w:lang w:val="en-US"/>
              </w:rPr>
              <w:t xml:space="preserve"> Cho phép khách hàng đã đăng nhập xem các thông tin cá nhân của mình, bao gồm thông tin tài khoản cơ bản và danh sách các địa chỉ nhận hàng đã lưu.</w:t>
            </w:r>
          </w:p>
        </w:tc>
      </w:tr>
      <w:tr w:rsidR="00AB5A77" w14:paraId="3D8B3468" w14:textId="77777777" w:rsidTr="2AD621CB">
        <w:trPr>
          <w:trHeight w:val="300"/>
        </w:trPr>
        <w:tc>
          <w:tcPr>
            <w:tcW w:w="9015" w:type="dxa"/>
            <w:gridSpan w:val="2"/>
          </w:tcPr>
          <w:p w14:paraId="2F4D24D8" w14:textId="77777777" w:rsidR="00AB5A77" w:rsidRDefault="00AB5A77">
            <w:pPr>
              <w:rPr>
                <w:color w:val="000000" w:themeColor="text1"/>
              </w:rPr>
            </w:pPr>
            <w:r w:rsidRPr="531BB2DB">
              <w:rPr>
                <w:b/>
                <w:bCs/>
                <w:color w:val="000000" w:themeColor="text1"/>
                <w:lang w:val="en-US"/>
              </w:rPr>
              <w:t>Actor chính:</w:t>
            </w:r>
            <w:r w:rsidRPr="531BB2DB">
              <w:rPr>
                <w:color w:val="000000" w:themeColor="text1"/>
                <w:lang w:val="en-US"/>
              </w:rPr>
              <w:t xml:space="preserve"> Customer</w:t>
            </w:r>
          </w:p>
        </w:tc>
      </w:tr>
      <w:tr w:rsidR="00AB5A77" w14:paraId="0FBCD6C8" w14:textId="77777777" w:rsidTr="2AD621CB">
        <w:trPr>
          <w:trHeight w:val="300"/>
        </w:trPr>
        <w:tc>
          <w:tcPr>
            <w:tcW w:w="9015" w:type="dxa"/>
            <w:gridSpan w:val="2"/>
          </w:tcPr>
          <w:p w14:paraId="20664DA1" w14:textId="77777777" w:rsidR="00AB5A77" w:rsidRDefault="00AB5A77">
            <w:pPr>
              <w:rPr>
                <w:color w:val="000000" w:themeColor="text1"/>
              </w:rPr>
            </w:pPr>
            <w:r w:rsidRPr="531BB2DB">
              <w:rPr>
                <w:b/>
                <w:bCs/>
                <w:color w:val="000000" w:themeColor="text1"/>
                <w:lang w:val="en-US"/>
              </w:rPr>
              <w:t>Actor phụ:</w:t>
            </w:r>
            <w:r w:rsidRPr="531BB2DB">
              <w:rPr>
                <w:color w:val="000000" w:themeColor="text1"/>
                <w:lang w:val="en-US"/>
              </w:rPr>
              <w:t xml:space="preserve"> </w:t>
            </w:r>
            <w:r w:rsidRPr="531BB2DB">
              <w:rPr>
                <w:color w:val="000000" w:themeColor="text1"/>
              </w:rPr>
              <w:t>Không có</w:t>
            </w:r>
          </w:p>
        </w:tc>
      </w:tr>
      <w:tr w:rsidR="00AB5A77" w14:paraId="41B5057C" w14:textId="77777777" w:rsidTr="2AD621CB">
        <w:trPr>
          <w:trHeight w:val="300"/>
        </w:trPr>
        <w:tc>
          <w:tcPr>
            <w:tcW w:w="9015" w:type="dxa"/>
            <w:gridSpan w:val="2"/>
          </w:tcPr>
          <w:p w14:paraId="5A888076" w14:textId="77777777" w:rsidR="00AB5A77" w:rsidRDefault="00AB5A77">
            <w:pPr>
              <w:rPr>
                <w:color w:val="000000" w:themeColor="text1"/>
              </w:rPr>
            </w:pPr>
            <w:r w:rsidRPr="531BB2DB">
              <w:rPr>
                <w:b/>
                <w:bCs/>
                <w:color w:val="000000" w:themeColor="text1"/>
                <w:lang w:val="en-US"/>
              </w:rPr>
              <w:t>Tiền điều kiện:</w:t>
            </w:r>
            <w:r w:rsidRPr="531BB2DB">
              <w:rPr>
                <w:color w:val="000000" w:themeColor="text1"/>
                <w:lang w:val="en-US"/>
              </w:rPr>
              <w:t xml:space="preserve"> Khách hàng phải đăng nhập thành công vào hệ thống và đã xác minh số điện thoại.</w:t>
            </w:r>
          </w:p>
        </w:tc>
      </w:tr>
      <w:tr w:rsidR="00AB5A77" w14:paraId="169D3AB1" w14:textId="77777777" w:rsidTr="2AD621CB">
        <w:trPr>
          <w:trHeight w:val="300"/>
        </w:trPr>
        <w:tc>
          <w:tcPr>
            <w:tcW w:w="9015" w:type="dxa"/>
            <w:gridSpan w:val="2"/>
          </w:tcPr>
          <w:p w14:paraId="58A03EFC" w14:textId="77777777" w:rsidR="00AB5A77" w:rsidRDefault="00AB5A77">
            <w:pPr>
              <w:rPr>
                <w:color w:val="000000" w:themeColor="text1"/>
              </w:rPr>
            </w:pPr>
            <w:r w:rsidRPr="531BB2DB">
              <w:rPr>
                <w:b/>
                <w:bCs/>
                <w:color w:val="000000" w:themeColor="text1"/>
                <w:lang w:val="en-US"/>
              </w:rPr>
              <w:t>Hậu điều kiện:</w:t>
            </w:r>
            <w:r w:rsidRPr="531BB2DB">
              <w:rPr>
                <w:color w:val="000000" w:themeColor="text1"/>
                <w:lang w:val="en-US"/>
              </w:rPr>
              <w:t xml:space="preserve"> Hệ thống hiển thị giao diện thông tin cá nhân của khách hàng một cách chính xác</w:t>
            </w:r>
            <w:r w:rsidRPr="531BB2DB">
              <w:rPr>
                <w:color w:val="000000" w:themeColor="text1"/>
              </w:rPr>
              <w:t>.</w:t>
            </w:r>
          </w:p>
        </w:tc>
      </w:tr>
      <w:tr w:rsidR="00AB5A77" w14:paraId="67BD1099" w14:textId="77777777" w:rsidTr="2AD621CB">
        <w:trPr>
          <w:trHeight w:val="300"/>
        </w:trPr>
        <w:tc>
          <w:tcPr>
            <w:tcW w:w="9015" w:type="dxa"/>
            <w:gridSpan w:val="2"/>
            <w:shd w:val="clear" w:color="auto" w:fill="BFBFBF" w:themeFill="background1" w:themeFillShade="BF"/>
          </w:tcPr>
          <w:p w14:paraId="28E1566B" w14:textId="77777777" w:rsidR="00AB5A77" w:rsidRDefault="00AB5A77">
            <w:pPr>
              <w:rPr>
                <w:color w:val="000000" w:themeColor="text1"/>
              </w:rPr>
            </w:pPr>
            <w:r w:rsidRPr="531BB2DB">
              <w:rPr>
                <w:b/>
                <w:bCs/>
                <w:color w:val="000000" w:themeColor="text1"/>
                <w:lang w:val="en-US"/>
              </w:rPr>
              <w:t>Luồng sự kiện chính:</w:t>
            </w:r>
          </w:p>
        </w:tc>
      </w:tr>
      <w:tr w:rsidR="00AB5A77" w14:paraId="5757B38F" w14:textId="77777777" w:rsidTr="2AD621CB">
        <w:trPr>
          <w:trHeight w:val="300"/>
        </w:trPr>
        <w:tc>
          <w:tcPr>
            <w:tcW w:w="4508" w:type="dxa"/>
          </w:tcPr>
          <w:p w14:paraId="5B32B398" w14:textId="77777777" w:rsidR="00AB5A77" w:rsidRDefault="00AB5A77">
            <w:pPr>
              <w:rPr>
                <w:lang w:val="en-US"/>
              </w:rPr>
            </w:pPr>
            <w:r w:rsidRPr="531BB2DB">
              <w:rPr>
                <w:lang w:val="en-US"/>
              </w:rPr>
              <w:t>Người dùng</w:t>
            </w:r>
          </w:p>
        </w:tc>
        <w:tc>
          <w:tcPr>
            <w:tcW w:w="4508" w:type="dxa"/>
          </w:tcPr>
          <w:p w14:paraId="4320AB48" w14:textId="77777777" w:rsidR="00AB5A77" w:rsidRDefault="00AB5A77">
            <w:pPr>
              <w:rPr>
                <w:lang w:val="en-US"/>
              </w:rPr>
            </w:pPr>
            <w:r w:rsidRPr="531BB2DB">
              <w:rPr>
                <w:lang w:val="en-US"/>
              </w:rPr>
              <w:t>Hệ thống</w:t>
            </w:r>
          </w:p>
        </w:tc>
      </w:tr>
      <w:tr w:rsidR="00AB5A77" w14:paraId="1FFFB8D0" w14:textId="77777777" w:rsidTr="2AD621CB">
        <w:trPr>
          <w:trHeight w:val="300"/>
        </w:trPr>
        <w:tc>
          <w:tcPr>
            <w:tcW w:w="4508" w:type="dxa"/>
          </w:tcPr>
          <w:p w14:paraId="5A905CF3" w14:textId="77777777" w:rsidR="00AB5A77" w:rsidRDefault="00AB5A77">
            <w:pPr>
              <w:rPr>
                <w:lang w:val="en-US"/>
              </w:rPr>
            </w:pPr>
            <w:r w:rsidRPr="531BB2DB">
              <w:rPr>
                <w:lang w:val="en-US"/>
              </w:rPr>
              <w:t>1. Khách hàng truy cập đường dẫn /profile trên trình duyệt.</w:t>
            </w:r>
          </w:p>
        </w:tc>
        <w:tc>
          <w:tcPr>
            <w:tcW w:w="4508" w:type="dxa"/>
          </w:tcPr>
          <w:p w14:paraId="6F4AB49C" w14:textId="77777777" w:rsidR="00AB5A77" w:rsidRDefault="00AB5A77">
            <w:pPr>
              <w:rPr>
                <w:lang w:val="en-US"/>
              </w:rPr>
            </w:pPr>
          </w:p>
        </w:tc>
      </w:tr>
      <w:tr w:rsidR="00AB5A77" w14:paraId="5629771C" w14:textId="77777777" w:rsidTr="2AD621CB">
        <w:trPr>
          <w:trHeight w:val="300"/>
        </w:trPr>
        <w:tc>
          <w:tcPr>
            <w:tcW w:w="4508" w:type="dxa"/>
          </w:tcPr>
          <w:p w14:paraId="3061CC05" w14:textId="77777777" w:rsidR="00AB5A77" w:rsidRDefault="00AB5A77">
            <w:pPr>
              <w:rPr>
                <w:lang w:val="en-US"/>
              </w:rPr>
            </w:pPr>
          </w:p>
        </w:tc>
        <w:tc>
          <w:tcPr>
            <w:tcW w:w="4508" w:type="dxa"/>
          </w:tcPr>
          <w:p w14:paraId="32DCA818" w14:textId="77777777" w:rsidR="00AB5A77" w:rsidRDefault="00AB5A77">
            <w:pPr>
              <w:rPr>
                <w:lang w:val="en-US"/>
              </w:rPr>
            </w:pPr>
            <w:r w:rsidRPr="531BB2DB">
              <w:rPr>
                <w:lang w:val="en-US"/>
              </w:rPr>
              <w:t>2. Spring Security xác thực phiên đăng nhập. NotVerifiedRedirectFilter kiểm tra trạng thái xác minh số điện thoại.</w:t>
            </w:r>
          </w:p>
        </w:tc>
      </w:tr>
      <w:tr w:rsidR="00AB5A77" w14:paraId="0CE2EF12" w14:textId="77777777" w:rsidTr="2AD621CB">
        <w:trPr>
          <w:trHeight w:val="300"/>
        </w:trPr>
        <w:tc>
          <w:tcPr>
            <w:tcW w:w="4508" w:type="dxa"/>
          </w:tcPr>
          <w:p w14:paraId="0FCB5793" w14:textId="77777777" w:rsidR="00AB5A77" w:rsidRDefault="00AB5A77">
            <w:pPr>
              <w:rPr>
                <w:lang w:val="en-US"/>
              </w:rPr>
            </w:pPr>
          </w:p>
        </w:tc>
        <w:tc>
          <w:tcPr>
            <w:tcW w:w="4508" w:type="dxa"/>
          </w:tcPr>
          <w:p w14:paraId="06EB532F" w14:textId="77777777" w:rsidR="00AB5A77" w:rsidRDefault="00AB5A77">
            <w:pPr>
              <w:rPr>
                <w:lang w:val="en-US"/>
              </w:rPr>
            </w:pPr>
            <w:r w:rsidRPr="531BB2DB">
              <w:rPr>
                <w:lang w:val="en-US"/>
              </w:rPr>
              <w:t>3. Yêu cầu chuyển đến UserController.getProfilePage(). Controller lấy userId từ Security Context.</w:t>
            </w:r>
          </w:p>
        </w:tc>
      </w:tr>
      <w:tr w:rsidR="00AB5A77" w14:paraId="4C04A91B" w14:textId="77777777" w:rsidTr="2AD621CB">
        <w:trPr>
          <w:trHeight w:val="300"/>
        </w:trPr>
        <w:tc>
          <w:tcPr>
            <w:tcW w:w="4508" w:type="dxa"/>
          </w:tcPr>
          <w:p w14:paraId="78FA3378" w14:textId="77777777" w:rsidR="00AB5A77" w:rsidRDefault="00AB5A77">
            <w:pPr>
              <w:rPr>
                <w:lang w:val="en-US"/>
              </w:rPr>
            </w:pPr>
            <w:r w:rsidRPr="531BB2DB">
              <w:rPr>
                <w:lang w:val="en-US"/>
              </w:rPr>
              <w:t xml:space="preserve"> </w:t>
            </w:r>
          </w:p>
        </w:tc>
        <w:tc>
          <w:tcPr>
            <w:tcW w:w="4508" w:type="dxa"/>
          </w:tcPr>
          <w:p w14:paraId="319569B2" w14:textId="77777777" w:rsidR="00AB5A77" w:rsidRDefault="00AB5A77">
            <w:pPr>
              <w:rPr>
                <w:lang w:val="en-US"/>
              </w:rPr>
            </w:pPr>
            <w:r w:rsidRPr="531BB2DB">
              <w:rPr>
                <w:lang w:val="en-US"/>
              </w:rPr>
              <w:t>4. Hệ thống truy vấn thông tin User qua UserService.</w:t>
            </w:r>
          </w:p>
        </w:tc>
      </w:tr>
      <w:tr w:rsidR="00AB5A77" w14:paraId="760A56A1" w14:textId="77777777" w:rsidTr="2AD621CB">
        <w:trPr>
          <w:trHeight w:val="300"/>
        </w:trPr>
        <w:tc>
          <w:tcPr>
            <w:tcW w:w="4508" w:type="dxa"/>
          </w:tcPr>
          <w:p w14:paraId="69D849AC" w14:textId="77777777" w:rsidR="00AB5A77" w:rsidRDefault="00AB5A77">
            <w:pPr>
              <w:rPr>
                <w:lang w:val="en-US"/>
              </w:rPr>
            </w:pPr>
          </w:p>
        </w:tc>
        <w:tc>
          <w:tcPr>
            <w:tcW w:w="4508" w:type="dxa"/>
          </w:tcPr>
          <w:p w14:paraId="298F35A9" w14:textId="77777777" w:rsidR="00AB5A77" w:rsidRDefault="00AB5A77">
            <w:pPr>
              <w:rPr>
                <w:lang w:val="en-US"/>
              </w:rPr>
            </w:pPr>
            <w:r w:rsidRPr="531BB2DB">
              <w:rPr>
                <w:lang w:val="en-US"/>
              </w:rPr>
              <w:t>5. thống truy vấn danh sách địa chỉ qua UserAddressService.</w:t>
            </w:r>
          </w:p>
        </w:tc>
      </w:tr>
      <w:tr w:rsidR="00AB5A77" w14:paraId="671072C5" w14:textId="77777777" w:rsidTr="2AD621CB">
        <w:trPr>
          <w:trHeight w:val="300"/>
        </w:trPr>
        <w:tc>
          <w:tcPr>
            <w:tcW w:w="4508" w:type="dxa"/>
          </w:tcPr>
          <w:p w14:paraId="05AA4E36" w14:textId="77777777" w:rsidR="00AB5A77" w:rsidRDefault="00AB5A77">
            <w:pPr>
              <w:rPr>
                <w:lang w:val="en-US"/>
              </w:rPr>
            </w:pPr>
          </w:p>
        </w:tc>
        <w:tc>
          <w:tcPr>
            <w:tcW w:w="4508" w:type="dxa"/>
          </w:tcPr>
          <w:p w14:paraId="71871A7F" w14:textId="77777777" w:rsidR="00AB5A77" w:rsidRDefault="00AB5A77">
            <w:pPr>
              <w:rPr>
                <w:lang w:val="en-US"/>
              </w:rPr>
            </w:pPr>
            <w:r w:rsidRPr="531BB2DB">
              <w:rPr>
                <w:lang w:val="en-US"/>
              </w:rPr>
              <w:t>6. Khởi tạo UserAddressUpdateRequest rỗng nếu cần và nạp dữ liệu vào Model. Trả về view user/profile.</w:t>
            </w:r>
          </w:p>
        </w:tc>
      </w:tr>
      <w:tr w:rsidR="00AB5A77" w14:paraId="3239C6C1" w14:textId="77777777" w:rsidTr="2AD621CB">
        <w:trPr>
          <w:trHeight w:val="300"/>
        </w:trPr>
        <w:tc>
          <w:tcPr>
            <w:tcW w:w="4508" w:type="dxa"/>
          </w:tcPr>
          <w:p w14:paraId="7D0FDA7C" w14:textId="77777777" w:rsidR="00AB5A77" w:rsidRDefault="00AB5A77">
            <w:pPr>
              <w:rPr>
                <w:lang w:val="en-US"/>
              </w:rPr>
            </w:pPr>
            <w:r w:rsidRPr="531BB2DB">
              <w:rPr>
                <w:lang w:val="en-US"/>
              </w:rPr>
              <w:t>7. Xem trang thông tin cá nhân.</w:t>
            </w:r>
          </w:p>
        </w:tc>
        <w:tc>
          <w:tcPr>
            <w:tcW w:w="4508" w:type="dxa"/>
          </w:tcPr>
          <w:p w14:paraId="643DCEF7" w14:textId="77777777" w:rsidR="00AB5A77" w:rsidRDefault="00AB5A77">
            <w:pPr>
              <w:rPr>
                <w:lang w:val="en-US"/>
              </w:rPr>
            </w:pPr>
          </w:p>
        </w:tc>
      </w:tr>
      <w:tr w:rsidR="00AB5A77" w14:paraId="790D3883" w14:textId="77777777" w:rsidTr="2AD621CB">
        <w:trPr>
          <w:trHeight w:val="300"/>
        </w:trPr>
        <w:tc>
          <w:tcPr>
            <w:tcW w:w="9016" w:type="dxa"/>
            <w:gridSpan w:val="2"/>
            <w:shd w:val="clear" w:color="auto" w:fill="BFBFBF" w:themeFill="background1" w:themeFillShade="BF"/>
          </w:tcPr>
          <w:p w14:paraId="6D8A989A" w14:textId="77777777" w:rsidR="00AB5A77" w:rsidRDefault="00AB5A77">
            <w:pPr>
              <w:rPr>
                <w:lang w:val="en-US"/>
              </w:rPr>
            </w:pPr>
            <w:r w:rsidRPr="531BB2DB">
              <w:rPr>
                <w:lang w:val="en-US"/>
              </w:rPr>
              <w:t>Luồng sự kiện thay thế: ALT-01: Khách hàng chưa có địa chỉ nhận hàng nào</w:t>
            </w:r>
          </w:p>
        </w:tc>
      </w:tr>
      <w:tr w:rsidR="00AB5A77" w14:paraId="306E9CFB" w14:textId="77777777" w:rsidTr="2AD621CB">
        <w:trPr>
          <w:trHeight w:val="300"/>
        </w:trPr>
        <w:tc>
          <w:tcPr>
            <w:tcW w:w="4508" w:type="dxa"/>
          </w:tcPr>
          <w:p w14:paraId="0B3E0170" w14:textId="77777777" w:rsidR="00AB5A77" w:rsidRDefault="00AB5A77">
            <w:pPr>
              <w:rPr>
                <w:lang w:val="en-US"/>
              </w:rPr>
            </w:pPr>
            <w:r w:rsidRPr="531BB2DB">
              <w:rPr>
                <w:lang w:val="en-US"/>
              </w:rPr>
              <w:t>1. Khách hàng thực hiện các bước như trong Luồng chính.</w:t>
            </w:r>
          </w:p>
        </w:tc>
        <w:tc>
          <w:tcPr>
            <w:tcW w:w="4508" w:type="dxa"/>
          </w:tcPr>
          <w:p w14:paraId="64C9E54D" w14:textId="77777777" w:rsidR="00AB5A77" w:rsidRDefault="00AB5A77">
            <w:pPr>
              <w:rPr>
                <w:lang w:val="en-US"/>
              </w:rPr>
            </w:pPr>
            <w:r w:rsidRPr="531BB2DB">
              <w:rPr>
                <w:lang w:val="en-US"/>
              </w:rPr>
              <w:t>2. Hệ thống trả về danh sách địa chỉ rỗng, view hiển thị thông báo chưa có địa chỉ.</w:t>
            </w:r>
          </w:p>
        </w:tc>
      </w:tr>
      <w:tr w:rsidR="00AB5A77" w14:paraId="0BB00A46" w14:textId="77777777" w:rsidTr="2AD621CB">
        <w:trPr>
          <w:trHeight w:val="465"/>
        </w:trPr>
        <w:tc>
          <w:tcPr>
            <w:tcW w:w="9016" w:type="dxa"/>
            <w:gridSpan w:val="2"/>
            <w:shd w:val="clear" w:color="auto" w:fill="BFBFBF" w:themeFill="background1" w:themeFillShade="BF"/>
          </w:tcPr>
          <w:p w14:paraId="1E891324" w14:textId="77777777" w:rsidR="00AB5A77" w:rsidRDefault="00AB5A77">
            <w:pPr>
              <w:rPr>
                <w:lang w:val="en-US"/>
              </w:rPr>
            </w:pPr>
            <w:r w:rsidRPr="531BB2DB">
              <w:rPr>
                <w:lang w:val="en-US"/>
              </w:rPr>
              <w:t>Luồng sự kiện ngoại lệ</w:t>
            </w:r>
          </w:p>
        </w:tc>
      </w:tr>
      <w:tr w:rsidR="00AB5A77" w14:paraId="7CF72FBA" w14:textId="77777777" w:rsidTr="2AD621CB">
        <w:trPr>
          <w:trHeight w:val="300"/>
        </w:trPr>
        <w:tc>
          <w:tcPr>
            <w:tcW w:w="9016" w:type="dxa"/>
            <w:gridSpan w:val="2"/>
          </w:tcPr>
          <w:p w14:paraId="7B86C9C3" w14:textId="77777777" w:rsidR="00AB5A77" w:rsidRDefault="00AB5A77">
            <w:pPr>
              <w:rPr>
                <w:lang w:val="en-US"/>
              </w:rPr>
            </w:pPr>
            <w:r w:rsidRPr="531BB2DB">
              <w:rPr>
                <w:lang w:val="en-US"/>
              </w:rPr>
              <w:t>EXC-01: Chưa đăng nhập hoặc chưa xác minh SĐT</w:t>
            </w:r>
          </w:p>
        </w:tc>
      </w:tr>
      <w:tr w:rsidR="00AB5A77" w14:paraId="209E12F6" w14:textId="77777777" w:rsidTr="2AD621CB">
        <w:trPr>
          <w:trHeight w:val="300"/>
        </w:trPr>
        <w:tc>
          <w:tcPr>
            <w:tcW w:w="4508" w:type="dxa"/>
          </w:tcPr>
          <w:p w14:paraId="31EEF65F" w14:textId="77777777" w:rsidR="00AB5A77" w:rsidRDefault="00AB5A77">
            <w:pPr>
              <w:rPr>
                <w:lang w:val="en-US"/>
              </w:rPr>
            </w:pPr>
            <w:r w:rsidRPr="531BB2DB">
              <w:rPr>
                <w:lang w:val="en-US"/>
              </w:rPr>
              <w:t>1. Truy cập /profile.</w:t>
            </w:r>
          </w:p>
        </w:tc>
        <w:tc>
          <w:tcPr>
            <w:tcW w:w="4508" w:type="dxa"/>
          </w:tcPr>
          <w:p w14:paraId="376E6178" w14:textId="77777777" w:rsidR="00AB5A77" w:rsidRDefault="00AB5A77">
            <w:pPr>
              <w:rPr>
                <w:lang w:val="en-US"/>
              </w:rPr>
            </w:pPr>
            <w:r w:rsidRPr="531BB2DB">
              <w:rPr>
                <w:lang w:val="en-US"/>
              </w:rPr>
              <w:t>2. Hệ thống chuyển hướng về trang đăng nhập hoặc trang xác minh số điện thoại.</w:t>
            </w:r>
          </w:p>
        </w:tc>
      </w:tr>
      <w:tr w:rsidR="00AB5A77" w14:paraId="154ADE44" w14:textId="77777777" w:rsidTr="2AD621CB">
        <w:trPr>
          <w:trHeight w:val="300"/>
        </w:trPr>
        <w:tc>
          <w:tcPr>
            <w:tcW w:w="9016" w:type="dxa"/>
            <w:gridSpan w:val="2"/>
          </w:tcPr>
          <w:p w14:paraId="6B4A1D17" w14:textId="77777777" w:rsidR="00AB5A77" w:rsidRDefault="00AB5A77">
            <w:pPr>
              <w:rPr>
                <w:lang w:val="en-US"/>
              </w:rPr>
            </w:pPr>
            <w:r w:rsidRPr="531BB2DB">
              <w:rPr>
                <w:lang w:val="en-US"/>
              </w:rPr>
              <w:t>EXC-02: Không tìm thấy tài khoản</w:t>
            </w:r>
          </w:p>
        </w:tc>
      </w:tr>
      <w:tr w:rsidR="00AB5A77" w14:paraId="567A5E43" w14:textId="77777777" w:rsidTr="2AD621CB">
        <w:trPr>
          <w:trHeight w:val="300"/>
        </w:trPr>
        <w:tc>
          <w:tcPr>
            <w:tcW w:w="4508" w:type="dxa"/>
          </w:tcPr>
          <w:p w14:paraId="743D812F" w14:textId="77777777" w:rsidR="00AB5A77" w:rsidRDefault="00AB5A77">
            <w:pPr>
              <w:rPr>
                <w:lang w:val="en-US"/>
              </w:rPr>
            </w:pPr>
            <w:r w:rsidRPr="531BB2DB">
              <w:rPr>
                <w:lang w:val="en-US"/>
              </w:rPr>
              <w:t>1. Truy cập /profile hợp lệ.</w:t>
            </w:r>
          </w:p>
        </w:tc>
        <w:tc>
          <w:tcPr>
            <w:tcW w:w="4508" w:type="dxa"/>
          </w:tcPr>
          <w:p w14:paraId="7691E7E6" w14:textId="77777777" w:rsidR="00AB5A77" w:rsidRDefault="00AB5A77">
            <w:pPr>
              <w:rPr>
                <w:lang w:val="en-US"/>
              </w:rPr>
            </w:pPr>
            <w:r w:rsidRPr="531BB2DB">
              <w:rPr>
                <w:lang w:val="en-US"/>
              </w:rPr>
              <w:t>2. Dữ liệu User không tồn tại, ném EntityNotFoundException và hiển thị trang lỗi.</w:t>
            </w:r>
          </w:p>
        </w:tc>
      </w:tr>
    </w:tbl>
    <w:p w14:paraId="2F7F05FC" w14:textId="77777777" w:rsidR="00AB5A77" w:rsidRDefault="00AB5A77" w:rsidP="00AB5A77">
      <w:pPr>
        <w:rPr>
          <w:lang w:val="en-US"/>
        </w:rPr>
      </w:pPr>
    </w:p>
    <w:p w14:paraId="37155FA0" w14:textId="77777777" w:rsidR="00AB5A77" w:rsidRDefault="00AB5A77" w:rsidP="00AB5A77">
      <w:pPr>
        <w:rPr>
          <w:lang w:val="en-US"/>
        </w:rPr>
      </w:pPr>
      <w:r w:rsidRPr="531BB2DB">
        <w:rPr>
          <w:lang w:val="en-US"/>
        </w:rPr>
        <w:t>b) Activity Diagram</w:t>
      </w:r>
    </w:p>
    <w:p w14:paraId="4A02571D" w14:textId="77777777" w:rsidR="00AB5A77" w:rsidRDefault="00AB5A77" w:rsidP="00AB5A77">
      <w:r>
        <w:rPr>
          <w:noProof/>
        </w:rPr>
        <w:lastRenderedPageBreak/>
        <w:drawing>
          <wp:inline distT="0" distB="0" distL="0" distR="0" wp14:anchorId="3DB50397" wp14:editId="645786D4">
            <wp:extent cx="5724525" cy="3514725"/>
            <wp:effectExtent l="0" t="0" r="0" b="0"/>
            <wp:docPr id="1796595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95005" name="Picture 1796595005"/>
                    <pic:cNvPicPr/>
                  </pic:nvPicPr>
                  <pic:blipFill>
                    <a:blip r:embed="rId49">
                      <a:extLst>
                        <a:ext uri="{28A0092B-C50C-407E-A947-70E740481C1C}">
                          <a14:useLocalDpi xmlns:a14="http://schemas.microsoft.com/office/drawing/2010/main"/>
                        </a:ext>
                      </a:extLst>
                    </a:blip>
                    <a:stretch>
                      <a:fillRect/>
                    </a:stretch>
                  </pic:blipFill>
                  <pic:spPr>
                    <a:xfrm>
                      <a:off x="0" y="0"/>
                      <a:ext cx="5724525" cy="3514725"/>
                    </a:xfrm>
                    <a:prstGeom prst="rect">
                      <a:avLst/>
                    </a:prstGeom>
                  </pic:spPr>
                </pic:pic>
              </a:graphicData>
            </a:graphic>
          </wp:inline>
        </w:drawing>
      </w:r>
    </w:p>
    <w:p w14:paraId="56D4D325" w14:textId="77777777" w:rsidR="00AB5A77" w:rsidRDefault="00AB5A77" w:rsidP="00AB5A77">
      <w:pPr>
        <w:rPr>
          <w:lang w:val="en-US"/>
        </w:rPr>
      </w:pPr>
      <w:r w:rsidRPr="531BB2DB">
        <w:rPr>
          <w:lang w:val="en-US"/>
        </w:rPr>
        <w:t xml:space="preserve">c) Sequence Diagram </w:t>
      </w:r>
    </w:p>
    <w:p w14:paraId="6CB25FE5" w14:textId="15BA8AAC" w:rsidR="00AB5A77" w:rsidRPr="00AB5A77" w:rsidRDefault="00AB5A77" w:rsidP="00AB5A77">
      <w:pPr>
        <w:rPr>
          <w:lang w:val="en-US"/>
        </w:rPr>
      </w:pPr>
      <w:r>
        <w:rPr>
          <w:noProof/>
        </w:rPr>
        <w:drawing>
          <wp:inline distT="0" distB="0" distL="0" distR="0" wp14:anchorId="30669BBD" wp14:editId="6B715E6D">
            <wp:extent cx="5724525" cy="2781300"/>
            <wp:effectExtent l="0" t="0" r="0" b="0"/>
            <wp:docPr id="1268950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50210" name="Picture 1268950210"/>
                    <pic:cNvPicPr/>
                  </pic:nvPicPr>
                  <pic:blipFill>
                    <a:blip r:embed="rId50">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p>
    <w:p w14:paraId="1273CF08" w14:textId="75BFADFF" w:rsidR="005C1E0C" w:rsidRPr="005C1E0C" w:rsidRDefault="005C1E0C" w:rsidP="00270EB6">
      <w:pPr>
        <w:pStyle w:val="Heading3"/>
        <w:rPr>
          <w:lang w:val="en-US"/>
        </w:rPr>
      </w:pPr>
      <w:r w:rsidRPr="005C1E0C">
        <w:rPr>
          <w:lang w:val="en-US"/>
        </w:rPr>
        <w:t>C-13</w:t>
      </w:r>
      <w:r w:rsidR="00915EAA">
        <w:rPr>
          <w:lang w:val="en-US"/>
        </w:rPr>
        <w:t>_</w:t>
      </w:r>
      <w:r w:rsidRPr="005C1E0C">
        <w:rPr>
          <w:lang w:val="en-US"/>
        </w:rPr>
        <w:t>Cập nhật thông tin cá nhân</w:t>
      </w:r>
    </w:p>
    <w:p w14:paraId="796A96C2" w14:textId="77777777" w:rsidR="00AB5A77" w:rsidRDefault="00AB5A77" w:rsidP="00AB5A77">
      <w:pPr>
        <w:pStyle w:val="ListParagraph"/>
        <w:numPr>
          <w:ilvl w:val="0"/>
          <w:numId w:val="4"/>
        </w:numPr>
        <w:rPr>
          <w:b/>
          <w:bCs/>
          <w:lang w:val="en-US"/>
        </w:rPr>
      </w:pPr>
      <w:r w:rsidRPr="531BB2DB">
        <w:rPr>
          <w:b/>
          <w:bCs/>
          <w:lang w:val="en-US"/>
        </w:rPr>
        <w:t>Đặc tả</w:t>
      </w:r>
    </w:p>
    <w:tbl>
      <w:tblPr>
        <w:tblStyle w:val="TableGrid"/>
        <w:tblW w:w="0" w:type="auto"/>
        <w:tblLook w:val="06A0" w:firstRow="1" w:lastRow="0" w:firstColumn="1" w:lastColumn="0" w:noHBand="1" w:noVBand="1"/>
      </w:tblPr>
      <w:tblGrid>
        <w:gridCol w:w="4402"/>
        <w:gridCol w:w="4542"/>
      </w:tblGrid>
      <w:tr w:rsidR="00AB5A77" w14:paraId="27D111A7" w14:textId="77777777" w:rsidTr="2AD621CB">
        <w:trPr>
          <w:trHeight w:val="300"/>
        </w:trPr>
        <w:tc>
          <w:tcPr>
            <w:tcW w:w="8805" w:type="dxa"/>
            <w:gridSpan w:val="2"/>
          </w:tcPr>
          <w:p w14:paraId="0926928E" w14:textId="77777777" w:rsidR="00AB5A77" w:rsidRDefault="00AB5A77">
            <w:pPr>
              <w:rPr>
                <w:color w:val="000000" w:themeColor="text1"/>
                <w:lang w:val="en-US"/>
              </w:rPr>
            </w:pPr>
            <w:r w:rsidRPr="531BB2DB">
              <w:rPr>
                <w:b/>
                <w:bCs/>
                <w:color w:val="000000" w:themeColor="text1"/>
              </w:rPr>
              <w:t>UCID:</w:t>
            </w:r>
            <w:r w:rsidRPr="531BB2DB">
              <w:rPr>
                <w:color w:val="000000" w:themeColor="text1"/>
              </w:rPr>
              <w:t xml:space="preserve"> C</w:t>
            </w:r>
            <w:r w:rsidRPr="531BB2DB">
              <w:rPr>
                <w:color w:val="000000" w:themeColor="text1"/>
                <w:lang w:val="en-US"/>
              </w:rPr>
              <w:t>-13</w:t>
            </w:r>
          </w:p>
        </w:tc>
      </w:tr>
      <w:tr w:rsidR="00AB5A77" w14:paraId="5ED3D411" w14:textId="77777777" w:rsidTr="2AD621CB">
        <w:trPr>
          <w:trHeight w:val="300"/>
        </w:trPr>
        <w:tc>
          <w:tcPr>
            <w:tcW w:w="8805" w:type="dxa"/>
            <w:gridSpan w:val="2"/>
          </w:tcPr>
          <w:p w14:paraId="1A9EF2C3" w14:textId="77777777" w:rsidR="00AB5A77" w:rsidRDefault="00AB5A77">
            <w:pPr>
              <w:rPr>
                <w:color w:val="000000" w:themeColor="text1"/>
              </w:rPr>
            </w:pPr>
            <w:r w:rsidRPr="531BB2DB">
              <w:rPr>
                <w:b/>
                <w:bCs/>
                <w:color w:val="000000" w:themeColor="text1"/>
                <w:lang w:val="en-US"/>
              </w:rPr>
              <w:t>Tên Usecase:</w:t>
            </w:r>
            <w:r w:rsidRPr="531BB2DB">
              <w:rPr>
                <w:color w:val="000000" w:themeColor="text1"/>
                <w:lang w:val="en-US"/>
              </w:rPr>
              <w:t xml:space="preserve"> Cập thông tin cá nhân</w:t>
            </w:r>
          </w:p>
        </w:tc>
      </w:tr>
      <w:tr w:rsidR="00AB5A77" w14:paraId="3E9036C1" w14:textId="77777777" w:rsidTr="2AD621CB">
        <w:trPr>
          <w:trHeight w:val="300"/>
        </w:trPr>
        <w:tc>
          <w:tcPr>
            <w:tcW w:w="8805" w:type="dxa"/>
            <w:gridSpan w:val="2"/>
          </w:tcPr>
          <w:p w14:paraId="7F7B76F9" w14:textId="77777777" w:rsidR="00AB5A77" w:rsidRDefault="00AB5A77">
            <w:pPr>
              <w:rPr>
                <w:color w:val="000000" w:themeColor="text1"/>
              </w:rPr>
            </w:pPr>
            <w:r w:rsidRPr="531BB2DB">
              <w:rPr>
                <w:b/>
                <w:bCs/>
                <w:color w:val="000000" w:themeColor="text1"/>
                <w:lang w:val="en-US"/>
              </w:rPr>
              <w:t>Mô tả sơ lược:</w:t>
            </w:r>
            <w:r w:rsidRPr="531BB2DB">
              <w:rPr>
                <w:color w:val="000000" w:themeColor="text1"/>
                <w:lang w:val="en-US"/>
              </w:rPr>
              <w:t xml:space="preserve"> Cho phép khách hàng thay đổi thông tin cá nhân (Họ tên, SĐT, Email, Giới tính, Ngày sinh). Nếu SĐT bị thay đổi, trạng thái xác minh SĐT sẽ bị xóa để yêu cầu xác minh lại.</w:t>
            </w:r>
          </w:p>
        </w:tc>
      </w:tr>
      <w:tr w:rsidR="00AB5A77" w14:paraId="0A4A80A2" w14:textId="77777777" w:rsidTr="2AD621CB">
        <w:trPr>
          <w:trHeight w:val="300"/>
        </w:trPr>
        <w:tc>
          <w:tcPr>
            <w:tcW w:w="8805" w:type="dxa"/>
            <w:gridSpan w:val="2"/>
          </w:tcPr>
          <w:p w14:paraId="3D914D2D" w14:textId="77777777" w:rsidR="00AB5A77" w:rsidRDefault="00AB5A77">
            <w:pPr>
              <w:rPr>
                <w:color w:val="000000" w:themeColor="text1"/>
              </w:rPr>
            </w:pPr>
            <w:r w:rsidRPr="531BB2DB">
              <w:rPr>
                <w:b/>
                <w:bCs/>
                <w:color w:val="000000" w:themeColor="text1"/>
                <w:lang w:val="en-US"/>
              </w:rPr>
              <w:lastRenderedPageBreak/>
              <w:t>Actor chính:</w:t>
            </w:r>
            <w:r w:rsidRPr="531BB2DB">
              <w:rPr>
                <w:color w:val="000000" w:themeColor="text1"/>
                <w:lang w:val="en-US"/>
              </w:rPr>
              <w:t xml:space="preserve"> Customer</w:t>
            </w:r>
          </w:p>
        </w:tc>
      </w:tr>
      <w:tr w:rsidR="00AB5A77" w14:paraId="079791BB" w14:textId="77777777" w:rsidTr="2AD621CB">
        <w:trPr>
          <w:trHeight w:val="300"/>
        </w:trPr>
        <w:tc>
          <w:tcPr>
            <w:tcW w:w="8805" w:type="dxa"/>
            <w:gridSpan w:val="2"/>
          </w:tcPr>
          <w:p w14:paraId="67356CB0" w14:textId="77777777" w:rsidR="00AB5A77" w:rsidRDefault="00AB5A77">
            <w:pPr>
              <w:rPr>
                <w:color w:val="000000" w:themeColor="text1"/>
              </w:rPr>
            </w:pPr>
            <w:r w:rsidRPr="531BB2DB">
              <w:rPr>
                <w:b/>
                <w:bCs/>
                <w:color w:val="000000" w:themeColor="text1"/>
                <w:lang w:val="en-US"/>
              </w:rPr>
              <w:t>Actor phụ:</w:t>
            </w:r>
            <w:r w:rsidRPr="531BB2DB">
              <w:rPr>
                <w:color w:val="000000" w:themeColor="text1"/>
                <w:lang w:val="en-US"/>
              </w:rPr>
              <w:t xml:space="preserve"> </w:t>
            </w:r>
            <w:r w:rsidRPr="531BB2DB">
              <w:rPr>
                <w:color w:val="000000" w:themeColor="text1"/>
              </w:rPr>
              <w:t>Không có</w:t>
            </w:r>
          </w:p>
        </w:tc>
      </w:tr>
      <w:tr w:rsidR="00AB5A77" w14:paraId="0CC53A57" w14:textId="77777777" w:rsidTr="2AD621CB">
        <w:trPr>
          <w:trHeight w:val="300"/>
        </w:trPr>
        <w:tc>
          <w:tcPr>
            <w:tcW w:w="8805" w:type="dxa"/>
            <w:gridSpan w:val="2"/>
          </w:tcPr>
          <w:p w14:paraId="5CBE54BA" w14:textId="77777777" w:rsidR="00AB5A77" w:rsidRDefault="00AB5A77">
            <w:pPr>
              <w:rPr>
                <w:color w:val="000000" w:themeColor="text1"/>
              </w:rPr>
            </w:pPr>
            <w:r w:rsidRPr="531BB2DB">
              <w:rPr>
                <w:b/>
                <w:bCs/>
                <w:color w:val="000000" w:themeColor="text1"/>
                <w:lang w:val="en-US"/>
              </w:rPr>
              <w:t>Tiền điều kiện:</w:t>
            </w:r>
            <w:r w:rsidRPr="531BB2DB">
              <w:rPr>
                <w:color w:val="000000" w:themeColor="text1"/>
                <w:lang w:val="en-US"/>
              </w:rPr>
              <w:t xml:space="preserve"> Customer phải đăng nhập, đã xác minh SĐT trước đó và đang truy cập trang cập nhật thông tin cá nhân.</w:t>
            </w:r>
          </w:p>
        </w:tc>
      </w:tr>
      <w:tr w:rsidR="00AB5A77" w14:paraId="301853CD" w14:textId="77777777" w:rsidTr="2AD621CB">
        <w:trPr>
          <w:trHeight w:val="300"/>
        </w:trPr>
        <w:tc>
          <w:tcPr>
            <w:tcW w:w="8805" w:type="dxa"/>
            <w:gridSpan w:val="2"/>
          </w:tcPr>
          <w:p w14:paraId="055BDC1F" w14:textId="77777777" w:rsidR="00AB5A77" w:rsidRDefault="00AB5A77">
            <w:pPr>
              <w:rPr>
                <w:color w:val="000000" w:themeColor="text1"/>
              </w:rPr>
            </w:pPr>
            <w:r w:rsidRPr="531BB2DB">
              <w:rPr>
                <w:b/>
                <w:bCs/>
                <w:color w:val="000000" w:themeColor="text1"/>
                <w:lang w:val="en-US"/>
              </w:rPr>
              <w:t>Hậu điều kiện:</w:t>
            </w:r>
            <w:r w:rsidRPr="531BB2DB">
              <w:rPr>
                <w:color w:val="000000" w:themeColor="text1"/>
                <w:lang w:val="en-US"/>
              </w:rPr>
              <w:t xml:space="preserve"> Hệ thống lưu lại thông tin mới. Trạng thái xác minh SĐT bị hủy (đưa về null) nếu SĐT bị thay đổi.</w:t>
            </w:r>
          </w:p>
        </w:tc>
      </w:tr>
      <w:tr w:rsidR="00AB5A77" w14:paraId="12EE324B" w14:textId="77777777" w:rsidTr="2AD621CB">
        <w:trPr>
          <w:trHeight w:val="300"/>
        </w:trPr>
        <w:tc>
          <w:tcPr>
            <w:tcW w:w="8805" w:type="dxa"/>
            <w:gridSpan w:val="2"/>
            <w:shd w:val="clear" w:color="auto" w:fill="BFBFBF" w:themeFill="background1" w:themeFillShade="BF"/>
          </w:tcPr>
          <w:p w14:paraId="30539E57" w14:textId="77777777" w:rsidR="00AB5A77" w:rsidRDefault="00AB5A77">
            <w:pPr>
              <w:rPr>
                <w:color w:val="000000" w:themeColor="text1"/>
              </w:rPr>
            </w:pPr>
            <w:r w:rsidRPr="531BB2DB">
              <w:rPr>
                <w:b/>
                <w:bCs/>
                <w:color w:val="000000" w:themeColor="text1"/>
                <w:lang w:val="en-US"/>
              </w:rPr>
              <w:t>Luồng sự kiện chính:</w:t>
            </w:r>
          </w:p>
        </w:tc>
      </w:tr>
      <w:tr w:rsidR="00AB5A77" w14:paraId="440EEC2C" w14:textId="77777777" w:rsidTr="2AD621CB">
        <w:trPr>
          <w:trHeight w:val="300"/>
        </w:trPr>
        <w:tc>
          <w:tcPr>
            <w:tcW w:w="4402" w:type="dxa"/>
          </w:tcPr>
          <w:p w14:paraId="570C340C" w14:textId="77777777" w:rsidR="00AB5A77" w:rsidRDefault="00AB5A77">
            <w:pPr>
              <w:rPr>
                <w:lang w:val="en-US"/>
              </w:rPr>
            </w:pPr>
            <w:r w:rsidRPr="531BB2DB">
              <w:rPr>
                <w:lang w:val="en-US"/>
              </w:rPr>
              <w:t>Người dùng</w:t>
            </w:r>
          </w:p>
        </w:tc>
        <w:tc>
          <w:tcPr>
            <w:tcW w:w="4402" w:type="dxa"/>
          </w:tcPr>
          <w:p w14:paraId="0A35912C" w14:textId="77777777" w:rsidR="00AB5A77" w:rsidRDefault="00AB5A77">
            <w:pPr>
              <w:rPr>
                <w:lang w:val="en-US"/>
              </w:rPr>
            </w:pPr>
            <w:r w:rsidRPr="531BB2DB">
              <w:rPr>
                <w:lang w:val="en-US"/>
              </w:rPr>
              <w:t>Hệ thống</w:t>
            </w:r>
          </w:p>
        </w:tc>
      </w:tr>
      <w:tr w:rsidR="00AB5A77" w14:paraId="10F2E4A8" w14:textId="77777777" w:rsidTr="2AD621CB">
        <w:trPr>
          <w:trHeight w:val="300"/>
        </w:trPr>
        <w:tc>
          <w:tcPr>
            <w:tcW w:w="4402" w:type="dxa"/>
          </w:tcPr>
          <w:p w14:paraId="0B872DC1" w14:textId="77777777" w:rsidR="00AB5A77" w:rsidRDefault="00AB5A77" w:rsidP="00AB5A77">
            <w:pPr>
              <w:pStyle w:val="ListParagraph"/>
              <w:numPr>
                <w:ilvl w:val="0"/>
                <w:numId w:val="3"/>
              </w:numPr>
              <w:rPr>
                <w:lang w:val="en-US"/>
              </w:rPr>
            </w:pPr>
            <w:r w:rsidRPr="531BB2DB">
              <w:rPr>
                <w:lang w:val="en-US"/>
              </w:rPr>
              <w:t>Customer chỉnh sửa thông tin trên form và nhấn nút Lưu (gửi yêu cầu POST /profile/update).</w:t>
            </w:r>
          </w:p>
        </w:tc>
        <w:tc>
          <w:tcPr>
            <w:tcW w:w="4402" w:type="dxa"/>
          </w:tcPr>
          <w:p w14:paraId="5BF2E974" w14:textId="77777777" w:rsidR="00AB5A77" w:rsidRDefault="00AB5A77"/>
        </w:tc>
      </w:tr>
      <w:tr w:rsidR="00AB5A77" w14:paraId="3F2C1270" w14:textId="77777777" w:rsidTr="2AD621CB">
        <w:trPr>
          <w:trHeight w:val="300"/>
        </w:trPr>
        <w:tc>
          <w:tcPr>
            <w:tcW w:w="4402" w:type="dxa"/>
          </w:tcPr>
          <w:p w14:paraId="513AA885" w14:textId="77777777" w:rsidR="00AB5A77" w:rsidRDefault="00AB5A77">
            <w:pPr>
              <w:pStyle w:val="ListParagraph"/>
              <w:ind w:left="720"/>
              <w:rPr>
                <w:lang w:val="en-US"/>
              </w:rPr>
            </w:pPr>
          </w:p>
        </w:tc>
        <w:tc>
          <w:tcPr>
            <w:tcW w:w="4402" w:type="dxa"/>
          </w:tcPr>
          <w:p w14:paraId="525FC597" w14:textId="77777777" w:rsidR="00AB5A77" w:rsidRDefault="00AB5A77">
            <w:r w:rsidRPr="531BB2DB">
              <w:rPr>
                <w:lang w:val="en-US"/>
              </w:rPr>
              <w:t>2. Spring Security kiểm tra phiên đăng nhập. NotVerifiedRedirectFilter kiểm tra trạng thái xác minh SĐT.</w:t>
            </w:r>
          </w:p>
        </w:tc>
      </w:tr>
      <w:tr w:rsidR="00AB5A77" w14:paraId="1FB6B854" w14:textId="77777777" w:rsidTr="2AD621CB">
        <w:trPr>
          <w:trHeight w:val="300"/>
        </w:trPr>
        <w:tc>
          <w:tcPr>
            <w:tcW w:w="4402" w:type="dxa"/>
          </w:tcPr>
          <w:p w14:paraId="18CC31B3" w14:textId="77777777" w:rsidR="00AB5A77" w:rsidRDefault="00AB5A77">
            <w:pPr>
              <w:pStyle w:val="ListParagraph"/>
              <w:ind w:left="720"/>
              <w:rPr>
                <w:lang w:val="en-US"/>
              </w:rPr>
            </w:pPr>
          </w:p>
        </w:tc>
        <w:tc>
          <w:tcPr>
            <w:tcW w:w="4402" w:type="dxa"/>
          </w:tcPr>
          <w:p w14:paraId="6C9B5FCA" w14:textId="77777777" w:rsidR="00AB5A77" w:rsidRDefault="00AB5A77">
            <w:r w:rsidRPr="531BB2DB">
              <w:rPr>
                <w:lang w:val="en-US"/>
              </w:rPr>
              <w:t>3. UserController.updateProfile() nhận yêu cầu và kiểm tra tính hợp lệ của dữ liệu (thông qua @Valid và BindingResult ).</w:t>
            </w:r>
          </w:p>
        </w:tc>
      </w:tr>
      <w:tr w:rsidR="00AB5A77" w14:paraId="2DF32E50" w14:textId="77777777" w:rsidTr="2AD621CB">
        <w:trPr>
          <w:trHeight w:val="300"/>
        </w:trPr>
        <w:tc>
          <w:tcPr>
            <w:tcW w:w="4402" w:type="dxa"/>
          </w:tcPr>
          <w:p w14:paraId="3FCA3061" w14:textId="77777777" w:rsidR="00AB5A77" w:rsidRDefault="00AB5A77">
            <w:pPr>
              <w:rPr>
                <w:lang w:val="en-US"/>
              </w:rPr>
            </w:pPr>
          </w:p>
        </w:tc>
        <w:tc>
          <w:tcPr>
            <w:tcW w:w="4402" w:type="dxa"/>
          </w:tcPr>
          <w:p w14:paraId="4AAEC61D" w14:textId="77777777" w:rsidR="00AB5A77" w:rsidRDefault="00AB5A77">
            <w:r w:rsidRPr="531BB2DB">
              <w:rPr>
                <w:lang w:val="en-US"/>
              </w:rPr>
              <w:t>4. Xác nhận không có lỗi Binding, Controller gọi UserService.updateProfile(userId, request).</w:t>
            </w:r>
          </w:p>
        </w:tc>
      </w:tr>
      <w:tr w:rsidR="00AB5A77" w14:paraId="41CA2331" w14:textId="77777777" w:rsidTr="2AD621CB">
        <w:trPr>
          <w:trHeight w:val="300"/>
        </w:trPr>
        <w:tc>
          <w:tcPr>
            <w:tcW w:w="4402" w:type="dxa"/>
          </w:tcPr>
          <w:p w14:paraId="65447C7E" w14:textId="77777777" w:rsidR="00AB5A77" w:rsidRDefault="00AB5A77">
            <w:pPr>
              <w:pStyle w:val="ListParagraph"/>
              <w:ind w:left="720"/>
              <w:rPr>
                <w:lang w:val="en-US"/>
              </w:rPr>
            </w:pPr>
          </w:p>
        </w:tc>
        <w:tc>
          <w:tcPr>
            <w:tcW w:w="4402" w:type="dxa"/>
          </w:tcPr>
          <w:p w14:paraId="0F68C7EA" w14:textId="77777777" w:rsidR="00AB5A77" w:rsidRDefault="00AB5A77">
            <w:r w:rsidRPr="531BB2DB">
              <w:rPr>
                <w:lang w:val="en-US"/>
              </w:rPr>
              <w:t>5. Service truy vấn User qua UserRepository.findById(userId).</w:t>
            </w:r>
          </w:p>
        </w:tc>
      </w:tr>
      <w:tr w:rsidR="00AB5A77" w14:paraId="71D2CE59" w14:textId="77777777" w:rsidTr="2AD621CB">
        <w:trPr>
          <w:trHeight w:val="300"/>
        </w:trPr>
        <w:tc>
          <w:tcPr>
            <w:tcW w:w="4402" w:type="dxa"/>
          </w:tcPr>
          <w:p w14:paraId="02B4D7B6" w14:textId="77777777" w:rsidR="00AB5A77" w:rsidRDefault="00AB5A77">
            <w:pPr>
              <w:pStyle w:val="ListParagraph"/>
              <w:ind w:left="720"/>
              <w:rPr>
                <w:lang w:val="en-US"/>
              </w:rPr>
            </w:pPr>
          </w:p>
        </w:tc>
        <w:tc>
          <w:tcPr>
            <w:tcW w:w="4402" w:type="dxa"/>
          </w:tcPr>
          <w:p w14:paraId="6EC40A7A" w14:textId="77777777" w:rsidR="00AB5A77" w:rsidRDefault="00AB5A77">
            <w:r w:rsidRPr="531BB2DB">
              <w:rPr>
                <w:lang w:val="en-US"/>
              </w:rPr>
              <w:t>6. Service gọi hàm validateAndSetPhone(). Kiểm tra SĐT có thay đổi hay không. Nếu có thay đổi, truy vấn UserRepository.findByPhone(newPhone) để kiểm tra trùng lặp.</w:t>
            </w:r>
          </w:p>
        </w:tc>
      </w:tr>
      <w:tr w:rsidR="00AB5A77" w14:paraId="51549048" w14:textId="77777777" w:rsidTr="2AD621CB">
        <w:trPr>
          <w:trHeight w:val="300"/>
        </w:trPr>
        <w:tc>
          <w:tcPr>
            <w:tcW w:w="4402" w:type="dxa"/>
          </w:tcPr>
          <w:p w14:paraId="3F432FFB" w14:textId="77777777" w:rsidR="00AB5A77" w:rsidRDefault="00AB5A77">
            <w:pPr>
              <w:pStyle w:val="ListParagraph"/>
              <w:ind w:left="720"/>
              <w:rPr>
                <w:lang w:val="en-US"/>
              </w:rPr>
            </w:pPr>
          </w:p>
        </w:tc>
        <w:tc>
          <w:tcPr>
            <w:tcW w:w="4402" w:type="dxa"/>
          </w:tcPr>
          <w:p w14:paraId="0F948F92" w14:textId="77777777" w:rsidR="00AB5A77" w:rsidRDefault="00AB5A77">
            <w:r w:rsidRPr="531BB2DB">
              <w:rPr>
                <w:lang w:val="en-US"/>
              </w:rPr>
              <w:t>7. Xác nhận SĐT không trùng lặp, Service cập nhật thông tin User (Name, Email, Gender, BirthDate) và lưu vào cơ sở dữ liệu qua UserRepository.save(user). Nếu SĐT thay đổi, gán phoneVerifiedAt = null.</w:t>
            </w:r>
          </w:p>
        </w:tc>
      </w:tr>
      <w:tr w:rsidR="00AB5A77" w14:paraId="5A5FA8E7" w14:textId="77777777" w:rsidTr="2AD621CB">
        <w:trPr>
          <w:trHeight w:val="300"/>
        </w:trPr>
        <w:tc>
          <w:tcPr>
            <w:tcW w:w="4402" w:type="dxa"/>
          </w:tcPr>
          <w:p w14:paraId="342FF57F" w14:textId="77777777" w:rsidR="00AB5A77" w:rsidRDefault="00AB5A77">
            <w:pPr>
              <w:pStyle w:val="ListParagraph"/>
              <w:ind w:left="720"/>
              <w:rPr>
                <w:lang w:val="en-US"/>
              </w:rPr>
            </w:pPr>
          </w:p>
        </w:tc>
        <w:tc>
          <w:tcPr>
            <w:tcW w:w="4402" w:type="dxa"/>
          </w:tcPr>
          <w:p w14:paraId="2EE9CCB9" w14:textId="77777777" w:rsidR="00AB5A77" w:rsidRDefault="00AB5A77">
            <w:r w:rsidRPr="531BB2DB">
              <w:rPr>
                <w:lang w:val="en-US"/>
              </w:rPr>
              <w:t>8. Service ánh xạ Entity thành UserResponse. Controller nhận kết quả và chuyển hướng (Redirect) về trang /profile.</w:t>
            </w:r>
          </w:p>
        </w:tc>
      </w:tr>
      <w:tr w:rsidR="00AB5A77" w14:paraId="233F5636" w14:textId="77777777" w:rsidTr="2AD621CB">
        <w:trPr>
          <w:trHeight w:val="300"/>
        </w:trPr>
        <w:tc>
          <w:tcPr>
            <w:tcW w:w="4402" w:type="dxa"/>
          </w:tcPr>
          <w:p w14:paraId="22DF7BA3" w14:textId="77777777" w:rsidR="00AB5A77" w:rsidRDefault="00AB5A77">
            <w:pPr>
              <w:pStyle w:val="ListParagraph"/>
              <w:rPr>
                <w:lang w:val="en-US"/>
              </w:rPr>
            </w:pPr>
            <w:r w:rsidRPr="531BB2DB">
              <w:rPr>
                <w:lang w:val="en-US"/>
              </w:rPr>
              <w:t>9. Customer thấy trang thông tin cá nhân đã được cập nhật thành công (hoặc bị chặn yêu cầu xác minh lại nếu vừa đổi SĐT).</w:t>
            </w:r>
          </w:p>
        </w:tc>
        <w:tc>
          <w:tcPr>
            <w:tcW w:w="4402" w:type="dxa"/>
          </w:tcPr>
          <w:p w14:paraId="7296EE42" w14:textId="77777777" w:rsidR="00AB5A77" w:rsidRDefault="00AB5A77">
            <w:pPr>
              <w:rPr>
                <w:lang w:val="en-US"/>
              </w:rPr>
            </w:pPr>
          </w:p>
        </w:tc>
      </w:tr>
      <w:tr w:rsidR="00AB5A77" w14:paraId="21EA2488" w14:textId="77777777" w:rsidTr="2AD621CB">
        <w:trPr>
          <w:trHeight w:val="300"/>
        </w:trPr>
        <w:tc>
          <w:tcPr>
            <w:tcW w:w="8804" w:type="dxa"/>
            <w:gridSpan w:val="2"/>
            <w:shd w:val="clear" w:color="auto" w:fill="BFBFBF" w:themeFill="background1" w:themeFillShade="BF"/>
          </w:tcPr>
          <w:p w14:paraId="4FDB0F63" w14:textId="77777777" w:rsidR="00AB5A77" w:rsidRDefault="00AB5A77">
            <w:pPr>
              <w:pStyle w:val="ListParagraph"/>
              <w:rPr>
                <w:lang w:val="en-US"/>
              </w:rPr>
            </w:pPr>
            <w:r w:rsidRPr="531BB2DB">
              <w:rPr>
                <w:lang w:val="en-US"/>
              </w:rPr>
              <w:t>Luồng sự kiện thay thế</w:t>
            </w:r>
          </w:p>
        </w:tc>
      </w:tr>
      <w:tr w:rsidR="00AB5A77" w14:paraId="38617A1A" w14:textId="77777777" w:rsidTr="2AD621CB">
        <w:trPr>
          <w:trHeight w:val="300"/>
        </w:trPr>
        <w:tc>
          <w:tcPr>
            <w:tcW w:w="8804" w:type="dxa"/>
            <w:gridSpan w:val="2"/>
          </w:tcPr>
          <w:p w14:paraId="2E882789" w14:textId="77777777" w:rsidR="00AB5A77" w:rsidRDefault="00AB5A77">
            <w:pPr>
              <w:pStyle w:val="ListParagraph"/>
              <w:rPr>
                <w:lang w:val="en-US"/>
              </w:rPr>
            </w:pPr>
            <w:r w:rsidRPr="531BB2DB">
              <w:rPr>
                <w:lang w:val="en-US"/>
              </w:rPr>
              <w:t>EXC-01: Số điện thoại đã được sử dụng bởi người dùng khác</w:t>
            </w:r>
          </w:p>
        </w:tc>
      </w:tr>
      <w:tr w:rsidR="00AB5A77" w14:paraId="2BE17891" w14:textId="77777777" w:rsidTr="2AD621CB">
        <w:trPr>
          <w:trHeight w:val="300"/>
        </w:trPr>
        <w:tc>
          <w:tcPr>
            <w:tcW w:w="4402" w:type="dxa"/>
          </w:tcPr>
          <w:p w14:paraId="0E960E4A" w14:textId="77777777" w:rsidR="00AB5A77" w:rsidRDefault="00AB5A77">
            <w:pPr>
              <w:pStyle w:val="ListParagraph"/>
              <w:rPr>
                <w:lang w:val="en-US"/>
              </w:rPr>
            </w:pPr>
            <w:r w:rsidRPr="531BB2DB">
              <w:rPr>
                <w:lang w:val="en-US"/>
              </w:rPr>
              <w:t>1. Customer đổi sang số điện thoại đã tồn tại trong hệ thống.</w:t>
            </w:r>
          </w:p>
        </w:tc>
        <w:tc>
          <w:tcPr>
            <w:tcW w:w="4402" w:type="dxa"/>
          </w:tcPr>
          <w:p w14:paraId="2DAEF45E" w14:textId="77777777" w:rsidR="00AB5A77" w:rsidRDefault="00AB5A77">
            <w:pPr>
              <w:rPr>
                <w:lang w:val="en-US"/>
              </w:rPr>
            </w:pPr>
            <w:r w:rsidRPr="531BB2DB">
              <w:rPr>
                <w:lang w:val="en-US"/>
              </w:rPr>
              <w:t>2. Service kiểm tra trùng lặp SĐT (qua UserRepository) và ném ngoại lệ PhoneExistedException.</w:t>
            </w:r>
          </w:p>
        </w:tc>
      </w:tr>
      <w:tr w:rsidR="00AB5A77" w14:paraId="0B9F1D55" w14:textId="77777777" w:rsidTr="2AD621CB">
        <w:trPr>
          <w:trHeight w:val="300"/>
        </w:trPr>
        <w:tc>
          <w:tcPr>
            <w:tcW w:w="4402" w:type="dxa"/>
          </w:tcPr>
          <w:p w14:paraId="03DB11EB" w14:textId="77777777" w:rsidR="00AB5A77" w:rsidRDefault="00AB5A77">
            <w:pPr>
              <w:pStyle w:val="ListParagraph"/>
              <w:rPr>
                <w:lang w:val="en-US"/>
              </w:rPr>
            </w:pPr>
          </w:p>
        </w:tc>
        <w:tc>
          <w:tcPr>
            <w:tcW w:w="4402" w:type="dxa"/>
          </w:tcPr>
          <w:p w14:paraId="064B238A" w14:textId="77777777" w:rsidR="00AB5A77" w:rsidRDefault="00AB5A77">
            <w:pPr>
              <w:rPr>
                <w:lang w:val="en-US"/>
              </w:rPr>
            </w:pPr>
            <w:r w:rsidRPr="531BB2DB">
              <w:rPr>
                <w:lang w:val="en-US"/>
              </w:rPr>
              <w:t>3. Controller bắt ngoại lệ, thêm lỗi "phone.exists" vào BindingResult, sau đó đưa vào Flash Attribute và chuyển hướng về trang /profile/update.</w:t>
            </w:r>
          </w:p>
        </w:tc>
      </w:tr>
      <w:tr w:rsidR="00AB5A77" w14:paraId="43DE536C" w14:textId="77777777" w:rsidTr="2AD621CB">
        <w:trPr>
          <w:trHeight w:val="300"/>
        </w:trPr>
        <w:tc>
          <w:tcPr>
            <w:tcW w:w="4402" w:type="dxa"/>
          </w:tcPr>
          <w:p w14:paraId="72350232" w14:textId="77777777" w:rsidR="00AB5A77" w:rsidRDefault="00AB5A77">
            <w:pPr>
              <w:pStyle w:val="ListParagraph"/>
              <w:rPr>
                <w:lang w:val="en-US"/>
              </w:rPr>
            </w:pPr>
            <w:r w:rsidRPr="531BB2DB">
              <w:rPr>
                <w:lang w:val="en-US"/>
              </w:rPr>
              <w:t>4. Customer thấy thông báo lỗi SĐT bị trùng trên form cập nhật.</w:t>
            </w:r>
          </w:p>
        </w:tc>
        <w:tc>
          <w:tcPr>
            <w:tcW w:w="4402" w:type="dxa"/>
          </w:tcPr>
          <w:p w14:paraId="76A21A78" w14:textId="77777777" w:rsidR="00AB5A77" w:rsidRDefault="00AB5A77">
            <w:pPr>
              <w:rPr>
                <w:lang w:val="en-US"/>
              </w:rPr>
            </w:pPr>
          </w:p>
        </w:tc>
      </w:tr>
      <w:tr w:rsidR="00AB5A77" w14:paraId="1CEDA468" w14:textId="77777777" w:rsidTr="2AD621CB">
        <w:trPr>
          <w:trHeight w:val="300"/>
        </w:trPr>
        <w:tc>
          <w:tcPr>
            <w:tcW w:w="8804" w:type="dxa"/>
            <w:gridSpan w:val="2"/>
          </w:tcPr>
          <w:p w14:paraId="43332A61" w14:textId="77777777" w:rsidR="00AB5A77" w:rsidRDefault="00AB5A77">
            <w:pPr>
              <w:pStyle w:val="ListParagraph"/>
              <w:rPr>
                <w:lang w:val="en-US"/>
              </w:rPr>
            </w:pPr>
            <w:r w:rsidRPr="531BB2DB">
              <w:rPr>
                <w:lang w:val="en-US"/>
              </w:rPr>
              <w:t>EXC-02: Chưa đăng nhập hoặc chưa xác minh SĐT</w:t>
            </w:r>
          </w:p>
        </w:tc>
      </w:tr>
      <w:tr w:rsidR="00AB5A77" w14:paraId="7196432A" w14:textId="77777777" w:rsidTr="2AD621CB">
        <w:trPr>
          <w:trHeight w:val="300"/>
        </w:trPr>
        <w:tc>
          <w:tcPr>
            <w:tcW w:w="4402" w:type="dxa"/>
          </w:tcPr>
          <w:p w14:paraId="63C8E319" w14:textId="77777777" w:rsidR="00AB5A77" w:rsidRDefault="00AB5A77">
            <w:pPr>
              <w:pStyle w:val="ListParagraph"/>
              <w:rPr>
                <w:lang w:val="en-US"/>
              </w:rPr>
            </w:pPr>
            <w:r w:rsidRPr="531BB2DB">
              <w:rPr>
                <w:lang w:val="en-US"/>
              </w:rPr>
              <w:t>1. Customer gửi request POST nhưng chưa đăng nhập hoặc chưa xác minh SĐT.</w:t>
            </w:r>
          </w:p>
        </w:tc>
        <w:tc>
          <w:tcPr>
            <w:tcW w:w="4402" w:type="dxa"/>
          </w:tcPr>
          <w:p w14:paraId="2CBD3490" w14:textId="77777777" w:rsidR="00AB5A77" w:rsidRDefault="00AB5A77">
            <w:pPr>
              <w:rPr>
                <w:lang w:val="en-US"/>
              </w:rPr>
            </w:pPr>
            <w:r w:rsidRPr="531BB2DB">
              <w:rPr>
                <w:lang w:val="en-US"/>
              </w:rPr>
              <w:t>2. Spring Security hoặc NotVerifiedRedirectFilter chặn yêu cầu và chuyển hướng trang về /auth/login hoặc /auth/verify-phone.</w:t>
            </w:r>
          </w:p>
        </w:tc>
      </w:tr>
    </w:tbl>
    <w:p w14:paraId="2C9B8DB5" w14:textId="77777777" w:rsidR="00AB5A77" w:rsidRDefault="00AB5A77" w:rsidP="00AB5A77"/>
    <w:p w14:paraId="66981E83" w14:textId="77777777" w:rsidR="00AB5A77" w:rsidRDefault="00AB5A77" w:rsidP="00AB5A77">
      <w:pPr>
        <w:pStyle w:val="ListParagraph"/>
        <w:ind w:left="720"/>
        <w:rPr>
          <w:b/>
          <w:bCs/>
          <w:lang w:val="en-US"/>
        </w:rPr>
      </w:pPr>
    </w:p>
    <w:p w14:paraId="74D7658C" w14:textId="77777777" w:rsidR="00AB5A77" w:rsidRDefault="00AB5A77" w:rsidP="00AB5A77">
      <w:pPr>
        <w:rPr>
          <w:b/>
          <w:bCs/>
          <w:lang w:val="en-US"/>
        </w:rPr>
      </w:pPr>
      <w:r w:rsidRPr="531BB2DB">
        <w:rPr>
          <w:b/>
          <w:bCs/>
          <w:lang w:val="en-US"/>
        </w:rPr>
        <w:t>b) Activity Diagram</w:t>
      </w:r>
    </w:p>
    <w:p w14:paraId="065FA386" w14:textId="77777777" w:rsidR="00AB5A77" w:rsidRDefault="00AB5A77" w:rsidP="00AB5A77">
      <w:pPr>
        <w:pStyle w:val="ListParagraph"/>
        <w:ind w:left="720"/>
      </w:pPr>
      <w:r>
        <w:rPr>
          <w:noProof/>
        </w:rPr>
        <w:drawing>
          <wp:inline distT="0" distB="0" distL="0" distR="0" wp14:anchorId="3BF2CAB0" wp14:editId="6C569FE5">
            <wp:extent cx="5724525" cy="4029075"/>
            <wp:effectExtent l="0" t="0" r="0" b="0"/>
            <wp:docPr id="857517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7778" name="Picture 857517778"/>
                    <pic:cNvPicPr/>
                  </pic:nvPicPr>
                  <pic:blipFill>
                    <a:blip r:embed="rId51">
                      <a:extLst>
                        <a:ext uri="{28A0092B-C50C-407E-A947-70E740481C1C}">
                          <a14:useLocalDpi xmlns:a14="http://schemas.microsoft.com/office/drawing/2010/main"/>
                        </a:ext>
                      </a:extLst>
                    </a:blip>
                    <a:stretch>
                      <a:fillRect/>
                    </a:stretch>
                  </pic:blipFill>
                  <pic:spPr>
                    <a:xfrm>
                      <a:off x="0" y="0"/>
                      <a:ext cx="5724525" cy="4029075"/>
                    </a:xfrm>
                    <a:prstGeom prst="rect">
                      <a:avLst/>
                    </a:prstGeom>
                  </pic:spPr>
                </pic:pic>
              </a:graphicData>
            </a:graphic>
          </wp:inline>
        </w:drawing>
      </w:r>
    </w:p>
    <w:p w14:paraId="1E11024E" w14:textId="77777777" w:rsidR="00AB5A77" w:rsidRDefault="00AB5A77" w:rsidP="00AB5A77">
      <w:pPr>
        <w:rPr>
          <w:b/>
          <w:bCs/>
          <w:lang w:val="en-US"/>
        </w:rPr>
      </w:pPr>
      <w:r w:rsidRPr="531BB2DB">
        <w:rPr>
          <w:b/>
          <w:bCs/>
          <w:lang w:val="en-US"/>
        </w:rPr>
        <w:t>c) Sequence Diagram</w:t>
      </w:r>
    </w:p>
    <w:p w14:paraId="0D922DC6" w14:textId="77777777" w:rsidR="00AB5A77" w:rsidRDefault="00AB5A77" w:rsidP="00AB5A77">
      <w:r>
        <w:rPr>
          <w:noProof/>
        </w:rPr>
        <w:lastRenderedPageBreak/>
        <w:drawing>
          <wp:inline distT="0" distB="0" distL="0" distR="0" wp14:anchorId="52410BDA" wp14:editId="2470872F">
            <wp:extent cx="5724525" cy="4191000"/>
            <wp:effectExtent l="0" t="0" r="0" b="0"/>
            <wp:docPr id="410517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17833" name="Picture 410517833"/>
                    <pic:cNvPicPr/>
                  </pic:nvPicPr>
                  <pic:blipFill>
                    <a:blip r:embed="rId52">
                      <a:extLst>
                        <a:ext uri="{28A0092B-C50C-407E-A947-70E740481C1C}">
                          <a14:useLocalDpi xmlns:a14="http://schemas.microsoft.com/office/drawing/2010/main"/>
                        </a:ext>
                      </a:extLst>
                    </a:blip>
                    <a:stretch>
                      <a:fillRect/>
                    </a:stretch>
                  </pic:blipFill>
                  <pic:spPr>
                    <a:xfrm>
                      <a:off x="0" y="0"/>
                      <a:ext cx="5724525" cy="4191000"/>
                    </a:xfrm>
                    <a:prstGeom prst="rect">
                      <a:avLst/>
                    </a:prstGeom>
                  </pic:spPr>
                </pic:pic>
              </a:graphicData>
            </a:graphic>
          </wp:inline>
        </w:drawing>
      </w:r>
    </w:p>
    <w:p w14:paraId="332DA6F3" w14:textId="77777777" w:rsidR="00AB5A77" w:rsidRPr="00AB5A77" w:rsidRDefault="00AB5A77" w:rsidP="00AB5A77">
      <w:pPr>
        <w:rPr>
          <w:lang w:val="en-US"/>
        </w:rPr>
      </w:pPr>
    </w:p>
    <w:p w14:paraId="7FDA1F4C" w14:textId="1A034E4D" w:rsidR="005C1E0C" w:rsidRDefault="005C1E0C" w:rsidP="00270EB6">
      <w:pPr>
        <w:pStyle w:val="Heading3"/>
        <w:rPr>
          <w:lang w:val="en-US"/>
        </w:rPr>
      </w:pPr>
      <w:r w:rsidRPr="005C1E0C">
        <w:rPr>
          <w:lang w:val="en-US"/>
        </w:rPr>
        <w:t>C-14</w:t>
      </w:r>
      <w:r w:rsidR="00915EAA">
        <w:rPr>
          <w:lang w:val="en-US"/>
        </w:rPr>
        <w:t>_</w:t>
      </w:r>
      <w:r w:rsidRPr="005C1E0C">
        <w:rPr>
          <w:lang w:val="en-US"/>
        </w:rPr>
        <w:t>Đổi mật khẩu</w:t>
      </w:r>
    </w:p>
    <w:p w14:paraId="4B815725" w14:textId="7B81DDE3" w:rsidR="008C088F" w:rsidRPr="008C088F" w:rsidRDefault="00184EAC" w:rsidP="008C088F">
      <w:pPr>
        <w:pStyle w:val="ListParagraph"/>
        <w:numPr>
          <w:ilvl w:val="0"/>
          <w:numId w:val="85"/>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674"/>
        <w:gridCol w:w="4343"/>
      </w:tblGrid>
      <w:tr w:rsidR="00184EAC" w14:paraId="0F2AA1A3" w14:textId="77777777" w:rsidTr="2AD621CB">
        <w:trPr>
          <w:trHeight w:val="113"/>
        </w:trPr>
        <w:tc>
          <w:tcPr>
            <w:tcW w:w="5000" w:type="pct"/>
            <w:gridSpan w:val="2"/>
            <w:tcMar>
              <w:top w:w="100" w:type="dxa"/>
              <w:left w:w="100" w:type="dxa"/>
              <w:bottom w:w="100" w:type="dxa"/>
              <w:right w:w="100" w:type="dxa"/>
            </w:tcMar>
          </w:tcPr>
          <w:p w14:paraId="45D172B7" w14:textId="3C737B70" w:rsidR="00184EAC" w:rsidRPr="00782410" w:rsidRDefault="00184EAC" w:rsidP="00501BAA">
            <w:pPr>
              <w:rPr>
                <w:b/>
                <w:bCs/>
              </w:rPr>
            </w:pPr>
            <w:r w:rsidRPr="00782410">
              <w:rPr>
                <w:b/>
                <w:bCs/>
              </w:rPr>
              <w:t>UCID:</w:t>
            </w:r>
            <w:r>
              <w:t xml:space="preserve"> C-14</w:t>
            </w:r>
          </w:p>
        </w:tc>
      </w:tr>
      <w:tr w:rsidR="00184EAC" w14:paraId="7BCA74AF" w14:textId="77777777" w:rsidTr="2AD621CB">
        <w:trPr>
          <w:trHeight w:val="113"/>
        </w:trPr>
        <w:tc>
          <w:tcPr>
            <w:tcW w:w="5000" w:type="pct"/>
            <w:gridSpan w:val="2"/>
            <w:tcMar>
              <w:top w:w="100" w:type="dxa"/>
              <w:left w:w="100" w:type="dxa"/>
              <w:bottom w:w="100" w:type="dxa"/>
              <w:right w:w="100" w:type="dxa"/>
            </w:tcMar>
          </w:tcPr>
          <w:p w14:paraId="7187A4CE" w14:textId="6F82B5BF" w:rsidR="00184EAC" w:rsidRPr="30CBE066" w:rsidRDefault="00184EAC" w:rsidP="00501BAA">
            <w:pPr>
              <w:rPr>
                <w:b/>
                <w:lang w:val="en-US"/>
              </w:rPr>
            </w:pPr>
            <w:r w:rsidRPr="30CBE066">
              <w:rPr>
                <w:b/>
                <w:lang w:val="en-US"/>
              </w:rPr>
              <w:t>Tên Usecase:</w:t>
            </w:r>
            <w:r w:rsidRPr="30CBE066">
              <w:rPr>
                <w:lang w:val="en-US"/>
              </w:rPr>
              <w:t xml:space="preserve"> </w:t>
            </w:r>
            <w:r>
              <w:rPr>
                <w:lang w:val="en-US"/>
              </w:rPr>
              <w:t>Đổi mật khẩu</w:t>
            </w:r>
          </w:p>
        </w:tc>
      </w:tr>
      <w:tr w:rsidR="00184EAC" w14:paraId="7F3D3B43" w14:textId="77777777" w:rsidTr="2AD621CB">
        <w:trPr>
          <w:trHeight w:val="206"/>
        </w:trPr>
        <w:tc>
          <w:tcPr>
            <w:tcW w:w="5000" w:type="pct"/>
            <w:gridSpan w:val="2"/>
            <w:tcMar>
              <w:top w:w="100" w:type="dxa"/>
              <w:left w:w="100" w:type="dxa"/>
              <w:bottom w:w="100" w:type="dxa"/>
              <w:right w:w="100" w:type="dxa"/>
            </w:tcMar>
          </w:tcPr>
          <w:p w14:paraId="20EB5589" w14:textId="5C3BBBB9" w:rsidR="00184EAC" w:rsidRPr="30CBE066" w:rsidRDefault="00184EAC" w:rsidP="00501BAA">
            <w:pPr>
              <w:rPr>
                <w:b/>
                <w:lang w:val="en-US"/>
              </w:rPr>
            </w:pPr>
            <w:r w:rsidRPr="30CBE066">
              <w:rPr>
                <w:b/>
                <w:lang w:val="en-US"/>
              </w:rPr>
              <w:t>Mô tả sơ lược:</w:t>
            </w:r>
            <w:r w:rsidRPr="30CBE066">
              <w:rPr>
                <w:lang w:val="en-US"/>
              </w:rPr>
              <w:t xml:space="preserve"> </w:t>
            </w:r>
            <w:r w:rsidR="006F76F4" w:rsidRPr="006F76F4">
              <w:t>Khách hàng nhập số điện thoại, mã OTP và mật khẩu mới để đổi mật khẩu tài khoản. Hệ thống gửi OTP, kiểm tra OTP và cập nhật mật khẩu mới nếu hợp lệ.</w:t>
            </w:r>
          </w:p>
        </w:tc>
      </w:tr>
      <w:tr w:rsidR="00184EAC" w14:paraId="7E8A7C12" w14:textId="77777777" w:rsidTr="2AD621CB">
        <w:trPr>
          <w:trHeight w:val="16"/>
        </w:trPr>
        <w:tc>
          <w:tcPr>
            <w:tcW w:w="5000" w:type="pct"/>
            <w:gridSpan w:val="2"/>
            <w:tcMar>
              <w:top w:w="100" w:type="dxa"/>
              <w:left w:w="100" w:type="dxa"/>
              <w:bottom w:w="100" w:type="dxa"/>
              <w:right w:w="100" w:type="dxa"/>
            </w:tcMar>
          </w:tcPr>
          <w:p w14:paraId="6B177904" w14:textId="77777777" w:rsidR="00184EAC" w:rsidRPr="30CBE066" w:rsidRDefault="00184EAC" w:rsidP="00501BAA">
            <w:pPr>
              <w:rPr>
                <w:b/>
                <w:lang w:val="en-US"/>
              </w:rPr>
            </w:pPr>
            <w:r w:rsidRPr="30CBE066">
              <w:rPr>
                <w:b/>
                <w:lang w:val="en-US"/>
              </w:rPr>
              <w:t>Actor chính:</w:t>
            </w:r>
            <w:r w:rsidRPr="30CBE066">
              <w:rPr>
                <w:lang w:val="en-US"/>
              </w:rPr>
              <w:t xml:space="preserve"> </w:t>
            </w:r>
            <w:r w:rsidRPr="00DB5782">
              <w:t>Khách hàng</w:t>
            </w:r>
          </w:p>
        </w:tc>
      </w:tr>
      <w:tr w:rsidR="00184EAC" w14:paraId="5F14E1D7" w14:textId="77777777" w:rsidTr="2AD621CB">
        <w:trPr>
          <w:trHeight w:val="16"/>
        </w:trPr>
        <w:tc>
          <w:tcPr>
            <w:tcW w:w="5000" w:type="pct"/>
            <w:gridSpan w:val="2"/>
            <w:tcMar>
              <w:top w:w="100" w:type="dxa"/>
              <w:left w:w="100" w:type="dxa"/>
              <w:bottom w:w="100" w:type="dxa"/>
              <w:right w:w="100" w:type="dxa"/>
            </w:tcMar>
          </w:tcPr>
          <w:p w14:paraId="21C6B4DA" w14:textId="1716CB84" w:rsidR="00184EAC" w:rsidRPr="30CBE066" w:rsidRDefault="00184EAC" w:rsidP="00501BAA">
            <w:pPr>
              <w:rPr>
                <w:b/>
                <w:lang w:val="en-US"/>
              </w:rPr>
            </w:pPr>
            <w:r w:rsidRPr="30CBE066">
              <w:rPr>
                <w:b/>
                <w:lang w:val="en-US"/>
              </w:rPr>
              <w:t>Actor phụ:</w:t>
            </w:r>
            <w:r w:rsidRPr="30CBE066">
              <w:rPr>
                <w:lang w:val="en-US"/>
              </w:rPr>
              <w:t xml:space="preserve"> </w:t>
            </w:r>
            <w:r>
              <w:t>Twilio Verify</w:t>
            </w:r>
          </w:p>
        </w:tc>
      </w:tr>
      <w:tr w:rsidR="00184EAC" w14:paraId="1D9A7470" w14:textId="77777777" w:rsidTr="2AD621CB">
        <w:trPr>
          <w:trHeight w:val="16"/>
        </w:trPr>
        <w:tc>
          <w:tcPr>
            <w:tcW w:w="5000" w:type="pct"/>
            <w:gridSpan w:val="2"/>
            <w:tcMar>
              <w:top w:w="100" w:type="dxa"/>
              <w:left w:w="100" w:type="dxa"/>
              <w:bottom w:w="100" w:type="dxa"/>
              <w:right w:w="100" w:type="dxa"/>
            </w:tcMar>
          </w:tcPr>
          <w:p w14:paraId="3F28DC5B" w14:textId="38ED94F8" w:rsidR="00184EAC" w:rsidRPr="30CBE066" w:rsidRDefault="00184EAC" w:rsidP="00501BAA">
            <w:pPr>
              <w:rPr>
                <w:b/>
                <w:lang w:val="en-US"/>
              </w:rPr>
            </w:pPr>
            <w:r w:rsidRPr="30CBE066">
              <w:rPr>
                <w:b/>
                <w:lang w:val="en-US"/>
              </w:rPr>
              <w:t>Tiền điều kiện:</w:t>
            </w:r>
            <w:r w:rsidRPr="30CBE066">
              <w:rPr>
                <w:lang w:val="en-US"/>
              </w:rPr>
              <w:t xml:space="preserve"> </w:t>
            </w:r>
            <w:r w:rsidR="00624432" w:rsidRPr="00624432">
              <w:rPr>
                <w:lang w:val="en-US"/>
              </w:rPr>
              <w:t>Khách hàng có số điện thoại đã đăng ký. OTP được gửi đến số điện thoại đó và còn hiệu lực.</w:t>
            </w:r>
          </w:p>
        </w:tc>
      </w:tr>
      <w:tr w:rsidR="00184EAC" w14:paraId="2B786AA0" w14:textId="77777777" w:rsidTr="2AD621CB">
        <w:trPr>
          <w:trHeight w:val="16"/>
        </w:trPr>
        <w:tc>
          <w:tcPr>
            <w:tcW w:w="5000" w:type="pct"/>
            <w:gridSpan w:val="2"/>
            <w:tcMar>
              <w:top w:w="100" w:type="dxa"/>
              <w:left w:w="100" w:type="dxa"/>
              <w:bottom w:w="100" w:type="dxa"/>
              <w:right w:w="100" w:type="dxa"/>
            </w:tcMar>
          </w:tcPr>
          <w:p w14:paraId="4971BD4F" w14:textId="6D9CB5A9" w:rsidR="00184EAC" w:rsidRPr="30CBE066" w:rsidRDefault="00184EAC" w:rsidP="00501BAA">
            <w:pPr>
              <w:rPr>
                <w:b/>
                <w:lang w:val="en-US"/>
              </w:rPr>
            </w:pPr>
            <w:r w:rsidRPr="30CBE066">
              <w:rPr>
                <w:b/>
                <w:lang w:val="en-US"/>
              </w:rPr>
              <w:lastRenderedPageBreak/>
              <w:t>Hậu điều kiện:</w:t>
            </w:r>
            <w:r w:rsidRPr="30CBE066">
              <w:rPr>
                <w:lang w:val="en-US"/>
              </w:rPr>
              <w:t xml:space="preserve"> </w:t>
            </w:r>
            <w:r w:rsidR="008C088F" w:rsidRPr="008C088F">
              <w:rPr>
                <w:lang w:val="en-US"/>
              </w:rPr>
              <w:t>Nếu OTP đúng, mật khẩu mới được mã hóa và lưu lại. Nếu OTP sai hoặc hết hạn, mật khẩu không thay đổi.</w:t>
            </w:r>
          </w:p>
        </w:tc>
      </w:tr>
      <w:tr w:rsidR="00184EAC" w14:paraId="081A0B4D"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459F3751" w14:textId="77777777" w:rsidR="00184EAC" w:rsidRPr="57F0573F" w:rsidRDefault="00184EAC" w:rsidP="00501BAA">
            <w:pPr>
              <w:rPr>
                <w:b/>
                <w:lang w:val="en-US"/>
              </w:rPr>
            </w:pPr>
            <w:r w:rsidRPr="57F0573F">
              <w:rPr>
                <w:b/>
                <w:lang w:val="en-US"/>
              </w:rPr>
              <w:t>Luồng sự kiện chính:</w:t>
            </w:r>
          </w:p>
        </w:tc>
      </w:tr>
      <w:tr w:rsidR="008C088F" w14:paraId="4E8109F0" w14:textId="77777777" w:rsidTr="2AD621CB">
        <w:trPr>
          <w:trHeight w:val="18"/>
        </w:trPr>
        <w:tc>
          <w:tcPr>
            <w:tcW w:w="2592" w:type="pct"/>
            <w:tcMar>
              <w:top w:w="100" w:type="dxa"/>
              <w:left w:w="100" w:type="dxa"/>
              <w:bottom w:w="100" w:type="dxa"/>
              <w:right w:w="100" w:type="dxa"/>
            </w:tcMar>
          </w:tcPr>
          <w:p w14:paraId="6A303986" w14:textId="77777777" w:rsidR="008C088F" w:rsidRPr="00055229" w:rsidRDefault="008C088F" w:rsidP="00501BAA">
            <w:pPr>
              <w:jc w:val="center"/>
              <w:rPr>
                <w:b/>
                <w:bCs/>
              </w:rPr>
            </w:pPr>
            <w:r>
              <w:rPr>
                <w:b/>
                <w:bCs/>
              </w:rPr>
              <w:t>Actor</w:t>
            </w:r>
          </w:p>
        </w:tc>
        <w:tc>
          <w:tcPr>
            <w:tcW w:w="2408" w:type="pct"/>
            <w:tcMar>
              <w:top w:w="100" w:type="dxa"/>
              <w:left w:w="100" w:type="dxa"/>
              <w:bottom w:w="100" w:type="dxa"/>
              <w:right w:w="100" w:type="dxa"/>
            </w:tcMar>
          </w:tcPr>
          <w:p w14:paraId="5E67C86E" w14:textId="14F4AF10" w:rsidR="008C088F" w:rsidRPr="57F0573F" w:rsidRDefault="008C088F" w:rsidP="00501BAA">
            <w:pPr>
              <w:jc w:val="center"/>
              <w:rPr>
                <w:b/>
                <w:lang w:val="en-US"/>
              </w:rPr>
            </w:pPr>
            <w:r w:rsidRPr="57F0573F">
              <w:rPr>
                <w:b/>
                <w:lang w:val="en-US"/>
              </w:rPr>
              <w:t>Hệ thống</w:t>
            </w:r>
          </w:p>
        </w:tc>
      </w:tr>
      <w:tr w:rsidR="008C088F" w14:paraId="27A947D7" w14:textId="77777777" w:rsidTr="2AD621CB">
        <w:trPr>
          <w:trHeight w:val="161"/>
        </w:trPr>
        <w:tc>
          <w:tcPr>
            <w:tcW w:w="2592" w:type="pct"/>
            <w:tcMar>
              <w:top w:w="100" w:type="dxa"/>
              <w:left w:w="100" w:type="dxa"/>
              <w:bottom w:w="100" w:type="dxa"/>
              <w:right w:w="100" w:type="dxa"/>
            </w:tcMar>
          </w:tcPr>
          <w:p w14:paraId="47671E32" w14:textId="6054B723" w:rsidR="008C088F" w:rsidRPr="00E10F1B" w:rsidRDefault="007E414E" w:rsidP="00501BAA">
            <w:pPr>
              <w:rPr>
                <w:bCs/>
                <w:lang w:val="en-US"/>
              </w:rPr>
            </w:pPr>
            <w:r w:rsidRPr="007E414E">
              <w:rPr>
                <w:bCs/>
              </w:rPr>
              <w:t>1. Truy cập trang /auth/change-password.</w:t>
            </w:r>
          </w:p>
        </w:tc>
        <w:tc>
          <w:tcPr>
            <w:tcW w:w="2408" w:type="pct"/>
            <w:tcMar>
              <w:top w:w="100" w:type="dxa"/>
              <w:left w:w="100" w:type="dxa"/>
              <w:bottom w:w="100" w:type="dxa"/>
              <w:right w:w="100" w:type="dxa"/>
            </w:tcMar>
          </w:tcPr>
          <w:p w14:paraId="073C1975" w14:textId="56D302D1" w:rsidR="008C088F" w:rsidRPr="00E31E13" w:rsidRDefault="2AD621CB" w:rsidP="00501BAA">
            <w:r w:rsidRPr="2AD621CB">
              <w:rPr>
                <w:lang w:val="en-US"/>
              </w:rPr>
              <w:t>2. Xác định số điện thoại cần đổi mật khẩu, gửi OTP đến số điện thoại đó và hiển thị form đổi mật khẩu với thời gian còn lại.</w:t>
            </w:r>
          </w:p>
        </w:tc>
      </w:tr>
      <w:tr w:rsidR="008C088F" w14:paraId="0091CC7E" w14:textId="77777777" w:rsidTr="2AD621CB">
        <w:trPr>
          <w:trHeight w:val="161"/>
        </w:trPr>
        <w:tc>
          <w:tcPr>
            <w:tcW w:w="2592" w:type="pct"/>
            <w:tcMar>
              <w:top w:w="100" w:type="dxa"/>
              <w:left w:w="100" w:type="dxa"/>
              <w:bottom w:w="100" w:type="dxa"/>
              <w:right w:w="100" w:type="dxa"/>
            </w:tcMar>
          </w:tcPr>
          <w:p w14:paraId="4B503D0C" w14:textId="5E23EC32" w:rsidR="008C088F" w:rsidRPr="00E10F1B" w:rsidRDefault="007E414E" w:rsidP="00501BAA">
            <w:pPr>
              <w:rPr>
                <w:bCs/>
                <w:lang w:val="en-US"/>
              </w:rPr>
            </w:pPr>
            <w:r w:rsidRPr="007E414E">
              <w:rPr>
                <w:bCs/>
                <w:lang w:val="en-US"/>
              </w:rPr>
              <w:t>3. Nhập số điện thoại, mã OTP và mật khẩu mới; nhấn Xác nhận Đổi mật khẩu.</w:t>
            </w:r>
          </w:p>
        </w:tc>
        <w:tc>
          <w:tcPr>
            <w:tcW w:w="2408" w:type="pct"/>
            <w:tcMar>
              <w:top w:w="100" w:type="dxa"/>
              <w:left w:w="100" w:type="dxa"/>
              <w:bottom w:w="100" w:type="dxa"/>
              <w:right w:w="100" w:type="dxa"/>
            </w:tcMar>
          </w:tcPr>
          <w:p w14:paraId="6042DFD5" w14:textId="00E3094B" w:rsidR="008C088F" w:rsidRPr="00E31E13" w:rsidRDefault="2AD621CB" w:rsidP="00501BAA">
            <w:r w:rsidRPr="2AD621CB">
              <w:rPr>
                <w:lang w:val="en-US"/>
              </w:rPr>
              <w:t>4. Nhận dữ liệu từ form và kiểm tra hợp lệ.</w:t>
            </w:r>
          </w:p>
        </w:tc>
      </w:tr>
      <w:tr w:rsidR="007E414E" w14:paraId="350B65B1" w14:textId="77777777" w:rsidTr="2AD621CB">
        <w:trPr>
          <w:trHeight w:val="161"/>
        </w:trPr>
        <w:tc>
          <w:tcPr>
            <w:tcW w:w="2592" w:type="pct"/>
            <w:tcMar>
              <w:top w:w="100" w:type="dxa"/>
              <w:left w:w="100" w:type="dxa"/>
              <w:bottom w:w="100" w:type="dxa"/>
              <w:right w:w="100" w:type="dxa"/>
            </w:tcMar>
          </w:tcPr>
          <w:p w14:paraId="647823A3" w14:textId="77777777" w:rsidR="007E414E" w:rsidRPr="007E414E" w:rsidRDefault="007E414E" w:rsidP="00501BAA">
            <w:pPr>
              <w:rPr>
                <w:bCs/>
                <w:lang w:val="en-US"/>
              </w:rPr>
            </w:pPr>
          </w:p>
        </w:tc>
        <w:tc>
          <w:tcPr>
            <w:tcW w:w="2408" w:type="pct"/>
            <w:tcMar>
              <w:top w:w="100" w:type="dxa"/>
              <w:left w:w="100" w:type="dxa"/>
              <w:bottom w:w="100" w:type="dxa"/>
              <w:right w:w="100" w:type="dxa"/>
            </w:tcMar>
          </w:tcPr>
          <w:p w14:paraId="6FFC1701" w14:textId="47B22D03" w:rsidR="007E414E" w:rsidRPr="00E31E13" w:rsidRDefault="2AD621CB" w:rsidP="00501BAA">
            <w:r w:rsidRPr="2AD621CB">
              <w:rPr>
                <w:lang w:val="en-US"/>
              </w:rPr>
              <w:t>5. Kiểm tra OTP hợp lệ bằng số điện thoại đã nhập.</w:t>
            </w:r>
          </w:p>
        </w:tc>
      </w:tr>
      <w:tr w:rsidR="007E414E" w14:paraId="1FBF026B" w14:textId="77777777" w:rsidTr="2AD621CB">
        <w:trPr>
          <w:trHeight w:val="161"/>
        </w:trPr>
        <w:tc>
          <w:tcPr>
            <w:tcW w:w="2592" w:type="pct"/>
            <w:tcMar>
              <w:top w:w="100" w:type="dxa"/>
              <w:left w:w="100" w:type="dxa"/>
              <w:bottom w:w="100" w:type="dxa"/>
              <w:right w:w="100" w:type="dxa"/>
            </w:tcMar>
          </w:tcPr>
          <w:p w14:paraId="1684E9E6" w14:textId="77777777" w:rsidR="007E414E" w:rsidRPr="007E414E" w:rsidRDefault="007E414E" w:rsidP="00501BAA">
            <w:pPr>
              <w:rPr>
                <w:bCs/>
                <w:lang w:val="en-US"/>
              </w:rPr>
            </w:pPr>
          </w:p>
        </w:tc>
        <w:tc>
          <w:tcPr>
            <w:tcW w:w="2408" w:type="pct"/>
            <w:tcMar>
              <w:top w:w="100" w:type="dxa"/>
              <w:left w:w="100" w:type="dxa"/>
              <w:bottom w:w="100" w:type="dxa"/>
              <w:right w:w="100" w:type="dxa"/>
            </w:tcMar>
          </w:tcPr>
          <w:p w14:paraId="040DC804" w14:textId="69839902" w:rsidR="007E414E" w:rsidRPr="00E31E13" w:rsidRDefault="2AD621CB" w:rsidP="00501BAA">
            <w:r w:rsidRPr="2AD621CB">
              <w:rPr>
                <w:lang w:val="en-US"/>
              </w:rPr>
              <w:t>6. Nếu OTP đúng, tìm người dùng theo số điện thoại, mã hóa mật khẩu mới và lưu lại.</w:t>
            </w:r>
          </w:p>
        </w:tc>
      </w:tr>
      <w:tr w:rsidR="007E414E" w14:paraId="3AF4F264" w14:textId="77777777" w:rsidTr="2AD621CB">
        <w:trPr>
          <w:trHeight w:val="161"/>
        </w:trPr>
        <w:tc>
          <w:tcPr>
            <w:tcW w:w="2592" w:type="pct"/>
            <w:tcMar>
              <w:top w:w="100" w:type="dxa"/>
              <w:left w:w="100" w:type="dxa"/>
              <w:bottom w:w="100" w:type="dxa"/>
              <w:right w:w="100" w:type="dxa"/>
            </w:tcMar>
          </w:tcPr>
          <w:p w14:paraId="7E1458D1" w14:textId="77777777" w:rsidR="007E414E" w:rsidRPr="007E414E" w:rsidRDefault="007E414E" w:rsidP="00501BAA">
            <w:pPr>
              <w:rPr>
                <w:bCs/>
                <w:lang w:val="en-US"/>
              </w:rPr>
            </w:pPr>
          </w:p>
        </w:tc>
        <w:tc>
          <w:tcPr>
            <w:tcW w:w="2408" w:type="pct"/>
            <w:tcMar>
              <w:top w:w="100" w:type="dxa"/>
              <w:left w:w="100" w:type="dxa"/>
              <w:bottom w:w="100" w:type="dxa"/>
              <w:right w:w="100" w:type="dxa"/>
            </w:tcMar>
          </w:tcPr>
          <w:p w14:paraId="6DA0554A" w14:textId="3BE7EDF7" w:rsidR="007E414E" w:rsidRPr="00E31E13" w:rsidRDefault="2AD621CB" w:rsidP="00501BAA">
            <w:r w:rsidRPr="2AD621CB">
              <w:rPr>
                <w:lang w:val="en-US"/>
              </w:rPr>
              <w:t>7. Chuyển hướng về trang chủ /.</w:t>
            </w:r>
          </w:p>
        </w:tc>
      </w:tr>
      <w:tr w:rsidR="008C088F" w14:paraId="286D09AE"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6BEE1A1F" w14:textId="4A9DA8F7" w:rsidR="008C088F" w:rsidRPr="57F0573F" w:rsidRDefault="008C088F" w:rsidP="00501BAA">
            <w:pPr>
              <w:rPr>
                <w:b/>
                <w:lang w:val="en-US"/>
              </w:rPr>
            </w:pPr>
            <w:r w:rsidRPr="57F0573F">
              <w:rPr>
                <w:b/>
                <w:lang w:val="en-US"/>
              </w:rPr>
              <w:t>Luồng sự kiện thay thế:</w:t>
            </w:r>
          </w:p>
        </w:tc>
      </w:tr>
      <w:tr w:rsidR="008C088F" w14:paraId="17EC9BE7" w14:textId="77777777" w:rsidTr="2AD621CB">
        <w:trPr>
          <w:trHeight w:val="16"/>
        </w:trPr>
        <w:tc>
          <w:tcPr>
            <w:tcW w:w="2592" w:type="pct"/>
            <w:tcMar>
              <w:top w:w="100" w:type="dxa"/>
              <w:left w:w="100" w:type="dxa"/>
              <w:bottom w:w="100" w:type="dxa"/>
              <w:right w:w="100" w:type="dxa"/>
            </w:tcMar>
          </w:tcPr>
          <w:p w14:paraId="7A1919C5" w14:textId="5C78E480" w:rsidR="008C088F" w:rsidRPr="00055229" w:rsidRDefault="2AD621CB" w:rsidP="00501BAA">
            <w:r w:rsidRPr="2AD621CB">
              <w:rPr>
                <w:lang w:val="en-US"/>
              </w:rPr>
              <w:t>1.1.1. Nếu đang đăng nhập, hệ thống tự lấy số điện thoại của tài khoản hiện tại.</w:t>
            </w:r>
          </w:p>
        </w:tc>
        <w:tc>
          <w:tcPr>
            <w:tcW w:w="2408" w:type="pct"/>
            <w:tcMar>
              <w:top w:w="20" w:type="dxa"/>
              <w:left w:w="20" w:type="dxa"/>
              <w:bottom w:w="20" w:type="dxa"/>
              <w:right w:w="20" w:type="dxa"/>
            </w:tcMar>
          </w:tcPr>
          <w:p w14:paraId="55256DA8" w14:textId="30F4A735" w:rsidR="008C088F" w:rsidRPr="00CE52AF" w:rsidRDefault="2AD621CB" w:rsidP="00501BAA">
            <w:r w:rsidRPr="2AD621CB">
              <w:rPr>
                <w:lang w:val="en-US"/>
              </w:rPr>
              <w:t>1.1.2. Tìm người dùng theo id, lấy số điện thoại và gửi OTP cho số đó.</w:t>
            </w:r>
          </w:p>
        </w:tc>
      </w:tr>
      <w:tr w:rsidR="007A2B13" w14:paraId="053AA7B9" w14:textId="77777777" w:rsidTr="2AD621CB">
        <w:trPr>
          <w:trHeight w:val="16"/>
        </w:trPr>
        <w:tc>
          <w:tcPr>
            <w:tcW w:w="2592" w:type="pct"/>
            <w:tcMar>
              <w:top w:w="100" w:type="dxa"/>
              <w:left w:w="100" w:type="dxa"/>
              <w:bottom w:w="100" w:type="dxa"/>
              <w:right w:w="100" w:type="dxa"/>
            </w:tcMar>
          </w:tcPr>
          <w:p w14:paraId="4A8D7555" w14:textId="4E61D63C" w:rsidR="007A2B13" w:rsidRPr="00055229" w:rsidRDefault="2AD621CB" w:rsidP="00501BAA">
            <w:r w:rsidRPr="2AD621CB">
              <w:rPr>
                <w:lang w:val="en-US"/>
              </w:rPr>
              <w:t>1.2.1 Nếu chưa đăng nhập, người dùng nhập số điện thoại để nhận OTP.</w:t>
            </w:r>
          </w:p>
        </w:tc>
        <w:tc>
          <w:tcPr>
            <w:tcW w:w="2408" w:type="pct"/>
            <w:tcMar>
              <w:top w:w="20" w:type="dxa"/>
              <w:left w:w="20" w:type="dxa"/>
              <w:bottom w:w="20" w:type="dxa"/>
              <w:right w:w="20" w:type="dxa"/>
            </w:tcMar>
          </w:tcPr>
          <w:p w14:paraId="2FDB2582" w14:textId="60C1BDDE" w:rsidR="007A2B13" w:rsidRPr="00CE52AF" w:rsidRDefault="2AD621CB" w:rsidP="00501BAA">
            <w:r w:rsidRPr="2AD621CB">
              <w:rPr>
                <w:lang w:val="en-US"/>
              </w:rPr>
              <w:t>1.2.2. Gửi OTP đến số điện thoại đã nhập và hiển thị form đổi mật khẩu.</w:t>
            </w:r>
          </w:p>
        </w:tc>
      </w:tr>
      <w:tr w:rsidR="007A2B13" w14:paraId="4502D581" w14:textId="77777777" w:rsidTr="2AD621CB">
        <w:trPr>
          <w:trHeight w:val="16"/>
        </w:trPr>
        <w:tc>
          <w:tcPr>
            <w:tcW w:w="2592" w:type="pct"/>
            <w:tcMar>
              <w:top w:w="100" w:type="dxa"/>
              <w:left w:w="100" w:type="dxa"/>
              <w:bottom w:w="100" w:type="dxa"/>
              <w:right w:w="100" w:type="dxa"/>
            </w:tcMar>
          </w:tcPr>
          <w:p w14:paraId="2F587FD0" w14:textId="782081A1" w:rsidR="007A2B13" w:rsidRPr="00055229" w:rsidRDefault="2AD621CB" w:rsidP="00501BAA">
            <w:r w:rsidRPr="2AD621CB">
              <w:rPr>
                <w:lang w:val="en-US"/>
              </w:rPr>
              <w:t>4.1. Dữ liệu form không hợp lệ.</w:t>
            </w:r>
          </w:p>
        </w:tc>
        <w:tc>
          <w:tcPr>
            <w:tcW w:w="2408" w:type="pct"/>
            <w:tcMar>
              <w:top w:w="20" w:type="dxa"/>
              <w:left w:w="20" w:type="dxa"/>
              <w:bottom w:w="20" w:type="dxa"/>
              <w:right w:w="20" w:type="dxa"/>
            </w:tcMar>
          </w:tcPr>
          <w:p w14:paraId="712C2135" w14:textId="0AF3AA14" w:rsidR="007A2B13" w:rsidRPr="00CE52AF" w:rsidRDefault="2AD621CB" w:rsidP="00501BAA">
            <w:r w:rsidRPr="2AD621CB">
              <w:rPr>
                <w:lang w:val="en-US"/>
              </w:rPr>
              <w:t>4.2. Trả về form đổi mật khẩu với lỗi validation (HTTP 400).</w:t>
            </w:r>
          </w:p>
        </w:tc>
      </w:tr>
      <w:tr w:rsidR="00521563" w14:paraId="7D332A13" w14:textId="77777777" w:rsidTr="2AD621CB">
        <w:trPr>
          <w:trHeight w:val="16"/>
        </w:trPr>
        <w:tc>
          <w:tcPr>
            <w:tcW w:w="2592" w:type="pct"/>
            <w:tcMar>
              <w:top w:w="100" w:type="dxa"/>
              <w:left w:w="100" w:type="dxa"/>
              <w:bottom w:w="100" w:type="dxa"/>
              <w:right w:w="100" w:type="dxa"/>
            </w:tcMar>
          </w:tcPr>
          <w:p w14:paraId="266BF24E" w14:textId="294E60BA" w:rsidR="00521563" w:rsidRPr="00521563" w:rsidRDefault="2AD621CB" w:rsidP="00501BAA">
            <w:r w:rsidRPr="2AD621CB">
              <w:rPr>
                <w:lang w:val="en-US"/>
              </w:rPr>
              <w:lastRenderedPageBreak/>
              <w:t>5.1. OTP không đúng hoặc đã hết hạn.</w:t>
            </w:r>
          </w:p>
        </w:tc>
        <w:tc>
          <w:tcPr>
            <w:tcW w:w="2408" w:type="pct"/>
            <w:tcMar>
              <w:top w:w="20" w:type="dxa"/>
              <w:left w:w="20" w:type="dxa"/>
              <w:bottom w:w="20" w:type="dxa"/>
              <w:right w:w="20" w:type="dxa"/>
            </w:tcMar>
          </w:tcPr>
          <w:p w14:paraId="163B54DC" w14:textId="3B398920" w:rsidR="00521563" w:rsidRPr="00521563" w:rsidRDefault="2AD621CB" w:rsidP="00501BAA">
            <w:r w:rsidRPr="2AD621CB">
              <w:rPr>
                <w:lang w:val="en-US"/>
              </w:rPr>
              <w:t>5.2. Trả về form đổi mật khẩu với lỗi "Mã OTP không chính xác!" (HTTP 403).</w:t>
            </w:r>
          </w:p>
        </w:tc>
      </w:tr>
      <w:tr w:rsidR="008C088F" w14:paraId="6A7B4BFA"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77434357" w14:textId="0591415A" w:rsidR="008C088F" w:rsidRPr="57F0573F" w:rsidRDefault="008C088F" w:rsidP="00501BAA">
            <w:pPr>
              <w:rPr>
                <w:b/>
                <w:lang w:val="en-US"/>
              </w:rPr>
            </w:pPr>
            <w:r w:rsidRPr="57F0573F">
              <w:rPr>
                <w:b/>
                <w:lang w:val="en-US"/>
              </w:rPr>
              <w:t>Luồng sự kiện ngoại lệ:</w:t>
            </w:r>
          </w:p>
        </w:tc>
      </w:tr>
      <w:tr w:rsidR="008C088F" w14:paraId="6D041050" w14:textId="77777777" w:rsidTr="2AD621CB">
        <w:trPr>
          <w:trHeight w:val="18"/>
        </w:trPr>
        <w:tc>
          <w:tcPr>
            <w:tcW w:w="2592" w:type="pct"/>
            <w:tcMar>
              <w:top w:w="100" w:type="dxa"/>
              <w:left w:w="100" w:type="dxa"/>
              <w:bottom w:w="100" w:type="dxa"/>
              <w:right w:w="100" w:type="dxa"/>
            </w:tcMar>
          </w:tcPr>
          <w:p w14:paraId="171E9AE7" w14:textId="77777777" w:rsidR="008C088F" w:rsidRDefault="008C088F" w:rsidP="00501BAA"/>
        </w:tc>
        <w:tc>
          <w:tcPr>
            <w:tcW w:w="2408" w:type="pct"/>
            <w:tcMar>
              <w:top w:w="20" w:type="dxa"/>
              <w:left w:w="20" w:type="dxa"/>
              <w:bottom w:w="20" w:type="dxa"/>
              <w:right w:w="20" w:type="dxa"/>
            </w:tcMar>
          </w:tcPr>
          <w:p w14:paraId="263C292B" w14:textId="77777777" w:rsidR="008C088F" w:rsidRPr="00055229" w:rsidRDefault="008C088F" w:rsidP="00501BAA"/>
        </w:tc>
      </w:tr>
    </w:tbl>
    <w:p w14:paraId="4FF2C805" w14:textId="77777777" w:rsidR="00184EAC" w:rsidRPr="00126AC3" w:rsidRDefault="00184EAC" w:rsidP="00184EAC">
      <w:pPr>
        <w:pStyle w:val="ListParagraph"/>
        <w:numPr>
          <w:ilvl w:val="0"/>
          <w:numId w:val="85"/>
        </w:numPr>
        <w:rPr>
          <w:lang w:val="en-US"/>
        </w:rPr>
      </w:pPr>
      <w:r w:rsidRPr="00126AC3">
        <w:rPr>
          <w:lang w:val="en-US"/>
        </w:rPr>
        <w:t>Activity Diagram:</w:t>
      </w:r>
    </w:p>
    <w:p w14:paraId="2FF04481" w14:textId="3392A3C4" w:rsidR="00184EAC" w:rsidRPr="008A3DEF" w:rsidRDefault="00C264B6" w:rsidP="00184EAC">
      <w:pPr>
        <w:rPr>
          <w:lang w:val="en-US"/>
        </w:rPr>
      </w:pPr>
      <w:r>
        <w:rPr>
          <w:noProof/>
        </w:rPr>
        <w:drawing>
          <wp:inline distT="0" distB="0" distL="0" distR="0" wp14:anchorId="0FAF9AEF" wp14:editId="3026F15A">
            <wp:extent cx="5732145" cy="5988050"/>
            <wp:effectExtent l="0" t="0" r="1905" b="0"/>
            <wp:docPr id="45" name="Picture 4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2145" cy="5988050"/>
                    </a:xfrm>
                    <a:prstGeom prst="rect">
                      <a:avLst/>
                    </a:prstGeom>
                    <a:noFill/>
                    <a:ln>
                      <a:noFill/>
                    </a:ln>
                  </pic:spPr>
                </pic:pic>
              </a:graphicData>
            </a:graphic>
          </wp:inline>
        </w:drawing>
      </w:r>
    </w:p>
    <w:p w14:paraId="2F80D6CA" w14:textId="77777777" w:rsidR="00184EAC" w:rsidRPr="00126AC3" w:rsidRDefault="00184EAC" w:rsidP="00184EAC">
      <w:pPr>
        <w:pStyle w:val="ListParagraph"/>
        <w:numPr>
          <w:ilvl w:val="0"/>
          <w:numId w:val="85"/>
        </w:numPr>
        <w:rPr>
          <w:lang w:val="en-US"/>
        </w:rPr>
      </w:pPr>
      <w:r w:rsidRPr="00126AC3">
        <w:rPr>
          <w:lang w:val="en-US"/>
        </w:rPr>
        <w:t>Sequence Diagram:</w:t>
      </w:r>
    </w:p>
    <w:p w14:paraId="7CBCD99F" w14:textId="203925BC" w:rsidR="00184EAC" w:rsidRPr="00126AC3" w:rsidRDefault="00A0271E" w:rsidP="00184EAC">
      <w:pPr>
        <w:rPr>
          <w:lang w:val="en-US"/>
        </w:rPr>
      </w:pPr>
      <w:r>
        <w:rPr>
          <w:noProof/>
        </w:rPr>
        <w:lastRenderedPageBreak/>
        <w:drawing>
          <wp:inline distT="0" distB="0" distL="0" distR="0" wp14:anchorId="063912B0" wp14:editId="6977CCAC">
            <wp:extent cx="5732145" cy="5201285"/>
            <wp:effectExtent l="0" t="0" r="1905" b="0"/>
            <wp:docPr id="46" name="Picture 4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2145" cy="5201285"/>
                    </a:xfrm>
                    <a:prstGeom prst="rect">
                      <a:avLst/>
                    </a:prstGeom>
                    <a:noFill/>
                    <a:ln>
                      <a:noFill/>
                    </a:ln>
                  </pic:spPr>
                </pic:pic>
              </a:graphicData>
            </a:graphic>
          </wp:inline>
        </w:drawing>
      </w:r>
    </w:p>
    <w:p w14:paraId="234F2EB0" w14:textId="77777777" w:rsidR="00184EAC" w:rsidRPr="00184EAC" w:rsidRDefault="00184EAC" w:rsidP="00184EAC">
      <w:pPr>
        <w:rPr>
          <w:lang w:val="en-US"/>
        </w:rPr>
      </w:pPr>
    </w:p>
    <w:p w14:paraId="6DEFAC0E" w14:textId="0BDF9686" w:rsidR="005C1E0C" w:rsidRPr="005C1E0C" w:rsidRDefault="005C1E0C" w:rsidP="00270EB6">
      <w:pPr>
        <w:pStyle w:val="Heading3"/>
        <w:rPr>
          <w:lang w:val="en-US"/>
        </w:rPr>
      </w:pPr>
      <w:r w:rsidRPr="005C1E0C">
        <w:rPr>
          <w:lang w:val="en-US"/>
        </w:rPr>
        <w:t>C-15</w:t>
      </w:r>
      <w:r w:rsidR="00915EAA">
        <w:rPr>
          <w:lang w:val="en-US"/>
        </w:rPr>
        <w:t>_</w:t>
      </w:r>
      <w:r w:rsidRPr="005C1E0C">
        <w:rPr>
          <w:lang w:val="en-US"/>
        </w:rPr>
        <w:t>Xem danh sách địa chỉ giao hàng</w:t>
      </w:r>
    </w:p>
    <w:p w14:paraId="2DA75F06" w14:textId="77777777" w:rsidR="00F86F3F" w:rsidRDefault="00F86F3F" w:rsidP="00F86F3F">
      <w:pPr>
        <w:pStyle w:val="ListParagraph"/>
        <w:numPr>
          <w:ilvl w:val="0"/>
          <w:numId w:val="2"/>
        </w:numPr>
        <w:rPr>
          <w:lang w:val="en-US"/>
        </w:rPr>
      </w:pPr>
      <w:r w:rsidRPr="531BB2DB">
        <w:rPr>
          <w:lang w:val="en-US"/>
        </w:rPr>
        <w:t>Đặc tả</w:t>
      </w:r>
    </w:p>
    <w:tbl>
      <w:tblPr>
        <w:tblStyle w:val="TableGrid"/>
        <w:tblW w:w="5000" w:type="pct"/>
        <w:tblLook w:val="06A0" w:firstRow="1" w:lastRow="0" w:firstColumn="1" w:lastColumn="0" w:noHBand="1" w:noVBand="1"/>
      </w:tblPr>
      <w:tblGrid>
        <w:gridCol w:w="1725"/>
        <w:gridCol w:w="7292"/>
      </w:tblGrid>
      <w:tr w:rsidR="00F86F3F" w14:paraId="110B37A3" w14:textId="77777777" w:rsidTr="00325AC3">
        <w:trPr>
          <w:trHeight w:val="300"/>
        </w:trPr>
        <w:tc>
          <w:tcPr>
            <w:tcW w:w="5000" w:type="pct"/>
            <w:gridSpan w:val="2"/>
          </w:tcPr>
          <w:p w14:paraId="40EE4CF5" w14:textId="06631EEE" w:rsidR="00F86F3F" w:rsidRPr="00AD32AA" w:rsidRDefault="00AD32AA">
            <w:pPr>
              <w:pStyle w:val="ListParagraph"/>
              <w:rPr>
                <w:b/>
                <w:bCs/>
              </w:rPr>
            </w:pPr>
            <w:r w:rsidRPr="12A55CB8">
              <w:rPr>
                <w:b/>
                <w:bCs/>
              </w:rPr>
              <w:t>UCID</w:t>
            </w:r>
            <w:r>
              <w:rPr>
                <w:b/>
                <w:bCs/>
              </w:rPr>
              <w:t xml:space="preserve"> </w:t>
            </w:r>
            <w:r w:rsidR="00F86F3F" w:rsidRPr="0A15D2E7">
              <w:rPr>
                <w:b/>
                <w:bCs/>
              </w:rPr>
              <w:t>C- 15</w:t>
            </w:r>
          </w:p>
        </w:tc>
      </w:tr>
      <w:tr w:rsidR="00F86F3F" w14:paraId="5762F917" w14:textId="77777777" w:rsidTr="00325AC3">
        <w:trPr>
          <w:trHeight w:val="300"/>
        </w:trPr>
        <w:tc>
          <w:tcPr>
            <w:tcW w:w="5000" w:type="pct"/>
            <w:gridSpan w:val="2"/>
          </w:tcPr>
          <w:p w14:paraId="2C79CAB9" w14:textId="58388B47" w:rsidR="00F86F3F" w:rsidRPr="00AD32AA" w:rsidRDefault="00AD32AA">
            <w:pPr>
              <w:pStyle w:val="ListParagraph"/>
              <w:rPr>
                <w:b/>
                <w:lang w:val="en-US"/>
              </w:rPr>
            </w:pPr>
            <w:r w:rsidRPr="4B0A6121">
              <w:rPr>
                <w:b/>
                <w:lang w:val="en-US"/>
              </w:rPr>
              <w:t>Tên Usecase</w:t>
            </w:r>
            <w:r>
              <w:rPr>
                <w:b/>
                <w:lang w:val="en-US"/>
              </w:rPr>
              <w:t xml:space="preserve">: </w:t>
            </w:r>
            <w:r w:rsidR="00F86F3F" w:rsidRPr="0A15D2E7">
              <w:rPr>
                <w:lang w:val="en-US"/>
              </w:rPr>
              <w:t>Xem danh sách địa chỉ giao hàng</w:t>
            </w:r>
          </w:p>
        </w:tc>
      </w:tr>
      <w:tr w:rsidR="00F86F3F" w14:paraId="158A4FC9" w14:textId="77777777" w:rsidTr="00325AC3">
        <w:trPr>
          <w:trHeight w:val="300"/>
        </w:trPr>
        <w:tc>
          <w:tcPr>
            <w:tcW w:w="5000" w:type="pct"/>
            <w:gridSpan w:val="2"/>
          </w:tcPr>
          <w:p w14:paraId="543F2564" w14:textId="7B63E105" w:rsidR="00F86F3F" w:rsidRPr="00AD32AA" w:rsidRDefault="00AD32AA">
            <w:pPr>
              <w:pStyle w:val="ListParagraph"/>
              <w:rPr>
                <w:b/>
                <w:bCs/>
                <w:lang w:val="en-US"/>
              </w:rPr>
            </w:pPr>
            <w:r w:rsidRPr="12A55CB8">
              <w:rPr>
                <w:b/>
                <w:bCs/>
                <w:lang w:val="en-US"/>
              </w:rPr>
              <w:t>Mô tả sơ lược</w:t>
            </w:r>
            <w:r>
              <w:rPr>
                <w:b/>
                <w:bCs/>
                <w:lang w:val="en-US"/>
              </w:rPr>
              <w:t xml:space="preserve">: </w:t>
            </w:r>
            <w:r w:rsidR="00F86F3F" w:rsidRPr="0A15D2E7">
              <w:rPr>
                <w:lang w:val="en-US"/>
              </w:rPr>
              <w:t>Customer xem danh sách các địa chỉ giao hàng của mình được lưu trữ trong hệ thống (hiển thị trên trang thông tin cá nhân).</w:t>
            </w:r>
          </w:p>
        </w:tc>
      </w:tr>
      <w:tr w:rsidR="00F86F3F" w14:paraId="71333EC1" w14:textId="77777777" w:rsidTr="00325AC3">
        <w:trPr>
          <w:trHeight w:val="300"/>
        </w:trPr>
        <w:tc>
          <w:tcPr>
            <w:tcW w:w="5000" w:type="pct"/>
            <w:gridSpan w:val="2"/>
          </w:tcPr>
          <w:p w14:paraId="4FA7BE10" w14:textId="36AE67A3" w:rsidR="00F86F3F" w:rsidRPr="00AD32AA" w:rsidRDefault="00AD32AA">
            <w:pPr>
              <w:pStyle w:val="ListParagraph"/>
              <w:rPr>
                <w:b/>
                <w:lang w:val="en-US"/>
              </w:rPr>
            </w:pPr>
            <w:r w:rsidRPr="04CF5A9D">
              <w:rPr>
                <w:b/>
                <w:lang w:val="en-US"/>
              </w:rPr>
              <w:t>Actor chính</w:t>
            </w:r>
            <w:r>
              <w:rPr>
                <w:b/>
                <w:lang w:val="en-US"/>
              </w:rPr>
              <w:t xml:space="preserve">: </w:t>
            </w:r>
            <w:r w:rsidR="00F86F3F" w:rsidRPr="0E625108">
              <w:rPr>
                <w:color w:val="000000" w:themeColor="text1"/>
                <w:lang w:val="en-US"/>
              </w:rPr>
              <w:t>Customer</w:t>
            </w:r>
          </w:p>
        </w:tc>
      </w:tr>
      <w:tr w:rsidR="00F86F3F" w14:paraId="27D5FCF3" w14:textId="77777777" w:rsidTr="00325AC3">
        <w:trPr>
          <w:trHeight w:val="300"/>
        </w:trPr>
        <w:tc>
          <w:tcPr>
            <w:tcW w:w="5000" w:type="pct"/>
            <w:gridSpan w:val="2"/>
          </w:tcPr>
          <w:p w14:paraId="2ACD7A35" w14:textId="4D46CE7C" w:rsidR="00F86F3F" w:rsidRPr="00AD32AA" w:rsidRDefault="00AD32AA">
            <w:pPr>
              <w:pStyle w:val="ListParagraph"/>
              <w:rPr>
                <w:b/>
                <w:lang w:val="en-US"/>
              </w:rPr>
            </w:pPr>
            <w:r w:rsidRPr="4B0A6121">
              <w:rPr>
                <w:b/>
                <w:lang w:val="en-US"/>
              </w:rPr>
              <w:t>Actor phụ</w:t>
            </w:r>
            <w:r>
              <w:rPr>
                <w:b/>
                <w:lang w:val="en-US"/>
              </w:rPr>
              <w:t xml:space="preserve">: </w:t>
            </w:r>
            <w:r w:rsidRPr="0E625108">
              <w:rPr>
                <w:color w:val="000000" w:themeColor="text1"/>
                <w:lang w:val="en-US"/>
              </w:rPr>
              <w:t>Không</w:t>
            </w:r>
          </w:p>
        </w:tc>
      </w:tr>
      <w:tr w:rsidR="00F86F3F" w14:paraId="77FC2614" w14:textId="77777777" w:rsidTr="00325AC3">
        <w:trPr>
          <w:trHeight w:val="300"/>
        </w:trPr>
        <w:tc>
          <w:tcPr>
            <w:tcW w:w="5000" w:type="pct"/>
            <w:gridSpan w:val="2"/>
          </w:tcPr>
          <w:p w14:paraId="1154A9A0" w14:textId="7AA5A51B" w:rsidR="00F86F3F" w:rsidRPr="00AD32AA" w:rsidRDefault="00AD32AA">
            <w:pPr>
              <w:pStyle w:val="ListParagraph"/>
              <w:rPr>
                <w:b/>
                <w:bCs/>
                <w:lang w:val="en-US"/>
              </w:rPr>
            </w:pPr>
            <w:r w:rsidRPr="12A55CB8">
              <w:rPr>
                <w:b/>
                <w:bCs/>
                <w:lang w:val="en-US"/>
              </w:rPr>
              <w:t>Tiền điều kiện</w:t>
            </w:r>
            <w:r>
              <w:rPr>
                <w:b/>
                <w:bCs/>
                <w:lang w:val="en-US"/>
              </w:rPr>
              <w:t xml:space="preserve">: </w:t>
            </w:r>
            <w:r w:rsidR="00F86F3F" w:rsidRPr="0E625108">
              <w:rPr>
                <w:color w:val="000000" w:themeColor="text1"/>
                <w:lang w:val="en-US"/>
              </w:rPr>
              <w:t>Customer đã đăng nhập hệ thống và đã xác minh số điện thoại thành công.</w:t>
            </w:r>
          </w:p>
        </w:tc>
      </w:tr>
      <w:tr w:rsidR="00F86F3F" w14:paraId="03171D13" w14:textId="77777777" w:rsidTr="00325AC3">
        <w:trPr>
          <w:trHeight w:val="300"/>
        </w:trPr>
        <w:tc>
          <w:tcPr>
            <w:tcW w:w="5000" w:type="pct"/>
            <w:gridSpan w:val="2"/>
          </w:tcPr>
          <w:p w14:paraId="06E46584" w14:textId="06CADEC3" w:rsidR="00F86F3F" w:rsidRPr="00AD32AA" w:rsidRDefault="00AD32AA">
            <w:pPr>
              <w:pStyle w:val="ListParagraph"/>
              <w:rPr>
                <w:b/>
                <w:bCs/>
                <w:lang w:val="en-US"/>
              </w:rPr>
            </w:pPr>
            <w:r w:rsidRPr="12A55CB8">
              <w:rPr>
                <w:b/>
                <w:bCs/>
                <w:lang w:val="en-US"/>
              </w:rPr>
              <w:lastRenderedPageBreak/>
              <w:t>Hậu điều kiện</w:t>
            </w:r>
            <w:r>
              <w:rPr>
                <w:b/>
                <w:bCs/>
                <w:lang w:val="en-US"/>
              </w:rPr>
              <w:t xml:space="preserve">: </w:t>
            </w:r>
            <w:r w:rsidR="00F86F3F" w:rsidRPr="552D00CC">
              <w:rPr>
                <w:color w:val="000000" w:themeColor="text1"/>
                <w:lang w:val="en-US"/>
              </w:rPr>
              <w:t>Hệ thống hiển thị danh sách địa chỉ giao hàng (sắp xếp theo địa chỉ mặc định đưa lên đầu và giảm dần theo ngày tạo).</w:t>
            </w:r>
          </w:p>
        </w:tc>
      </w:tr>
      <w:tr w:rsidR="00F86F3F" w14:paraId="5C82D9A8" w14:textId="77777777" w:rsidTr="00325AC3">
        <w:trPr>
          <w:trHeight w:val="300"/>
        </w:trPr>
        <w:tc>
          <w:tcPr>
            <w:tcW w:w="5000" w:type="pct"/>
            <w:gridSpan w:val="2"/>
            <w:shd w:val="clear" w:color="auto" w:fill="A6A6A6" w:themeFill="background1" w:themeFillShade="A6"/>
          </w:tcPr>
          <w:p w14:paraId="28C30425" w14:textId="77777777" w:rsidR="00F86F3F" w:rsidRDefault="00F86F3F">
            <w:pPr>
              <w:pStyle w:val="ListParagraph"/>
              <w:rPr>
                <w:lang w:val="en-US"/>
              </w:rPr>
            </w:pPr>
            <w:r w:rsidRPr="6CDD4F0C">
              <w:rPr>
                <w:lang w:val="en-US"/>
              </w:rPr>
              <w:t>Luồng sự kiện chính</w:t>
            </w:r>
          </w:p>
        </w:tc>
      </w:tr>
      <w:tr w:rsidR="00F86F3F" w14:paraId="23C24775" w14:textId="77777777" w:rsidTr="00325AC3">
        <w:trPr>
          <w:trHeight w:val="300"/>
        </w:trPr>
        <w:tc>
          <w:tcPr>
            <w:tcW w:w="1752" w:type="pct"/>
          </w:tcPr>
          <w:p w14:paraId="22E4E730" w14:textId="77777777" w:rsidR="00F86F3F" w:rsidRDefault="00F86F3F">
            <w:pPr>
              <w:rPr>
                <w:lang w:val="en-US"/>
              </w:rPr>
            </w:pPr>
            <w:r w:rsidRPr="37830FF4">
              <w:rPr>
                <w:lang w:val="en-US"/>
              </w:rPr>
              <w:t>1. Customer truy cập đường dẫn xem danh sách địa chỉ (/profile hoặc /profile/addresses).</w:t>
            </w:r>
          </w:p>
        </w:tc>
        <w:tc>
          <w:tcPr>
            <w:tcW w:w="3248" w:type="pct"/>
          </w:tcPr>
          <w:p w14:paraId="4285D828" w14:textId="77777777" w:rsidR="00F86F3F" w:rsidRDefault="00F86F3F" w:rsidP="00AD32AA">
            <w:pPr>
              <w:pStyle w:val="ListParagraph"/>
              <w:ind w:left="2750"/>
              <w:rPr>
                <w:color w:val="000000" w:themeColor="text1"/>
                <w:lang w:val="en-US"/>
              </w:rPr>
            </w:pPr>
          </w:p>
        </w:tc>
      </w:tr>
      <w:tr w:rsidR="00F86F3F" w14:paraId="0196BD7B" w14:textId="77777777" w:rsidTr="00325AC3">
        <w:trPr>
          <w:trHeight w:val="300"/>
        </w:trPr>
        <w:tc>
          <w:tcPr>
            <w:tcW w:w="1752" w:type="pct"/>
          </w:tcPr>
          <w:p w14:paraId="6F3C0D92" w14:textId="77777777" w:rsidR="00F86F3F" w:rsidRDefault="00F86F3F">
            <w:pPr>
              <w:pStyle w:val="ListParagraph"/>
              <w:rPr>
                <w:lang w:val="en-US"/>
              </w:rPr>
            </w:pPr>
          </w:p>
        </w:tc>
        <w:tc>
          <w:tcPr>
            <w:tcW w:w="3248" w:type="pct"/>
          </w:tcPr>
          <w:p w14:paraId="6DE19179" w14:textId="77777777" w:rsidR="00F86F3F" w:rsidRDefault="00F86F3F">
            <w:pPr>
              <w:rPr>
                <w:lang w:val="en-US"/>
              </w:rPr>
            </w:pPr>
            <w:r w:rsidRPr="6DA15A4E">
              <w:rPr>
                <w:lang w:val="en-US"/>
              </w:rPr>
              <w:t xml:space="preserve">2. </w:t>
            </w:r>
            <w:r w:rsidRPr="37830FF4">
              <w:rPr>
                <w:lang w:val="en-US"/>
              </w:rPr>
              <w:t>Nếu truy cập /profile/addresses, UserAddressController trả về redirect:/profile. Trình duyệt gọi lại GET /profile.</w:t>
            </w:r>
          </w:p>
        </w:tc>
      </w:tr>
      <w:tr w:rsidR="00F86F3F" w14:paraId="3EAED4F1" w14:textId="77777777" w:rsidTr="00325AC3">
        <w:trPr>
          <w:trHeight w:val="300"/>
        </w:trPr>
        <w:tc>
          <w:tcPr>
            <w:tcW w:w="1752" w:type="pct"/>
          </w:tcPr>
          <w:p w14:paraId="0EEFC82A" w14:textId="77777777" w:rsidR="00F86F3F" w:rsidRDefault="00F86F3F">
            <w:pPr>
              <w:pStyle w:val="ListParagraph"/>
              <w:rPr>
                <w:lang w:val="en-US"/>
              </w:rPr>
            </w:pPr>
          </w:p>
        </w:tc>
        <w:tc>
          <w:tcPr>
            <w:tcW w:w="3248" w:type="pct"/>
          </w:tcPr>
          <w:p w14:paraId="1FDEBABE" w14:textId="77777777" w:rsidR="00F86F3F" w:rsidRDefault="00F86F3F">
            <w:pPr>
              <w:pStyle w:val="ListParagraph"/>
              <w:rPr>
                <w:color w:val="000000" w:themeColor="text1"/>
                <w:lang w:val="en-US"/>
              </w:rPr>
            </w:pPr>
            <w:r w:rsidRPr="6DA15A4E">
              <w:rPr>
                <w:color w:val="000000" w:themeColor="text1"/>
                <w:lang w:val="en-US"/>
              </w:rPr>
              <w:t>3. Spring Security kiểm tra xác thực. NotVerifiedRedirectFilter kiểm tra xác minh SĐT. Hệ thống chuyển điều khiển tới UserController.getProfilePage().</w:t>
            </w:r>
          </w:p>
        </w:tc>
      </w:tr>
      <w:tr w:rsidR="00F86F3F" w14:paraId="33B158E5" w14:textId="77777777" w:rsidTr="00325AC3">
        <w:trPr>
          <w:trHeight w:val="300"/>
        </w:trPr>
        <w:tc>
          <w:tcPr>
            <w:tcW w:w="1752" w:type="pct"/>
          </w:tcPr>
          <w:p w14:paraId="542BEF70" w14:textId="77777777" w:rsidR="00F86F3F" w:rsidRDefault="00F86F3F">
            <w:pPr>
              <w:pStyle w:val="ListParagraph"/>
              <w:rPr>
                <w:lang w:val="en-US"/>
              </w:rPr>
            </w:pPr>
          </w:p>
        </w:tc>
        <w:tc>
          <w:tcPr>
            <w:tcW w:w="3248" w:type="pct"/>
          </w:tcPr>
          <w:p w14:paraId="348D8197" w14:textId="77777777" w:rsidR="00F86F3F" w:rsidRDefault="00F86F3F">
            <w:pPr>
              <w:pStyle w:val="ListParagraph"/>
              <w:rPr>
                <w:color w:val="000000" w:themeColor="text1"/>
                <w:lang w:val="en-US"/>
              </w:rPr>
            </w:pPr>
            <w:r w:rsidRPr="6DA15A4E">
              <w:rPr>
                <w:color w:val="000000" w:themeColor="text1"/>
                <w:lang w:val="en-US"/>
              </w:rPr>
              <w:t>4. Controller gọi UserAddressService.getAddresses(userId).</w:t>
            </w:r>
          </w:p>
        </w:tc>
      </w:tr>
      <w:tr w:rsidR="00F86F3F" w14:paraId="39A20552" w14:textId="77777777" w:rsidTr="00325AC3">
        <w:trPr>
          <w:trHeight w:val="300"/>
        </w:trPr>
        <w:tc>
          <w:tcPr>
            <w:tcW w:w="1752" w:type="pct"/>
          </w:tcPr>
          <w:p w14:paraId="35AC1745" w14:textId="77777777" w:rsidR="00F86F3F" w:rsidRDefault="00F86F3F">
            <w:pPr>
              <w:pStyle w:val="ListParagraph"/>
              <w:rPr>
                <w:lang w:val="en-US"/>
              </w:rPr>
            </w:pPr>
          </w:p>
        </w:tc>
        <w:tc>
          <w:tcPr>
            <w:tcW w:w="3248" w:type="pct"/>
          </w:tcPr>
          <w:p w14:paraId="26056FE2" w14:textId="77777777" w:rsidR="00F86F3F" w:rsidRDefault="00F86F3F">
            <w:pPr>
              <w:pStyle w:val="ListParagraph"/>
              <w:rPr>
                <w:color w:val="000000" w:themeColor="text1"/>
                <w:lang w:val="en-US"/>
              </w:rPr>
            </w:pPr>
            <w:r w:rsidRPr="6DA15A4E">
              <w:rPr>
                <w:color w:val="000000" w:themeColor="text1"/>
                <w:lang w:val="en-US"/>
              </w:rPr>
              <w:t>5. Service gọi UserAddressRepository.findAllByUser_IdOrderByIsDefaultDescCreatedAtDesc(userId).</w:t>
            </w:r>
          </w:p>
        </w:tc>
      </w:tr>
      <w:tr w:rsidR="00F86F3F" w14:paraId="682B3B19" w14:textId="77777777" w:rsidTr="00325AC3">
        <w:trPr>
          <w:trHeight w:val="300"/>
        </w:trPr>
        <w:tc>
          <w:tcPr>
            <w:tcW w:w="1752" w:type="pct"/>
          </w:tcPr>
          <w:p w14:paraId="17B2FAED" w14:textId="77777777" w:rsidR="00F86F3F" w:rsidRDefault="00F86F3F">
            <w:pPr>
              <w:pStyle w:val="ListParagraph"/>
              <w:rPr>
                <w:lang w:val="en-US"/>
              </w:rPr>
            </w:pPr>
          </w:p>
        </w:tc>
        <w:tc>
          <w:tcPr>
            <w:tcW w:w="3248" w:type="pct"/>
          </w:tcPr>
          <w:p w14:paraId="48510B4C" w14:textId="77777777" w:rsidR="00F86F3F" w:rsidRDefault="00F86F3F">
            <w:pPr>
              <w:pStyle w:val="ListParagraph"/>
              <w:rPr>
                <w:color w:val="000000" w:themeColor="text1"/>
                <w:lang w:val="en-US"/>
              </w:rPr>
            </w:pPr>
            <w:r w:rsidRPr="6DA15A4E">
              <w:rPr>
                <w:color w:val="000000" w:themeColor="text1"/>
                <w:lang w:val="en-US"/>
              </w:rPr>
              <w:t>6. Service map từng Entity lấy được sang đối tượng DTO UserAddressResponse và trả về danh sách.</w:t>
            </w:r>
          </w:p>
        </w:tc>
      </w:tr>
      <w:tr w:rsidR="00F86F3F" w14:paraId="21AA9E33" w14:textId="77777777" w:rsidTr="00325AC3">
        <w:trPr>
          <w:trHeight w:val="300"/>
        </w:trPr>
        <w:tc>
          <w:tcPr>
            <w:tcW w:w="1752" w:type="pct"/>
          </w:tcPr>
          <w:p w14:paraId="5D871BC7" w14:textId="77777777" w:rsidR="00F86F3F" w:rsidRDefault="00F86F3F">
            <w:pPr>
              <w:pStyle w:val="ListParagraph"/>
              <w:rPr>
                <w:lang w:val="en-US"/>
              </w:rPr>
            </w:pPr>
          </w:p>
        </w:tc>
        <w:tc>
          <w:tcPr>
            <w:tcW w:w="3248" w:type="pct"/>
          </w:tcPr>
          <w:p w14:paraId="23417823" w14:textId="77777777" w:rsidR="00F86F3F" w:rsidRDefault="00F86F3F">
            <w:pPr>
              <w:pStyle w:val="ListParagraph"/>
              <w:rPr>
                <w:color w:val="000000" w:themeColor="text1"/>
                <w:lang w:val="en-US"/>
              </w:rPr>
            </w:pPr>
            <w:r w:rsidRPr="52F36B53">
              <w:rPr>
                <w:color w:val="000000" w:themeColor="text1"/>
                <w:lang w:val="en-US"/>
              </w:rPr>
              <w:t>7. Controller đẩy danh sách vào Model attribute addresses và render view user/profile.</w:t>
            </w:r>
          </w:p>
        </w:tc>
      </w:tr>
      <w:tr w:rsidR="00F86F3F" w14:paraId="5D72DCB2" w14:textId="77777777" w:rsidTr="00325AC3">
        <w:trPr>
          <w:trHeight w:val="300"/>
        </w:trPr>
        <w:tc>
          <w:tcPr>
            <w:tcW w:w="1752" w:type="pct"/>
          </w:tcPr>
          <w:p w14:paraId="2983C8F2" w14:textId="77777777" w:rsidR="00F86F3F" w:rsidRDefault="00F86F3F">
            <w:pPr>
              <w:pStyle w:val="ListParagraph"/>
              <w:rPr>
                <w:lang w:val="en-US"/>
              </w:rPr>
            </w:pPr>
            <w:r w:rsidRPr="74F572CF">
              <w:rPr>
                <w:lang w:val="en-US"/>
              </w:rPr>
              <w:t>8. Customer nhìn thấy danh sách địa chỉ giao hàng của mình trên giao diện.</w:t>
            </w:r>
          </w:p>
        </w:tc>
        <w:tc>
          <w:tcPr>
            <w:tcW w:w="3248" w:type="pct"/>
          </w:tcPr>
          <w:p w14:paraId="3FC0AB27" w14:textId="77777777" w:rsidR="00F86F3F" w:rsidRDefault="00F86F3F">
            <w:pPr>
              <w:pStyle w:val="ListParagraph"/>
              <w:rPr>
                <w:color w:val="000000" w:themeColor="text1"/>
                <w:lang w:val="en-US"/>
              </w:rPr>
            </w:pPr>
          </w:p>
        </w:tc>
      </w:tr>
      <w:tr w:rsidR="00F86F3F" w14:paraId="26AFA864" w14:textId="77777777" w:rsidTr="00325AC3">
        <w:trPr>
          <w:trHeight w:val="300"/>
        </w:trPr>
        <w:tc>
          <w:tcPr>
            <w:tcW w:w="5000" w:type="pct"/>
            <w:gridSpan w:val="2"/>
            <w:shd w:val="clear" w:color="auto" w:fill="A6A6A6" w:themeFill="background1" w:themeFillShade="A6"/>
          </w:tcPr>
          <w:p w14:paraId="1A89773A" w14:textId="77777777" w:rsidR="00F86F3F" w:rsidRDefault="00F86F3F">
            <w:pPr>
              <w:pStyle w:val="ListParagraph"/>
              <w:rPr>
                <w:lang w:val="en-US"/>
              </w:rPr>
            </w:pPr>
            <w:r w:rsidRPr="74F572CF">
              <w:rPr>
                <w:lang w:val="en-US"/>
              </w:rPr>
              <w:lastRenderedPageBreak/>
              <w:t>Luồng sự kiện thay thế</w:t>
            </w:r>
          </w:p>
        </w:tc>
      </w:tr>
      <w:tr w:rsidR="00F86F3F" w14:paraId="786BFCE4" w14:textId="77777777" w:rsidTr="00325AC3">
        <w:trPr>
          <w:trHeight w:val="300"/>
        </w:trPr>
        <w:tc>
          <w:tcPr>
            <w:tcW w:w="5000" w:type="pct"/>
            <w:gridSpan w:val="2"/>
          </w:tcPr>
          <w:p w14:paraId="3BDBC045" w14:textId="77777777" w:rsidR="00F86F3F" w:rsidRDefault="00F86F3F">
            <w:pPr>
              <w:pStyle w:val="ListParagraph"/>
              <w:rPr>
                <w:lang w:val="en-US"/>
              </w:rPr>
            </w:pPr>
            <w:r w:rsidRPr="74F572CF">
              <w:rPr>
                <w:lang w:val="en-US"/>
              </w:rPr>
              <w:t>ALT-01: Chưa có địa chỉ nào được lưu</w:t>
            </w:r>
          </w:p>
        </w:tc>
      </w:tr>
      <w:tr w:rsidR="00F86F3F" w14:paraId="0A66CD3A" w14:textId="77777777" w:rsidTr="00325AC3">
        <w:trPr>
          <w:trHeight w:val="300"/>
        </w:trPr>
        <w:tc>
          <w:tcPr>
            <w:tcW w:w="1752" w:type="pct"/>
          </w:tcPr>
          <w:p w14:paraId="61D1B142" w14:textId="77777777" w:rsidR="00F86F3F" w:rsidRDefault="00F86F3F">
            <w:pPr>
              <w:pStyle w:val="ListParagraph"/>
              <w:rPr>
                <w:lang w:val="en-US"/>
              </w:rPr>
            </w:pPr>
            <w:r w:rsidRPr="007BE63C">
              <w:rPr>
                <w:lang w:val="en-US"/>
              </w:rPr>
              <w:t>1. Customer thực hiện các bước truy cập như luồng chính.</w:t>
            </w:r>
          </w:p>
          <w:p w14:paraId="448A29B0" w14:textId="77777777" w:rsidR="00F86F3F" w:rsidRDefault="00F86F3F">
            <w:pPr>
              <w:pStyle w:val="ListParagraph"/>
              <w:rPr>
                <w:lang w:val="en-US"/>
              </w:rPr>
            </w:pPr>
          </w:p>
        </w:tc>
        <w:tc>
          <w:tcPr>
            <w:tcW w:w="3248" w:type="pct"/>
          </w:tcPr>
          <w:p w14:paraId="036E1052" w14:textId="77777777" w:rsidR="00F86F3F" w:rsidRDefault="00F86F3F">
            <w:pPr>
              <w:pStyle w:val="ListParagraph"/>
              <w:rPr>
                <w:lang w:val="en-US"/>
              </w:rPr>
            </w:pPr>
            <w:r w:rsidRPr="007BE63C">
              <w:rPr>
                <w:lang w:val="en-US"/>
              </w:rPr>
              <w:t>2. Database trả về danh sách rỗng, hệ thống hiển thị thông báo chưa có địa chỉ trên giao diện.</w:t>
            </w:r>
          </w:p>
          <w:p w14:paraId="3074C2ED" w14:textId="77777777" w:rsidR="00F86F3F" w:rsidRDefault="00F86F3F">
            <w:pPr>
              <w:pStyle w:val="ListParagraph"/>
              <w:rPr>
                <w:color w:val="000000" w:themeColor="text1"/>
                <w:lang w:val="en-US"/>
              </w:rPr>
            </w:pPr>
          </w:p>
        </w:tc>
      </w:tr>
      <w:tr w:rsidR="00F86F3F" w14:paraId="20BB21F3" w14:textId="77777777" w:rsidTr="00325AC3">
        <w:trPr>
          <w:trHeight w:val="300"/>
        </w:trPr>
        <w:tc>
          <w:tcPr>
            <w:tcW w:w="5000" w:type="pct"/>
            <w:gridSpan w:val="2"/>
            <w:shd w:val="clear" w:color="auto" w:fill="A6A6A6" w:themeFill="background1" w:themeFillShade="A6"/>
          </w:tcPr>
          <w:p w14:paraId="24DBD65B" w14:textId="77777777" w:rsidR="00F86F3F" w:rsidRDefault="00F86F3F">
            <w:pPr>
              <w:pStyle w:val="ListParagraph"/>
              <w:rPr>
                <w:lang w:val="en-US"/>
              </w:rPr>
            </w:pPr>
            <w:r w:rsidRPr="01F8D699">
              <w:rPr>
                <w:lang w:val="en-US"/>
              </w:rPr>
              <w:t>Luồng sự kiện ngoại lệ</w:t>
            </w:r>
            <w:r w:rsidRPr="7A7848F7">
              <w:rPr>
                <w:lang w:val="en-US"/>
              </w:rPr>
              <w:t>: Chưa đăng nhập hoặc chưa xác minh SĐT</w:t>
            </w:r>
          </w:p>
        </w:tc>
      </w:tr>
      <w:tr w:rsidR="00F86F3F" w14:paraId="4926BE92" w14:textId="77777777" w:rsidTr="00325AC3">
        <w:trPr>
          <w:trHeight w:val="300"/>
        </w:trPr>
        <w:tc>
          <w:tcPr>
            <w:tcW w:w="1752" w:type="pct"/>
          </w:tcPr>
          <w:p w14:paraId="4612264B" w14:textId="77777777" w:rsidR="00F86F3F" w:rsidRDefault="00F86F3F">
            <w:pPr>
              <w:pStyle w:val="ListParagraph"/>
              <w:rPr>
                <w:lang w:val="en-US"/>
              </w:rPr>
            </w:pPr>
            <w:r w:rsidRPr="7A7848F7">
              <w:rPr>
                <w:lang w:val="en-US"/>
              </w:rPr>
              <w:t>1. Customer chưa đăng nhập (hoặc phiên hết hạn) truy cập vào URL xem địa chỉ.</w:t>
            </w:r>
          </w:p>
        </w:tc>
        <w:tc>
          <w:tcPr>
            <w:tcW w:w="3248" w:type="pct"/>
          </w:tcPr>
          <w:p w14:paraId="4153DBDF" w14:textId="77777777" w:rsidR="00F86F3F" w:rsidRDefault="00F86F3F">
            <w:pPr>
              <w:pStyle w:val="ListParagraph"/>
              <w:rPr>
                <w:color w:val="000000" w:themeColor="text1"/>
                <w:lang w:val="en-US"/>
              </w:rPr>
            </w:pPr>
            <w:r w:rsidRPr="7A7848F7">
              <w:rPr>
                <w:color w:val="000000" w:themeColor="text1"/>
                <w:lang w:val="en-US"/>
              </w:rPr>
              <w:t>2. Hệ thống (Security Filter) chặn yêu cầu và Redirect về trang /auth/login (hoặc /auth/verify-phone nếu chưa xác minh SĐT).</w:t>
            </w:r>
          </w:p>
        </w:tc>
      </w:tr>
    </w:tbl>
    <w:p w14:paraId="6E69C898" w14:textId="77777777" w:rsidR="00F86F3F" w:rsidRDefault="00F86F3F" w:rsidP="00F86F3F"/>
    <w:p w14:paraId="6B415C16" w14:textId="77777777" w:rsidR="00F86F3F" w:rsidRDefault="00F86F3F" w:rsidP="00F86F3F">
      <w:pPr>
        <w:rPr>
          <w:lang w:val="en-US"/>
        </w:rPr>
      </w:pPr>
      <w:r w:rsidRPr="140DB553">
        <w:rPr>
          <w:lang w:val="en-US"/>
        </w:rPr>
        <w:t>b) Activity</w:t>
      </w:r>
      <w:r w:rsidRPr="531BB2DB">
        <w:rPr>
          <w:lang w:val="en-US"/>
        </w:rPr>
        <w:t xml:space="preserve"> Diagram</w:t>
      </w:r>
    </w:p>
    <w:p w14:paraId="4576B559" w14:textId="77777777" w:rsidR="00F86F3F" w:rsidRDefault="00F86F3F" w:rsidP="00F86F3F">
      <w:r>
        <w:rPr>
          <w:noProof/>
        </w:rPr>
        <w:lastRenderedPageBreak/>
        <w:drawing>
          <wp:inline distT="0" distB="0" distL="0" distR="0" wp14:anchorId="710925B2" wp14:editId="06F81C39">
            <wp:extent cx="5724525" cy="4181475"/>
            <wp:effectExtent l="0" t="0" r="0" b="0"/>
            <wp:docPr id="1765981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81199" name="Picture 1765981199"/>
                    <pic:cNvPicPr/>
                  </pic:nvPicPr>
                  <pic:blipFill>
                    <a:blip r:embed="rId55">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w14:paraId="7617ECD2" w14:textId="77777777" w:rsidR="00F86F3F" w:rsidRDefault="00F86F3F" w:rsidP="00F86F3F">
      <w:pPr>
        <w:rPr>
          <w:lang w:val="en-US"/>
        </w:rPr>
      </w:pPr>
      <w:r w:rsidRPr="140DB553">
        <w:rPr>
          <w:lang w:val="en-US"/>
        </w:rPr>
        <w:t xml:space="preserve">c) </w:t>
      </w:r>
      <w:r w:rsidRPr="531BB2DB">
        <w:rPr>
          <w:lang w:val="en-US"/>
        </w:rPr>
        <w:t>Sequence Diagram</w:t>
      </w:r>
    </w:p>
    <w:p w14:paraId="0EE53E29" w14:textId="77777777" w:rsidR="00F86F3F" w:rsidRDefault="00F86F3F" w:rsidP="00F86F3F">
      <w:r>
        <w:rPr>
          <w:noProof/>
        </w:rPr>
        <w:drawing>
          <wp:inline distT="0" distB="0" distL="0" distR="0" wp14:anchorId="775F623D" wp14:editId="2148AC75">
            <wp:extent cx="5724525" cy="2419350"/>
            <wp:effectExtent l="0" t="0" r="0" b="0"/>
            <wp:docPr id="493840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0167" name="Picture 493840167"/>
                    <pic:cNvPicPr/>
                  </pic:nvPicPr>
                  <pic:blipFill>
                    <a:blip r:embed="rId56">
                      <a:extLst>
                        <a:ext uri="{28A0092B-C50C-407E-A947-70E740481C1C}">
                          <a14:useLocalDpi xmlns:a14="http://schemas.microsoft.com/office/drawing/2010/main"/>
                        </a:ext>
                      </a:extLst>
                    </a:blip>
                    <a:stretch>
                      <a:fillRect/>
                    </a:stretch>
                  </pic:blipFill>
                  <pic:spPr>
                    <a:xfrm>
                      <a:off x="0" y="0"/>
                      <a:ext cx="5724525" cy="2419350"/>
                    </a:xfrm>
                    <a:prstGeom prst="rect">
                      <a:avLst/>
                    </a:prstGeom>
                  </pic:spPr>
                </pic:pic>
              </a:graphicData>
            </a:graphic>
          </wp:inline>
        </w:drawing>
      </w:r>
    </w:p>
    <w:p w14:paraId="0B8E66C4" w14:textId="77777777" w:rsidR="00F86F3F" w:rsidRDefault="00F86F3F" w:rsidP="00F86F3F">
      <w:pPr>
        <w:ind w:left="720"/>
      </w:pPr>
    </w:p>
    <w:p w14:paraId="3AD2377C" w14:textId="77777777" w:rsidR="00F86F3F" w:rsidRPr="00F86F3F" w:rsidRDefault="00F86F3F" w:rsidP="00F86F3F">
      <w:pPr>
        <w:rPr>
          <w:lang w:val="en-US"/>
        </w:rPr>
      </w:pPr>
    </w:p>
    <w:p w14:paraId="1EA88242" w14:textId="6D9074CC" w:rsidR="005C1E0C" w:rsidRPr="005C1E0C" w:rsidRDefault="005C1E0C" w:rsidP="00270EB6">
      <w:pPr>
        <w:pStyle w:val="Heading3"/>
        <w:rPr>
          <w:lang w:val="en-US"/>
        </w:rPr>
      </w:pPr>
      <w:r>
        <w:rPr>
          <w:lang w:val="en-US"/>
        </w:rPr>
        <w:t xml:space="preserve"> </w:t>
      </w:r>
      <w:r w:rsidRPr="005C1E0C">
        <w:rPr>
          <w:lang w:val="en-US"/>
        </w:rPr>
        <w:t>C-16</w:t>
      </w:r>
      <w:r w:rsidR="00915EAA">
        <w:rPr>
          <w:lang w:val="en-US"/>
        </w:rPr>
        <w:t>_</w:t>
      </w:r>
      <w:r w:rsidRPr="005C1E0C">
        <w:rPr>
          <w:lang w:val="en-US"/>
        </w:rPr>
        <w:t>Thêm địa chỉ giao hàng</w:t>
      </w:r>
    </w:p>
    <w:p w14:paraId="00A1A114" w14:textId="77777777" w:rsidR="00F86F3F" w:rsidRDefault="00F86F3F" w:rsidP="004743F3">
      <w:pPr>
        <w:pStyle w:val="ListParagraph"/>
        <w:numPr>
          <w:ilvl w:val="0"/>
          <w:numId w:val="56"/>
        </w:numPr>
        <w:rPr>
          <w:lang w:val="en-US"/>
        </w:rPr>
      </w:pPr>
      <w:r w:rsidRPr="67A36DF5">
        <w:rPr>
          <w:lang w:val="en-US"/>
        </w:rPr>
        <w:t>Đặc tả</w:t>
      </w:r>
    </w:p>
    <w:tbl>
      <w:tblPr>
        <w:tblStyle w:val="TableGrid"/>
        <w:tblW w:w="0" w:type="auto"/>
        <w:tblLook w:val="06A0" w:firstRow="1" w:lastRow="0" w:firstColumn="1" w:lastColumn="0" w:noHBand="1" w:noVBand="1"/>
      </w:tblPr>
      <w:tblGrid>
        <w:gridCol w:w="3710"/>
        <w:gridCol w:w="5307"/>
      </w:tblGrid>
      <w:tr w:rsidR="00F86F3F" w14:paraId="3407F4FA" w14:textId="77777777" w:rsidTr="2AD621CB">
        <w:trPr>
          <w:trHeight w:val="300"/>
        </w:trPr>
        <w:tc>
          <w:tcPr>
            <w:tcW w:w="9016" w:type="dxa"/>
            <w:gridSpan w:val="2"/>
          </w:tcPr>
          <w:p w14:paraId="53AD2241" w14:textId="77777777" w:rsidR="00F86F3F" w:rsidRDefault="00F86F3F">
            <w:r w:rsidRPr="10D4A089">
              <w:rPr>
                <w:b/>
                <w:bCs/>
              </w:rPr>
              <w:t>UCID:</w:t>
            </w:r>
            <w:r>
              <w:t xml:space="preserve"> C-16 </w:t>
            </w:r>
          </w:p>
        </w:tc>
      </w:tr>
      <w:tr w:rsidR="00F86F3F" w14:paraId="37850207" w14:textId="77777777" w:rsidTr="2AD621CB">
        <w:trPr>
          <w:trHeight w:val="300"/>
        </w:trPr>
        <w:tc>
          <w:tcPr>
            <w:tcW w:w="9016" w:type="dxa"/>
            <w:gridSpan w:val="2"/>
          </w:tcPr>
          <w:p w14:paraId="304DE633" w14:textId="77777777" w:rsidR="00F86F3F" w:rsidRPr="10D4A089" w:rsidRDefault="00F86F3F">
            <w:pPr>
              <w:rPr>
                <w:b/>
                <w:bCs/>
                <w:lang w:val="en-US"/>
              </w:rPr>
            </w:pPr>
            <w:r w:rsidRPr="10D4A089">
              <w:rPr>
                <w:b/>
                <w:bCs/>
                <w:lang w:val="en-US"/>
              </w:rPr>
              <w:t>Tên Usecase:</w:t>
            </w:r>
            <w:r w:rsidRPr="10D4A089">
              <w:rPr>
                <w:lang w:val="en-US"/>
              </w:rPr>
              <w:t xml:space="preserve"> Thêm địa chỉ giao hàng  </w:t>
            </w:r>
          </w:p>
        </w:tc>
      </w:tr>
      <w:tr w:rsidR="00F86F3F" w14:paraId="459993C4" w14:textId="77777777" w:rsidTr="2AD621CB">
        <w:trPr>
          <w:trHeight w:val="300"/>
        </w:trPr>
        <w:tc>
          <w:tcPr>
            <w:tcW w:w="9016" w:type="dxa"/>
            <w:gridSpan w:val="2"/>
          </w:tcPr>
          <w:p w14:paraId="04AB95AC" w14:textId="77777777" w:rsidR="00F86F3F" w:rsidRPr="10D4A089" w:rsidRDefault="00F86F3F">
            <w:pPr>
              <w:rPr>
                <w:b/>
                <w:bCs/>
                <w:lang w:val="en-US"/>
              </w:rPr>
            </w:pPr>
            <w:r w:rsidRPr="25F0F0D6">
              <w:rPr>
                <w:b/>
                <w:bCs/>
                <w:lang w:val="en-US"/>
              </w:rPr>
              <w:lastRenderedPageBreak/>
              <w:t>Mô tả sơ lược:</w:t>
            </w:r>
            <w:r w:rsidRPr="25F0F0D6">
              <w:rPr>
                <w:lang w:val="en-US"/>
              </w:rPr>
              <w:t xml:space="preserve"> Cho phép khách hàng thêm một địa chỉ giao hàng mới vào sổ địa chỉ (tối đa 10 địa chỉ). Khách hàng có thể tuỳ chọn đặt địa chỉ mới làm địa chỉ mặc định.</w:t>
            </w:r>
          </w:p>
        </w:tc>
      </w:tr>
      <w:tr w:rsidR="00F86F3F" w14:paraId="73F92084" w14:textId="77777777" w:rsidTr="2AD621CB">
        <w:trPr>
          <w:trHeight w:val="300"/>
        </w:trPr>
        <w:tc>
          <w:tcPr>
            <w:tcW w:w="9016" w:type="dxa"/>
            <w:gridSpan w:val="2"/>
          </w:tcPr>
          <w:p w14:paraId="2FC6AD75" w14:textId="77777777" w:rsidR="00F86F3F" w:rsidRPr="10D4A089" w:rsidRDefault="00F86F3F">
            <w:pPr>
              <w:rPr>
                <w:b/>
                <w:bCs/>
                <w:lang w:val="en-US"/>
              </w:rPr>
            </w:pPr>
            <w:r w:rsidRPr="25F0F0D6">
              <w:rPr>
                <w:b/>
                <w:bCs/>
                <w:lang w:val="en-US"/>
              </w:rPr>
              <w:t>Actor chính:</w:t>
            </w:r>
            <w:r w:rsidRPr="25F0F0D6">
              <w:rPr>
                <w:lang w:val="en-US"/>
              </w:rPr>
              <w:t xml:space="preserve"> </w:t>
            </w:r>
            <w:r>
              <w:t>Customer</w:t>
            </w:r>
          </w:p>
        </w:tc>
      </w:tr>
      <w:tr w:rsidR="00F86F3F" w14:paraId="2D84081D" w14:textId="77777777" w:rsidTr="2AD621CB">
        <w:trPr>
          <w:trHeight w:val="300"/>
        </w:trPr>
        <w:tc>
          <w:tcPr>
            <w:tcW w:w="9016" w:type="dxa"/>
            <w:gridSpan w:val="2"/>
          </w:tcPr>
          <w:p w14:paraId="37615EF1" w14:textId="77777777" w:rsidR="00F86F3F" w:rsidRPr="10D4A089" w:rsidRDefault="00F86F3F">
            <w:pPr>
              <w:rPr>
                <w:b/>
                <w:bCs/>
                <w:lang w:val="en-US"/>
              </w:rPr>
            </w:pPr>
            <w:r w:rsidRPr="10D4A089">
              <w:rPr>
                <w:b/>
                <w:bCs/>
                <w:lang w:val="en-US"/>
              </w:rPr>
              <w:t>Actor phụ:</w:t>
            </w:r>
            <w:r w:rsidRPr="10D4A089">
              <w:rPr>
                <w:lang w:val="en-US"/>
              </w:rPr>
              <w:t xml:space="preserve"> </w:t>
            </w:r>
            <w:r>
              <w:t>Không có</w:t>
            </w:r>
          </w:p>
        </w:tc>
      </w:tr>
      <w:tr w:rsidR="00F86F3F" w14:paraId="27C0FB71" w14:textId="77777777" w:rsidTr="2AD621CB">
        <w:trPr>
          <w:trHeight w:val="300"/>
        </w:trPr>
        <w:tc>
          <w:tcPr>
            <w:tcW w:w="9016" w:type="dxa"/>
            <w:gridSpan w:val="2"/>
          </w:tcPr>
          <w:p w14:paraId="3D37FBBB" w14:textId="77777777" w:rsidR="00F86F3F" w:rsidRPr="10D4A089" w:rsidRDefault="00F86F3F">
            <w:pPr>
              <w:rPr>
                <w:b/>
                <w:bCs/>
                <w:lang w:val="en-US"/>
              </w:rPr>
            </w:pPr>
            <w:r w:rsidRPr="25F0F0D6">
              <w:rPr>
                <w:b/>
                <w:bCs/>
                <w:lang w:val="en-US"/>
              </w:rPr>
              <w:t>Tiền điều kiện:</w:t>
            </w:r>
            <w:r w:rsidRPr="25F0F0D6">
              <w:rPr>
                <w:lang w:val="en-US"/>
              </w:rPr>
              <w:t xml:space="preserve"> Customer phải đăng nhập vào hệ thống, đã xác minh số điện thoại và đang thao tác trên giao diện có chức năng thêm địa chỉ.</w:t>
            </w:r>
          </w:p>
        </w:tc>
      </w:tr>
      <w:tr w:rsidR="00F86F3F" w14:paraId="55149C8B" w14:textId="77777777" w:rsidTr="2AD621CB">
        <w:trPr>
          <w:trHeight w:val="300"/>
        </w:trPr>
        <w:tc>
          <w:tcPr>
            <w:tcW w:w="9016" w:type="dxa"/>
            <w:gridSpan w:val="2"/>
          </w:tcPr>
          <w:p w14:paraId="317AF4F8" w14:textId="77777777" w:rsidR="00F86F3F" w:rsidRPr="10D4A089" w:rsidRDefault="00F86F3F">
            <w:pPr>
              <w:rPr>
                <w:b/>
                <w:bCs/>
                <w:lang w:val="en-US"/>
              </w:rPr>
            </w:pPr>
            <w:r w:rsidRPr="28FAB91C">
              <w:rPr>
                <w:b/>
                <w:bCs/>
                <w:lang w:val="en-US"/>
              </w:rPr>
              <w:t>Hậu điều kiện:</w:t>
            </w:r>
            <w:r w:rsidRPr="28FAB91C">
              <w:rPr>
                <w:lang w:val="en-US"/>
              </w:rPr>
              <w:t xml:space="preserve"> Hệ thống lưu thành công địa chỉ mới vào cơ sở dữ liệu. Nếu địa chỉ mới được chọn làm mặc định, địa chỉ mặc định cũ sẽ bị gỡ bỏ.</w:t>
            </w:r>
          </w:p>
        </w:tc>
      </w:tr>
      <w:tr w:rsidR="00F86F3F" w14:paraId="5F89FB25" w14:textId="77777777" w:rsidTr="2AD621CB">
        <w:trPr>
          <w:trHeight w:val="300"/>
        </w:trPr>
        <w:tc>
          <w:tcPr>
            <w:tcW w:w="9016" w:type="dxa"/>
            <w:gridSpan w:val="2"/>
            <w:shd w:val="clear" w:color="auto" w:fill="A6A6A6" w:themeFill="background1" w:themeFillShade="A6"/>
          </w:tcPr>
          <w:p w14:paraId="12C66128" w14:textId="77777777" w:rsidR="00F86F3F" w:rsidRPr="10D4A089" w:rsidRDefault="00F86F3F">
            <w:pPr>
              <w:rPr>
                <w:b/>
                <w:bCs/>
                <w:lang w:val="en-US"/>
              </w:rPr>
            </w:pPr>
            <w:r w:rsidRPr="10D4A089">
              <w:rPr>
                <w:b/>
                <w:bCs/>
                <w:lang w:val="en-US"/>
              </w:rPr>
              <w:t>Luồng sự kiện chính:</w:t>
            </w:r>
          </w:p>
        </w:tc>
      </w:tr>
      <w:tr w:rsidR="00F86F3F" w14:paraId="2389377D" w14:textId="77777777" w:rsidTr="2AD621CB">
        <w:trPr>
          <w:trHeight w:val="300"/>
        </w:trPr>
        <w:tc>
          <w:tcPr>
            <w:tcW w:w="4508" w:type="dxa"/>
          </w:tcPr>
          <w:p w14:paraId="4B749C72" w14:textId="77777777" w:rsidR="00F86F3F" w:rsidRDefault="00F86F3F">
            <w:pPr>
              <w:rPr>
                <w:lang w:val="en-US"/>
              </w:rPr>
            </w:pPr>
            <w:r w:rsidRPr="565C21DA">
              <w:rPr>
                <w:lang w:val="en-US"/>
              </w:rPr>
              <w:t>1. Customer điền thông tin địa chỉ mới trên modal và nhấn Submit (gửi POST /profile/addresses).</w:t>
            </w:r>
          </w:p>
        </w:tc>
        <w:tc>
          <w:tcPr>
            <w:tcW w:w="4508" w:type="dxa"/>
          </w:tcPr>
          <w:p w14:paraId="53A2B1BB" w14:textId="77777777" w:rsidR="00F86F3F" w:rsidRDefault="00F86F3F">
            <w:pPr>
              <w:rPr>
                <w:lang w:val="en-US"/>
              </w:rPr>
            </w:pPr>
            <w:r w:rsidRPr="565C21DA">
              <w:rPr>
                <w:lang w:val="en-US"/>
              </w:rPr>
              <w:t>2. Spring Security và NotVerifiedRedirectFilter kiểm tra phiên đăng nhập và xác minh SĐT.</w:t>
            </w:r>
          </w:p>
        </w:tc>
      </w:tr>
      <w:tr w:rsidR="00F86F3F" w14:paraId="39A89877" w14:textId="77777777" w:rsidTr="2AD621CB">
        <w:trPr>
          <w:trHeight w:val="300"/>
        </w:trPr>
        <w:tc>
          <w:tcPr>
            <w:tcW w:w="4508" w:type="dxa"/>
          </w:tcPr>
          <w:p w14:paraId="6222871B" w14:textId="77777777" w:rsidR="00F86F3F" w:rsidRDefault="00F86F3F">
            <w:pPr>
              <w:rPr>
                <w:b/>
                <w:bCs/>
                <w:lang w:val="en-US"/>
              </w:rPr>
            </w:pPr>
          </w:p>
        </w:tc>
        <w:tc>
          <w:tcPr>
            <w:tcW w:w="4508" w:type="dxa"/>
          </w:tcPr>
          <w:p w14:paraId="61A608B3" w14:textId="77777777" w:rsidR="00F86F3F" w:rsidRDefault="00F86F3F">
            <w:pPr>
              <w:rPr>
                <w:lang w:val="en-US"/>
              </w:rPr>
            </w:pPr>
            <w:r w:rsidRPr="565C21DA">
              <w:rPr>
                <w:lang w:val="en-US"/>
              </w:rPr>
              <w:t>3. UserAddressController.addAddress() nhận yêu cầu, kiểm tra tính hợp lệ dữ liệu (qua @Valid và BindingResult).</w:t>
            </w:r>
          </w:p>
        </w:tc>
      </w:tr>
      <w:tr w:rsidR="00F86F3F" w14:paraId="640E9DAB" w14:textId="77777777" w:rsidTr="2AD621CB">
        <w:trPr>
          <w:trHeight w:val="300"/>
        </w:trPr>
        <w:tc>
          <w:tcPr>
            <w:tcW w:w="4508" w:type="dxa"/>
          </w:tcPr>
          <w:p w14:paraId="13EDD41E" w14:textId="77777777" w:rsidR="00F86F3F" w:rsidRDefault="00F86F3F">
            <w:pPr>
              <w:rPr>
                <w:b/>
                <w:bCs/>
                <w:lang w:val="en-US"/>
              </w:rPr>
            </w:pPr>
          </w:p>
        </w:tc>
        <w:tc>
          <w:tcPr>
            <w:tcW w:w="4508" w:type="dxa"/>
          </w:tcPr>
          <w:p w14:paraId="25EF2FEF" w14:textId="77777777" w:rsidR="00F86F3F" w:rsidRDefault="00F86F3F">
            <w:pPr>
              <w:rPr>
                <w:lang w:val="en-US"/>
              </w:rPr>
            </w:pPr>
            <w:r w:rsidRPr="4010953F">
              <w:rPr>
                <w:lang w:val="en-US"/>
              </w:rPr>
              <w:t>4. Dữ liệu hợp lệ, Controller gọi UserAddressService.addAddress(userId, request).</w:t>
            </w:r>
          </w:p>
        </w:tc>
      </w:tr>
      <w:tr w:rsidR="00F86F3F" w14:paraId="1977F958" w14:textId="77777777" w:rsidTr="2AD621CB">
        <w:trPr>
          <w:trHeight w:val="300"/>
        </w:trPr>
        <w:tc>
          <w:tcPr>
            <w:tcW w:w="4508" w:type="dxa"/>
          </w:tcPr>
          <w:p w14:paraId="1FC38BA7" w14:textId="77777777" w:rsidR="00F86F3F" w:rsidRDefault="00F86F3F">
            <w:pPr>
              <w:rPr>
                <w:b/>
                <w:bCs/>
                <w:lang w:val="en-US"/>
              </w:rPr>
            </w:pPr>
          </w:p>
        </w:tc>
        <w:tc>
          <w:tcPr>
            <w:tcW w:w="4508" w:type="dxa"/>
          </w:tcPr>
          <w:p w14:paraId="2BD15A0A" w14:textId="77777777" w:rsidR="00F86F3F" w:rsidRDefault="00F86F3F">
            <w:pPr>
              <w:rPr>
                <w:lang w:val="en-US"/>
              </w:rPr>
            </w:pPr>
            <w:r w:rsidRPr="4010953F">
              <w:rPr>
                <w:lang w:val="en-US"/>
              </w:rPr>
              <w:t>5. Service gọi  UserAddressRepository.countByUser_Id(userId) để đếm số địa chỉ hiện tại.</w:t>
            </w:r>
          </w:p>
        </w:tc>
      </w:tr>
      <w:tr w:rsidR="00F86F3F" w14:paraId="21132BE5" w14:textId="77777777" w:rsidTr="2AD621CB">
        <w:trPr>
          <w:trHeight w:val="300"/>
        </w:trPr>
        <w:tc>
          <w:tcPr>
            <w:tcW w:w="4508" w:type="dxa"/>
          </w:tcPr>
          <w:p w14:paraId="2AA551ED" w14:textId="77777777" w:rsidR="00F86F3F" w:rsidRDefault="00F86F3F">
            <w:pPr>
              <w:rPr>
                <w:b/>
                <w:bCs/>
                <w:lang w:val="en-US"/>
              </w:rPr>
            </w:pPr>
          </w:p>
        </w:tc>
        <w:tc>
          <w:tcPr>
            <w:tcW w:w="4508" w:type="dxa"/>
          </w:tcPr>
          <w:p w14:paraId="2344CA57" w14:textId="77777777" w:rsidR="00F86F3F" w:rsidRDefault="00F86F3F">
            <w:pPr>
              <w:rPr>
                <w:lang w:val="en-US"/>
              </w:rPr>
            </w:pPr>
            <w:r w:rsidRPr="5B16C981">
              <w:rPr>
                <w:lang w:val="en-US"/>
              </w:rPr>
              <w:t>6. Số lượng &lt; 10, Service tìm User qua UserRepository.findById(userId).</w:t>
            </w:r>
          </w:p>
        </w:tc>
      </w:tr>
      <w:tr w:rsidR="00F86F3F" w14:paraId="3A1DD1AF" w14:textId="77777777" w:rsidTr="2AD621CB">
        <w:trPr>
          <w:trHeight w:val="300"/>
        </w:trPr>
        <w:tc>
          <w:tcPr>
            <w:tcW w:w="4508" w:type="dxa"/>
          </w:tcPr>
          <w:p w14:paraId="7787C42F" w14:textId="77777777" w:rsidR="00F86F3F" w:rsidRDefault="00F86F3F">
            <w:pPr>
              <w:rPr>
                <w:b/>
                <w:bCs/>
                <w:lang w:val="en-US"/>
              </w:rPr>
            </w:pPr>
          </w:p>
        </w:tc>
        <w:tc>
          <w:tcPr>
            <w:tcW w:w="4508" w:type="dxa"/>
          </w:tcPr>
          <w:p w14:paraId="2E7E30AB" w14:textId="77777777" w:rsidR="00F86F3F" w:rsidRDefault="00F86F3F">
            <w:pPr>
              <w:rPr>
                <w:lang w:val="en-US"/>
              </w:rPr>
            </w:pPr>
            <w:r w:rsidRPr="5B16C981">
              <w:rPr>
                <w:lang w:val="en-US"/>
              </w:rPr>
              <w:t>7. Service ánh xạ request sang Entity UserAddress (qua UserAddressMapper) và gán User tương ứng.</w:t>
            </w:r>
          </w:p>
        </w:tc>
      </w:tr>
      <w:tr w:rsidR="00F86F3F" w14:paraId="08B77BB6" w14:textId="77777777" w:rsidTr="2AD621CB">
        <w:trPr>
          <w:trHeight w:val="300"/>
        </w:trPr>
        <w:tc>
          <w:tcPr>
            <w:tcW w:w="4508" w:type="dxa"/>
          </w:tcPr>
          <w:p w14:paraId="2501FDF1" w14:textId="77777777" w:rsidR="00F86F3F" w:rsidRDefault="00F86F3F">
            <w:pPr>
              <w:rPr>
                <w:b/>
                <w:bCs/>
                <w:lang w:val="en-US"/>
              </w:rPr>
            </w:pPr>
          </w:p>
        </w:tc>
        <w:tc>
          <w:tcPr>
            <w:tcW w:w="4508" w:type="dxa"/>
          </w:tcPr>
          <w:p w14:paraId="5877D872" w14:textId="77777777" w:rsidR="00F86F3F" w:rsidRDefault="00F86F3F">
            <w:pPr>
              <w:rPr>
                <w:lang w:val="en-US"/>
              </w:rPr>
            </w:pPr>
            <w:r w:rsidRPr="40EEDD76">
              <w:rPr>
                <w:lang w:val="en-US"/>
              </w:rPr>
              <w:t xml:space="preserve">8. Service xử lý cờ isDefault: Nếu currentCount == 0, tự động đặt isDefault = true. Nếu không, </w:t>
            </w:r>
            <w:r w:rsidRPr="40EEDD76">
              <w:rPr>
                <w:lang w:val="en-US"/>
              </w:rPr>
              <w:lastRenderedPageBreak/>
              <w:t>và người dùng tick chọn mặc định, gọi unsetCurrentDefault(userId) để gỡ mặc định cũ, rồi đặt isDefault = true cho địa chỉ mới.</w:t>
            </w:r>
          </w:p>
        </w:tc>
      </w:tr>
      <w:tr w:rsidR="00F86F3F" w14:paraId="75618F39" w14:textId="77777777" w:rsidTr="2AD621CB">
        <w:trPr>
          <w:trHeight w:val="300"/>
        </w:trPr>
        <w:tc>
          <w:tcPr>
            <w:tcW w:w="4508" w:type="dxa"/>
          </w:tcPr>
          <w:p w14:paraId="0211B6FC" w14:textId="77777777" w:rsidR="00F86F3F" w:rsidRDefault="00F86F3F">
            <w:pPr>
              <w:rPr>
                <w:b/>
                <w:bCs/>
                <w:lang w:val="en-US"/>
              </w:rPr>
            </w:pPr>
          </w:p>
        </w:tc>
        <w:tc>
          <w:tcPr>
            <w:tcW w:w="4508" w:type="dxa"/>
          </w:tcPr>
          <w:p w14:paraId="7CA5880F" w14:textId="77777777" w:rsidR="00F86F3F" w:rsidRDefault="00F86F3F">
            <w:pPr>
              <w:rPr>
                <w:lang w:val="en-US"/>
              </w:rPr>
            </w:pPr>
            <w:r w:rsidRPr="40EEDD76">
              <w:rPr>
                <w:lang w:val="en-US"/>
              </w:rPr>
              <w:t>9. Service lưu Entity xuống cơ sở dữ liệu qua UserAddressRepository.save(address).</w:t>
            </w:r>
          </w:p>
        </w:tc>
      </w:tr>
      <w:tr w:rsidR="00F86F3F" w14:paraId="79FAB410" w14:textId="77777777" w:rsidTr="2AD621CB">
        <w:trPr>
          <w:trHeight w:val="300"/>
        </w:trPr>
        <w:tc>
          <w:tcPr>
            <w:tcW w:w="4508" w:type="dxa"/>
          </w:tcPr>
          <w:p w14:paraId="3AC08481" w14:textId="77777777" w:rsidR="00F86F3F" w:rsidRDefault="00F86F3F">
            <w:pPr>
              <w:rPr>
                <w:b/>
                <w:bCs/>
                <w:lang w:val="en-US"/>
              </w:rPr>
            </w:pPr>
          </w:p>
        </w:tc>
        <w:tc>
          <w:tcPr>
            <w:tcW w:w="4508" w:type="dxa"/>
          </w:tcPr>
          <w:p w14:paraId="06A81A04" w14:textId="77777777" w:rsidR="00F86F3F" w:rsidRDefault="00F86F3F">
            <w:pPr>
              <w:rPr>
                <w:lang w:val="en-US"/>
              </w:rPr>
            </w:pPr>
            <w:r w:rsidRPr="19C76E7A">
              <w:rPr>
                <w:lang w:val="en-US"/>
              </w:rPr>
              <w:t>10. Controller không có exception sẽ chuyển hướng (Redirect) về /profile.</w:t>
            </w:r>
          </w:p>
        </w:tc>
      </w:tr>
      <w:tr w:rsidR="00F86F3F" w14:paraId="453058B8" w14:textId="77777777" w:rsidTr="2AD621CB">
        <w:trPr>
          <w:trHeight w:val="300"/>
        </w:trPr>
        <w:tc>
          <w:tcPr>
            <w:tcW w:w="4508" w:type="dxa"/>
          </w:tcPr>
          <w:p w14:paraId="21DAB4E3" w14:textId="77777777" w:rsidR="00F86F3F" w:rsidRDefault="00F86F3F">
            <w:pPr>
              <w:rPr>
                <w:lang w:val="en-US"/>
              </w:rPr>
            </w:pPr>
            <w:r w:rsidRPr="19C76E7A">
              <w:rPr>
                <w:lang w:val="en-US"/>
              </w:rPr>
              <w:t>11. Customer thấy trang thông tin cá nhân hiển thị thêm địa chỉ giao hàng vừa tạo.</w:t>
            </w:r>
          </w:p>
        </w:tc>
        <w:tc>
          <w:tcPr>
            <w:tcW w:w="4508" w:type="dxa"/>
          </w:tcPr>
          <w:p w14:paraId="5E5A31AB" w14:textId="77777777" w:rsidR="00F86F3F" w:rsidRDefault="00F86F3F">
            <w:pPr>
              <w:rPr>
                <w:b/>
                <w:bCs/>
                <w:lang w:val="en-US"/>
              </w:rPr>
            </w:pPr>
          </w:p>
        </w:tc>
      </w:tr>
      <w:tr w:rsidR="00F86F3F" w14:paraId="23D9EA1D" w14:textId="77777777" w:rsidTr="2AD621CB">
        <w:trPr>
          <w:trHeight w:val="300"/>
        </w:trPr>
        <w:tc>
          <w:tcPr>
            <w:tcW w:w="9016" w:type="dxa"/>
            <w:gridSpan w:val="2"/>
            <w:shd w:val="clear" w:color="auto" w:fill="A6A6A6" w:themeFill="background1" w:themeFillShade="A6"/>
          </w:tcPr>
          <w:p w14:paraId="6AC85E63" w14:textId="77777777" w:rsidR="00F86F3F" w:rsidRDefault="00F86F3F">
            <w:pPr>
              <w:rPr>
                <w:b/>
                <w:lang w:val="en-US"/>
              </w:rPr>
            </w:pPr>
            <w:r w:rsidRPr="08D2B375">
              <w:rPr>
                <w:b/>
                <w:lang w:val="en-US"/>
              </w:rPr>
              <w:t>Luồng sự kiện thay thế</w:t>
            </w:r>
          </w:p>
        </w:tc>
      </w:tr>
      <w:tr w:rsidR="00F86F3F" w14:paraId="15F859BB" w14:textId="77777777" w:rsidTr="2AD621CB">
        <w:trPr>
          <w:trHeight w:val="300"/>
        </w:trPr>
        <w:tc>
          <w:tcPr>
            <w:tcW w:w="9016" w:type="dxa"/>
            <w:gridSpan w:val="2"/>
          </w:tcPr>
          <w:p w14:paraId="79F70E9B" w14:textId="77777777" w:rsidR="00F86F3F" w:rsidRDefault="00F86F3F">
            <w:pPr>
              <w:rPr>
                <w:b/>
                <w:bCs/>
                <w:lang w:val="en-US"/>
              </w:rPr>
            </w:pPr>
            <w:r w:rsidRPr="08D2B375">
              <w:rPr>
                <w:b/>
                <w:bCs/>
                <w:lang w:val="en-US"/>
              </w:rPr>
              <w:t>ALT-01: Dữ liệu nhập vào bị thiếu hoặc không hợp lệ (Lỗi Validation)</w:t>
            </w:r>
          </w:p>
        </w:tc>
      </w:tr>
      <w:tr w:rsidR="00F86F3F" w14:paraId="351D8308" w14:textId="77777777" w:rsidTr="2AD621CB">
        <w:trPr>
          <w:trHeight w:val="300"/>
        </w:trPr>
        <w:tc>
          <w:tcPr>
            <w:tcW w:w="4508" w:type="dxa"/>
          </w:tcPr>
          <w:p w14:paraId="73971380" w14:textId="77777777" w:rsidR="00F86F3F" w:rsidRDefault="00F86F3F"/>
        </w:tc>
        <w:tc>
          <w:tcPr>
            <w:tcW w:w="4508" w:type="dxa"/>
          </w:tcPr>
          <w:p w14:paraId="05D41B07" w14:textId="77777777" w:rsidR="00F86F3F" w:rsidRDefault="00F86F3F">
            <w:pPr>
              <w:rPr>
                <w:lang w:val="en-US"/>
              </w:rPr>
            </w:pPr>
            <w:r w:rsidRPr="6FCF9B5F">
              <w:rPr>
                <w:lang w:val="en-US"/>
              </w:rPr>
              <w:t>2. Controller kiểm tra BindingResult.hasErrors() là true</w:t>
            </w:r>
          </w:p>
        </w:tc>
      </w:tr>
      <w:tr w:rsidR="00F86F3F" w14:paraId="04E9CE42" w14:textId="77777777" w:rsidTr="2AD621CB">
        <w:trPr>
          <w:trHeight w:val="300"/>
        </w:trPr>
        <w:tc>
          <w:tcPr>
            <w:tcW w:w="4508" w:type="dxa"/>
          </w:tcPr>
          <w:p w14:paraId="4838992E" w14:textId="77777777" w:rsidR="00F86F3F" w:rsidRDefault="00F86F3F">
            <w:pPr>
              <w:rPr>
                <w:lang w:val="en-US"/>
              </w:rPr>
            </w:pPr>
          </w:p>
        </w:tc>
        <w:tc>
          <w:tcPr>
            <w:tcW w:w="4508" w:type="dxa"/>
          </w:tcPr>
          <w:p w14:paraId="3E595A4B" w14:textId="77777777" w:rsidR="00F86F3F" w:rsidRDefault="00F86F3F">
            <w:pPr>
              <w:rPr>
                <w:lang w:val="en-US"/>
              </w:rPr>
            </w:pPr>
            <w:r w:rsidRPr="6FCF9B5F">
              <w:rPr>
                <w:lang w:val="en-US"/>
              </w:rPr>
              <w:t>3. Controller gán BindingResult, addressRequest và showAddressModal=true vào Flash Attribute rồi chuyển hướng về /profile.</w:t>
            </w:r>
          </w:p>
        </w:tc>
      </w:tr>
      <w:tr w:rsidR="00F86F3F" w14:paraId="3C8AF705" w14:textId="77777777" w:rsidTr="2AD621CB">
        <w:trPr>
          <w:trHeight w:val="300"/>
        </w:trPr>
        <w:tc>
          <w:tcPr>
            <w:tcW w:w="4508" w:type="dxa"/>
          </w:tcPr>
          <w:p w14:paraId="189A79BE" w14:textId="77777777" w:rsidR="00F86F3F" w:rsidRDefault="00F86F3F">
            <w:pPr>
              <w:rPr>
                <w:lang w:val="en-US"/>
              </w:rPr>
            </w:pPr>
            <w:r w:rsidRPr="6FCF9B5F">
              <w:rPr>
                <w:lang w:val="en-US"/>
              </w:rPr>
              <w:t>4. Customer thấy giao diện tự động bật lại Modal với các thông báo lỗi tương ứng.</w:t>
            </w:r>
          </w:p>
        </w:tc>
        <w:tc>
          <w:tcPr>
            <w:tcW w:w="4508" w:type="dxa"/>
          </w:tcPr>
          <w:p w14:paraId="793D379A" w14:textId="77777777" w:rsidR="00F86F3F" w:rsidRDefault="00F86F3F">
            <w:pPr>
              <w:rPr>
                <w:b/>
                <w:bCs/>
                <w:lang w:val="en-US"/>
              </w:rPr>
            </w:pPr>
          </w:p>
        </w:tc>
      </w:tr>
      <w:tr w:rsidR="00F86F3F" w14:paraId="5FFE2EC9" w14:textId="77777777" w:rsidTr="2AD621CB">
        <w:trPr>
          <w:trHeight w:val="300"/>
        </w:trPr>
        <w:tc>
          <w:tcPr>
            <w:tcW w:w="9016" w:type="dxa"/>
            <w:gridSpan w:val="2"/>
          </w:tcPr>
          <w:p w14:paraId="3A336032" w14:textId="77777777" w:rsidR="00F86F3F" w:rsidRDefault="00F86F3F">
            <w:pPr>
              <w:rPr>
                <w:b/>
                <w:bCs/>
                <w:lang w:val="en-US"/>
              </w:rPr>
            </w:pPr>
            <w:r w:rsidRPr="6FCF9B5F">
              <w:rPr>
                <w:b/>
                <w:bCs/>
                <w:lang w:val="en-US"/>
              </w:rPr>
              <w:t>Luồng sự kiện ngoại lệ</w:t>
            </w:r>
          </w:p>
        </w:tc>
      </w:tr>
      <w:tr w:rsidR="00F86F3F" w14:paraId="35B1621C" w14:textId="77777777" w:rsidTr="2AD621CB">
        <w:trPr>
          <w:trHeight w:val="300"/>
        </w:trPr>
        <w:tc>
          <w:tcPr>
            <w:tcW w:w="9016" w:type="dxa"/>
            <w:gridSpan w:val="2"/>
          </w:tcPr>
          <w:p w14:paraId="3555BFF1" w14:textId="77777777" w:rsidR="00F86F3F" w:rsidRDefault="00F86F3F">
            <w:pPr>
              <w:rPr>
                <w:b/>
                <w:bCs/>
                <w:lang w:val="en-US"/>
              </w:rPr>
            </w:pPr>
            <w:r w:rsidRPr="2C2EF6E3">
              <w:rPr>
                <w:b/>
                <w:bCs/>
                <w:lang w:val="en-US"/>
              </w:rPr>
              <w:t>EXC-01: Số lượng địa chỉ vượt quá giới hạn cho phép (10 địa chỉ)</w:t>
            </w:r>
          </w:p>
        </w:tc>
      </w:tr>
      <w:tr w:rsidR="00F86F3F" w14:paraId="7562646F" w14:textId="77777777" w:rsidTr="2AD621CB">
        <w:trPr>
          <w:trHeight w:val="300"/>
        </w:trPr>
        <w:tc>
          <w:tcPr>
            <w:tcW w:w="4508" w:type="dxa"/>
          </w:tcPr>
          <w:p w14:paraId="710D92AD" w14:textId="77777777" w:rsidR="00F86F3F" w:rsidRDefault="00F86F3F"/>
        </w:tc>
        <w:tc>
          <w:tcPr>
            <w:tcW w:w="4508" w:type="dxa"/>
          </w:tcPr>
          <w:p w14:paraId="30C0F421" w14:textId="77777777" w:rsidR="00F86F3F" w:rsidRPr="293245C4" w:rsidRDefault="00F86F3F">
            <w:pPr>
              <w:rPr>
                <w:lang w:val="en-US"/>
              </w:rPr>
            </w:pPr>
            <w:r w:rsidRPr="293245C4">
              <w:rPr>
                <w:lang w:val="en-US"/>
              </w:rPr>
              <w:t>2. Service đếm số lượng hiện tại (&gt;= 10) và ném RuntimeException("Bạn chỉ có thể lưu tối đa 10 địa chỉ.").</w:t>
            </w:r>
          </w:p>
        </w:tc>
      </w:tr>
      <w:tr w:rsidR="00F86F3F" w14:paraId="2EE92BAA" w14:textId="77777777" w:rsidTr="2AD621CB">
        <w:trPr>
          <w:trHeight w:val="300"/>
        </w:trPr>
        <w:tc>
          <w:tcPr>
            <w:tcW w:w="4508" w:type="dxa"/>
          </w:tcPr>
          <w:p w14:paraId="5AB3FD58" w14:textId="77777777" w:rsidR="00F86F3F" w:rsidRDefault="00F86F3F">
            <w:pPr>
              <w:rPr>
                <w:lang w:val="en-US"/>
              </w:rPr>
            </w:pPr>
          </w:p>
        </w:tc>
        <w:tc>
          <w:tcPr>
            <w:tcW w:w="4508" w:type="dxa"/>
          </w:tcPr>
          <w:p w14:paraId="460AFF19" w14:textId="77777777" w:rsidR="00F86F3F" w:rsidRDefault="00F86F3F">
            <w:pPr>
              <w:rPr>
                <w:lang w:val="en-US"/>
              </w:rPr>
            </w:pPr>
            <w:r w:rsidRPr="43EA51F5">
              <w:rPr>
                <w:lang w:val="en-US"/>
              </w:rPr>
              <w:t>3. Controller bắt Exception, gán thông báo lỗi vào addressError và bật cờ showAddressModal=true rồi redirect về /profile.</w:t>
            </w:r>
          </w:p>
        </w:tc>
      </w:tr>
      <w:tr w:rsidR="00F86F3F" w14:paraId="1F5FCB36" w14:textId="77777777" w:rsidTr="2AD621CB">
        <w:trPr>
          <w:trHeight w:val="300"/>
        </w:trPr>
        <w:tc>
          <w:tcPr>
            <w:tcW w:w="4508" w:type="dxa"/>
          </w:tcPr>
          <w:p w14:paraId="423CDA78" w14:textId="77777777" w:rsidR="00F86F3F" w:rsidRDefault="00F86F3F">
            <w:pPr>
              <w:rPr>
                <w:lang w:val="en-US"/>
              </w:rPr>
            </w:pPr>
            <w:r w:rsidRPr="43EA51F5">
              <w:rPr>
                <w:lang w:val="en-US"/>
              </w:rPr>
              <w:lastRenderedPageBreak/>
              <w:t>4. Customer thấy Modal mở lên kèm thông báo vượt quá số lượng địa chỉ tối đa.</w:t>
            </w:r>
          </w:p>
        </w:tc>
        <w:tc>
          <w:tcPr>
            <w:tcW w:w="4508" w:type="dxa"/>
          </w:tcPr>
          <w:p w14:paraId="339612E6" w14:textId="77777777" w:rsidR="00F86F3F" w:rsidRDefault="00F86F3F">
            <w:pPr>
              <w:rPr>
                <w:lang w:val="en-US"/>
              </w:rPr>
            </w:pPr>
          </w:p>
        </w:tc>
      </w:tr>
      <w:tr w:rsidR="00F86F3F" w14:paraId="5B0307CA" w14:textId="77777777" w:rsidTr="2AD621CB">
        <w:trPr>
          <w:trHeight w:val="300"/>
        </w:trPr>
        <w:tc>
          <w:tcPr>
            <w:tcW w:w="9016" w:type="dxa"/>
            <w:gridSpan w:val="2"/>
          </w:tcPr>
          <w:p w14:paraId="39039F4C" w14:textId="77777777" w:rsidR="00F86F3F" w:rsidRDefault="00F86F3F">
            <w:pPr>
              <w:rPr>
                <w:b/>
                <w:bCs/>
                <w:lang w:val="en-US"/>
              </w:rPr>
            </w:pPr>
            <w:r w:rsidRPr="43EA51F5">
              <w:rPr>
                <w:b/>
                <w:bCs/>
                <w:lang w:val="en-US"/>
              </w:rPr>
              <w:t>EXC-02: Chưa đăng nhập hoặc chưa xác minh số điện thoại</w:t>
            </w:r>
          </w:p>
        </w:tc>
      </w:tr>
      <w:tr w:rsidR="00F86F3F" w14:paraId="7B95C9B7" w14:textId="77777777" w:rsidTr="2AD621CB">
        <w:trPr>
          <w:trHeight w:val="300"/>
        </w:trPr>
        <w:tc>
          <w:tcPr>
            <w:tcW w:w="4508" w:type="dxa"/>
          </w:tcPr>
          <w:p w14:paraId="1E4EC0C7" w14:textId="77777777" w:rsidR="00F86F3F" w:rsidRDefault="00F86F3F">
            <w:pPr>
              <w:rPr>
                <w:lang w:val="en-US"/>
              </w:rPr>
            </w:pPr>
            <w:r w:rsidRPr="5F7F3A73">
              <w:rPr>
                <w:lang w:val="en-US"/>
              </w:rPr>
              <w:t>1. Customer gửi POST request nhưng phiên đã hết hạn.</w:t>
            </w:r>
          </w:p>
        </w:tc>
        <w:tc>
          <w:tcPr>
            <w:tcW w:w="4508" w:type="dxa"/>
          </w:tcPr>
          <w:p w14:paraId="4E465774" w14:textId="77777777" w:rsidR="00F86F3F" w:rsidRDefault="00F86F3F">
            <w:pPr>
              <w:rPr>
                <w:lang w:val="en-US"/>
              </w:rPr>
            </w:pPr>
            <w:r w:rsidRPr="5F7F3A73">
              <w:rPr>
                <w:lang w:val="en-US"/>
              </w:rPr>
              <w:t>2. Security/Filter chuyển hướng trang đến /auth/login hoặc /auth/verify-phone.</w:t>
            </w:r>
          </w:p>
        </w:tc>
      </w:tr>
    </w:tbl>
    <w:p w14:paraId="3C6863BF" w14:textId="77777777" w:rsidR="00F86F3F" w:rsidRDefault="00F86F3F" w:rsidP="00F86F3F">
      <w:pPr>
        <w:ind w:left="720"/>
        <w:rPr>
          <w:lang w:val="en-US"/>
        </w:rPr>
      </w:pPr>
    </w:p>
    <w:p w14:paraId="0BC77061" w14:textId="77777777" w:rsidR="00F86F3F" w:rsidRDefault="00F86F3F" w:rsidP="004743F3">
      <w:pPr>
        <w:pStyle w:val="ListParagraph"/>
        <w:numPr>
          <w:ilvl w:val="0"/>
          <w:numId w:val="56"/>
        </w:numPr>
        <w:rPr>
          <w:lang w:val="en-US"/>
        </w:rPr>
      </w:pPr>
      <w:r w:rsidRPr="4517FB73">
        <w:rPr>
          <w:lang w:val="en-US"/>
        </w:rPr>
        <w:t>Activity Diagram</w:t>
      </w:r>
    </w:p>
    <w:p w14:paraId="7D2EF27B" w14:textId="77777777" w:rsidR="00F86F3F" w:rsidRDefault="00F86F3F" w:rsidP="00F86F3F">
      <w:r>
        <w:rPr>
          <w:noProof/>
        </w:rPr>
        <w:drawing>
          <wp:inline distT="0" distB="0" distL="0" distR="0" wp14:anchorId="1DD2D2A9" wp14:editId="3BE86267">
            <wp:extent cx="5724525" cy="2924175"/>
            <wp:effectExtent l="0" t="0" r="0" b="0"/>
            <wp:docPr id="1158751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708" name="Picture 1158751708"/>
                    <pic:cNvPicPr/>
                  </pic:nvPicPr>
                  <pic:blipFill>
                    <a:blip r:embed="rId57">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p>
    <w:p w14:paraId="0D195033" w14:textId="77777777" w:rsidR="00F86F3F" w:rsidRDefault="00F86F3F" w:rsidP="004743F3">
      <w:pPr>
        <w:pStyle w:val="ListParagraph"/>
        <w:numPr>
          <w:ilvl w:val="0"/>
          <w:numId w:val="56"/>
        </w:numPr>
      </w:pPr>
      <w:r>
        <w:t>Sequence Diagram</w:t>
      </w:r>
    </w:p>
    <w:p w14:paraId="1F265D37" w14:textId="77777777" w:rsidR="00F86F3F" w:rsidRDefault="00F86F3F" w:rsidP="00F86F3F">
      <w:pPr>
        <w:ind w:left="720"/>
      </w:pPr>
      <w:r>
        <w:rPr>
          <w:noProof/>
        </w:rPr>
        <w:lastRenderedPageBreak/>
        <w:drawing>
          <wp:inline distT="0" distB="0" distL="0" distR="0" wp14:anchorId="5D13EE6B" wp14:editId="60AE7961">
            <wp:extent cx="5724525" cy="4581525"/>
            <wp:effectExtent l="0" t="0" r="0" b="0"/>
            <wp:docPr id="227577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77900" name="Picture 227577900"/>
                    <pic:cNvPicPr/>
                  </pic:nvPicPr>
                  <pic:blipFill>
                    <a:blip r:embed="rId58">
                      <a:extLst>
                        <a:ext uri="{28A0092B-C50C-407E-A947-70E740481C1C}">
                          <a14:useLocalDpi xmlns:a14="http://schemas.microsoft.com/office/drawing/2010/main"/>
                        </a:ext>
                      </a:extLst>
                    </a:blip>
                    <a:stretch>
                      <a:fillRect/>
                    </a:stretch>
                  </pic:blipFill>
                  <pic:spPr>
                    <a:xfrm>
                      <a:off x="0" y="0"/>
                      <a:ext cx="5724525" cy="4581525"/>
                    </a:xfrm>
                    <a:prstGeom prst="rect">
                      <a:avLst/>
                    </a:prstGeom>
                  </pic:spPr>
                </pic:pic>
              </a:graphicData>
            </a:graphic>
          </wp:inline>
        </w:drawing>
      </w:r>
    </w:p>
    <w:p w14:paraId="767BA624" w14:textId="77777777" w:rsidR="00F86F3F" w:rsidRPr="00F86F3F" w:rsidRDefault="00F86F3F" w:rsidP="00F86F3F">
      <w:pPr>
        <w:rPr>
          <w:lang w:val="en-US"/>
        </w:rPr>
      </w:pPr>
    </w:p>
    <w:p w14:paraId="4199EA7B" w14:textId="596407EA" w:rsidR="005C1E0C" w:rsidRPr="005C1E0C" w:rsidRDefault="005C1E0C" w:rsidP="00270EB6">
      <w:pPr>
        <w:pStyle w:val="Heading3"/>
        <w:rPr>
          <w:lang w:val="en-US"/>
        </w:rPr>
      </w:pPr>
      <w:r>
        <w:rPr>
          <w:lang w:val="en-US"/>
        </w:rPr>
        <w:t xml:space="preserve"> </w:t>
      </w:r>
      <w:r w:rsidRPr="005C1E0C">
        <w:rPr>
          <w:lang w:val="en-US"/>
        </w:rPr>
        <w:t>C-17</w:t>
      </w:r>
      <w:r w:rsidR="00915EAA">
        <w:rPr>
          <w:lang w:val="en-US"/>
        </w:rPr>
        <w:t>_</w:t>
      </w:r>
      <w:r w:rsidRPr="005C1E0C">
        <w:rPr>
          <w:lang w:val="en-US"/>
        </w:rPr>
        <w:t>Cập nhật địa chỉ giao hàng</w:t>
      </w:r>
    </w:p>
    <w:p w14:paraId="715D85A0" w14:textId="77777777" w:rsidR="001534AA" w:rsidRDefault="001534AA" w:rsidP="004743F3">
      <w:pPr>
        <w:pStyle w:val="ListParagraph"/>
        <w:numPr>
          <w:ilvl w:val="0"/>
          <w:numId w:val="55"/>
        </w:numPr>
        <w:rPr>
          <w:lang w:val="en-US"/>
        </w:rPr>
      </w:pPr>
      <w:r w:rsidRPr="67A36DF5">
        <w:rPr>
          <w:lang w:val="en-US"/>
        </w:rPr>
        <w:t>Đặc tả</w:t>
      </w:r>
    </w:p>
    <w:tbl>
      <w:tblPr>
        <w:tblStyle w:val="TableGrid"/>
        <w:tblW w:w="0" w:type="auto"/>
        <w:tblLook w:val="06A0" w:firstRow="1" w:lastRow="0" w:firstColumn="1" w:lastColumn="0" w:noHBand="1" w:noVBand="1"/>
      </w:tblPr>
      <w:tblGrid>
        <w:gridCol w:w="4143"/>
        <w:gridCol w:w="4874"/>
      </w:tblGrid>
      <w:tr w:rsidR="001534AA" w14:paraId="046E603A" w14:textId="77777777" w:rsidTr="2AD621CB">
        <w:trPr>
          <w:trHeight w:val="300"/>
        </w:trPr>
        <w:tc>
          <w:tcPr>
            <w:tcW w:w="4508" w:type="dxa"/>
          </w:tcPr>
          <w:p w14:paraId="2BDC3BE5" w14:textId="77777777" w:rsidR="001534AA" w:rsidRDefault="001534AA">
            <w:r w:rsidRPr="42A4D26A">
              <w:rPr>
                <w:b/>
                <w:bCs/>
              </w:rPr>
              <w:t>UCID:</w:t>
            </w:r>
            <w:r>
              <w:t xml:space="preserve"> C-17 </w:t>
            </w:r>
          </w:p>
        </w:tc>
        <w:tc>
          <w:tcPr>
            <w:tcW w:w="4508" w:type="dxa"/>
          </w:tcPr>
          <w:p w14:paraId="3AF281E7" w14:textId="77777777" w:rsidR="001534AA" w:rsidRDefault="001534AA">
            <w:pPr>
              <w:rPr>
                <w:lang w:val="en-US"/>
              </w:rPr>
            </w:pPr>
          </w:p>
        </w:tc>
      </w:tr>
      <w:tr w:rsidR="001534AA" w14:paraId="0B0E626B" w14:textId="77777777" w:rsidTr="2AD621CB">
        <w:trPr>
          <w:trHeight w:val="300"/>
        </w:trPr>
        <w:tc>
          <w:tcPr>
            <w:tcW w:w="4508" w:type="dxa"/>
          </w:tcPr>
          <w:p w14:paraId="196E345D" w14:textId="77777777" w:rsidR="001534AA" w:rsidRDefault="001534AA">
            <w:pPr>
              <w:rPr>
                <w:b/>
                <w:bCs/>
                <w:lang w:val="en-US"/>
              </w:rPr>
            </w:pPr>
            <w:r w:rsidRPr="42A4D26A">
              <w:rPr>
                <w:b/>
                <w:bCs/>
                <w:lang w:val="en-US"/>
              </w:rPr>
              <w:t>Tên Usecase:</w:t>
            </w:r>
            <w:r w:rsidRPr="42A4D26A">
              <w:rPr>
                <w:lang w:val="en-US"/>
              </w:rPr>
              <w:t xml:space="preserve"> </w:t>
            </w:r>
            <w:r w:rsidRPr="1C2E6986">
              <w:rPr>
                <w:lang w:val="en-US"/>
              </w:rPr>
              <w:t>Cập nhât</w:t>
            </w:r>
            <w:r w:rsidRPr="42A4D26A">
              <w:rPr>
                <w:lang w:val="en-US"/>
              </w:rPr>
              <w:t xml:space="preserve"> địa chỉ giao hàng  </w:t>
            </w:r>
          </w:p>
        </w:tc>
        <w:tc>
          <w:tcPr>
            <w:tcW w:w="4508" w:type="dxa"/>
          </w:tcPr>
          <w:p w14:paraId="33DB9C77" w14:textId="77777777" w:rsidR="001534AA" w:rsidRDefault="001534AA">
            <w:pPr>
              <w:rPr>
                <w:lang w:val="en-US"/>
              </w:rPr>
            </w:pPr>
          </w:p>
        </w:tc>
      </w:tr>
      <w:tr w:rsidR="001534AA" w14:paraId="6FA7C6D2" w14:textId="77777777" w:rsidTr="2AD621CB">
        <w:trPr>
          <w:trHeight w:val="300"/>
        </w:trPr>
        <w:tc>
          <w:tcPr>
            <w:tcW w:w="4508" w:type="dxa"/>
          </w:tcPr>
          <w:p w14:paraId="41E2468A" w14:textId="77777777" w:rsidR="001534AA" w:rsidRDefault="001534AA">
            <w:pPr>
              <w:rPr>
                <w:b/>
                <w:lang w:val="en-US"/>
              </w:rPr>
            </w:pPr>
            <w:r w:rsidRPr="42A4D26A">
              <w:rPr>
                <w:b/>
                <w:bCs/>
                <w:lang w:val="en-US"/>
              </w:rPr>
              <w:t>Mô tả sơ lược:</w:t>
            </w:r>
            <w:r w:rsidRPr="42A4D26A">
              <w:rPr>
                <w:lang w:val="en-US"/>
              </w:rPr>
              <w:t xml:space="preserve"> </w:t>
            </w:r>
            <w:r w:rsidRPr="26C8D43D">
              <w:rPr>
                <w:lang w:val="en-US"/>
              </w:rPr>
              <w:t>Cho phép khách hàng chỉnh sửa thông tin của một địa chỉ giao hàng. Khách hàng có thể chuyển một địa chỉ thành địa chỉ mặc định, nhưng không thể trực tiếp gỡ bỏ trạng thái mặc định nếu đang là địa chỉ mặc định.</w:t>
            </w:r>
          </w:p>
        </w:tc>
        <w:tc>
          <w:tcPr>
            <w:tcW w:w="4508" w:type="dxa"/>
          </w:tcPr>
          <w:p w14:paraId="20B8E14B" w14:textId="77777777" w:rsidR="001534AA" w:rsidRDefault="001534AA">
            <w:pPr>
              <w:rPr>
                <w:lang w:val="en-US"/>
              </w:rPr>
            </w:pPr>
          </w:p>
        </w:tc>
      </w:tr>
      <w:tr w:rsidR="001534AA" w14:paraId="3086FC03" w14:textId="77777777" w:rsidTr="2AD621CB">
        <w:trPr>
          <w:trHeight w:val="300"/>
        </w:trPr>
        <w:tc>
          <w:tcPr>
            <w:tcW w:w="4508" w:type="dxa"/>
          </w:tcPr>
          <w:p w14:paraId="1283588F" w14:textId="77777777" w:rsidR="001534AA" w:rsidRDefault="001534AA">
            <w:pPr>
              <w:rPr>
                <w:b/>
                <w:bCs/>
                <w:lang w:val="en-US"/>
              </w:rPr>
            </w:pPr>
            <w:r w:rsidRPr="42A4D26A">
              <w:rPr>
                <w:b/>
                <w:bCs/>
                <w:lang w:val="en-US"/>
              </w:rPr>
              <w:t>Actor chính:</w:t>
            </w:r>
            <w:r w:rsidRPr="42A4D26A">
              <w:rPr>
                <w:lang w:val="en-US"/>
              </w:rPr>
              <w:t xml:space="preserve"> </w:t>
            </w:r>
            <w:r>
              <w:t>Customer</w:t>
            </w:r>
          </w:p>
        </w:tc>
        <w:tc>
          <w:tcPr>
            <w:tcW w:w="4508" w:type="dxa"/>
          </w:tcPr>
          <w:p w14:paraId="53E91993" w14:textId="77777777" w:rsidR="001534AA" w:rsidRDefault="001534AA">
            <w:pPr>
              <w:rPr>
                <w:lang w:val="en-US"/>
              </w:rPr>
            </w:pPr>
          </w:p>
        </w:tc>
      </w:tr>
      <w:tr w:rsidR="001534AA" w14:paraId="143E9A6D" w14:textId="77777777" w:rsidTr="2AD621CB">
        <w:trPr>
          <w:trHeight w:val="300"/>
        </w:trPr>
        <w:tc>
          <w:tcPr>
            <w:tcW w:w="4508" w:type="dxa"/>
          </w:tcPr>
          <w:p w14:paraId="457ED03D" w14:textId="77777777" w:rsidR="001534AA" w:rsidRDefault="001534AA">
            <w:pPr>
              <w:rPr>
                <w:b/>
                <w:bCs/>
                <w:lang w:val="en-US"/>
              </w:rPr>
            </w:pPr>
            <w:r w:rsidRPr="42A4D26A">
              <w:rPr>
                <w:b/>
                <w:bCs/>
                <w:lang w:val="en-US"/>
              </w:rPr>
              <w:lastRenderedPageBreak/>
              <w:t>Actor phụ:</w:t>
            </w:r>
            <w:r w:rsidRPr="42A4D26A">
              <w:rPr>
                <w:lang w:val="en-US"/>
              </w:rPr>
              <w:t xml:space="preserve"> </w:t>
            </w:r>
            <w:r>
              <w:t>Không có</w:t>
            </w:r>
          </w:p>
        </w:tc>
        <w:tc>
          <w:tcPr>
            <w:tcW w:w="4508" w:type="dxa"/>
          </w:tcPr>
          <w:p w14:paraId="2D078323" w14:textId="77777777" w:rsidR="001534AA" w:rsidRDefault="001534AA">
            <w:pPr>
              <w:rPr>
                <w:lang w:val="en-US"/>
              </w:rPr>
            </w:pPr>
          </w:p>
        </w:tc>
      </w:tr>
      <w:tr w:rsidR="001534AA" w14:paraId="6C874031" w14:textId="77777777" w:rsidTr="2AD621CB">
        <w:trPr>
          <w:trHeight w:val="300"/>
        </w:trPr>
        <w:tc>
          <w:tcPr>
            <w:tcW w:w="4508" w:type="dxa"/>
          </w:tcPr>
          <w:p w14:paraId="40B710BA" w14:textId="77777777" w:rsidR="001534AA" w:rsidRDefault="001534AA">
            <w:pPr>
              <w:rPr>
                <w:b/>
                <w:bCs/>
                <w:lang w:val="en-US"/>
              </w:rPr>
            </w:pPr>
            <w:r w:rsidRPr="42A4D26A">
              <w:rPr>
                <w:b/>
                <w:bCs/>
                <w:lang w:val="en-US"/>
              </w:rPr>
              <w:t>Tiền điều kiện:</w:t>
            </w:r>
            <w:r w:rsidRPr="42A4D26A">
              <w:rPr>
                <w:lang w:val="en-US"/>
              </w:rPr>
              <w:t xml:space="preserve"> Customer </w:t>
            </w:r>
            <w:r w:rsidRPr="26C8D43D">
              <w:rPr>
                <w:lang w:val="en-US"/>
              </w:rPr>
              <w:t xml:space="preserve">đã </w:t>
            </w:r>
            <w:r w:rsidRPr="42A4D26A">
              <w:rPr>
                <w:lang w:val="en-US"/>
              </w:rPr>
              <w:t>đăng nhập, đã xác minh số điện thoại.</w:t>
            </w:r>
          </w:p>
        </w:tc>
        <w:tc>
          <w:tcPr>
            <w:tcW w:w="4508" w:type="dxa"/>
          </w:tcPr>
          <w:p w14:paraId="4A099433" w14:textId="77777777" w:rsidR="001534AA" w:rsidRDefault="001534AA">
            <w:pPr>
              <w:rPr>
                <w:lang w:val="en-US"/>
              </w:rPr>
            </w:pPr>
          </w:p>
        </w:tc>
      </w:tr>
      <w:tr w:rsidR="001534AA" w14:paraId="5C82C16D" w14:textId="77777777" w:rsidTr="2AD621CB">
        <w:trPr>
          <w:trHeight w:val="300"/>
        </w:trPr>
        <w:tc>
          <w:tcPr>
            <w:tcW w:w="4508" w:type="dxa"/>
          </w:tcPr>
          <w:p w14:paraId="1BB68593" w14:textId="77777777" w:rsidR="001534AA" w:rsidRDefault="001534AA">
            <w:pPr>
              <w:rPr>
                <w:b/>
                <w:bCs/>
                <w:lang w:val="en-US"/>
              </w:rPr>
            </w:pPr>
            <w:r w:rsidRPr="42A4D26A">
              <w:rPr>
                <w:b/>
                <w:bCs/>
                <w:lang w:val="en-US"/>
              </w:rPr>
              <w:t>Hậu điều kiện:</w:t>
            </w:r>
            <w:r w:rsidRPr="42A4D26A">
              <w:rPr>
                <w:lang w:val="en-US"/>
              </w:rPr>
              <w:t xml:space="preserve"> </w:t>
            </w:r>
            <w:r w:rsidRPr="26C8D43D">
              <w:rPr>
                <w:lang w:val="en-US"/>
              </w:rPr>
              <w:t>Thông tin</w:t>
            </w:r>
            <w:r w:rsidRPr="42A4D26A">
              <w:rPr>
                <w:lang w:val="en-US"/>
              </w:rPr>
              <w:t xml:space="preserve"> địa chỉ </w:t>
            </w:r>
            <w:r w:rsidRPr="26C8D43D">
              <w:rPr>
                <w:lang w:val="en-US"/>
              </w:rPr>
              <w:t>được cập nhật</w:t>
            </w:r>
            <w:r w:rsidRPr="42A4D26A">
              <w:rPr>
                <w:lang w:val="en-US"/>
              </w:rPr>
              <w:t xml:space="preserve"> vào </w:t>
            </w:r>
            <w:r w:rsidRPr="26C8D43D">
              <w:rPr>
                <w:lang w:val="en-US"/>
              </w:rPr>
              <w:t>database.</w:t>
            </w:r>
            <w:r w:rsidRPr="42A4D26A">
              <w:rPr>
                <w:lang w:val="en-US"/>
              </w:rPr>
              <w:t xml:space="preserve"> Nếu địa chỉ được chọn làm mặc định, địa chỉ mặc định cũ sẽ bị </w:t>
            </w:r>
            <w:r w:rsidRPr="26C8D43D">
              <w:rPr>
                <w:lang w:val="en-US"/>
              </w:rPr>
              <w:t>loại</w:t>
            </w:r>
            <w:r w:rsidRPr="42A4D26A">
              <w:rPr>
                <w:lang w:val="en-US"/>
              </w:rPr>
              <w:t xml:space="preserve"> bỏ</w:t>
            </w:r>
            <w:r w:rsidRPr="26C8D43D">
              <w:rPr>
                <w:lang w:val="en-US"/>
              </w:rPr>
              <w:t xml:space="preserve"> trạng thái mặc định</w:t>
            </w:r>
            <w:r w:rsidRPr="42A4D26A">
              <w:rPr>
                <w:lang w:val="en-US"/>
              </w:rPr>
              <w:t>.</w:t>
            </w:r>
          </w:p>
        </w:tc>
        <w:tc>
          <w:tcPr>
            <w:tcW w:w="4508" w:type="dxa"/>
          </w:tcPr>
          <w:p w14:paraId="442F0FED" w14:textId="77777777" w:rsidR="001534AA" w:rsidRDefault="001534AA">
            <w:pPr>
              <w:rPr>
                <w:lang w:val="en-US"/>
              </w:rPr>
            </w:pPr>
          </w:p>
        </w:tc>
      </w:tr>
      <w:tr w:rsidR="001534AA" w14:paraId="2311F651" w14:textId="77777777" w:rsidTr="2AD621CB">
        <w:trPr>
          <w:trHeight w:val="300"/>
        </w:trPr>
        <w:tc>
          <w:tcPr>
            <w:tcW w:w="4508" w:type="dxa"/>
          </w:tcPr>
          <w:p w14:paraId="1F4353A2" w14:textId="77777777" w:rsidR="001534AA" w:rsidRDefault="001534AA">
            <w:pPr>
              <w:rPr>
                <w:b/>
                <w:bCs/>
                <w:lang w:val="en-US"/>
              </w:rPr>
            </w:pPr>
            <w:r w:rsidRPr="42A4D26A">
              <w:rPr>
                <w:b/>
                <w:bCs/>
                <w:lang w:val="en-US"/>
              </w:rPr>
              <w:t>Luồng sự kiện chính:</w:t>
            </w:r>
          </w:p>
        </w:tc>
        <w:tc>
          <w:tcPr>
            <w:tcW w:w="4508" w:type="dxa"/>
          </w:tcPr>
          <w:p w14:paraId="74EC29F1" w14:textId="77777777" w:rsidR="001534AA" w:rsidRDefault="001534AA">
            <w:pPr>
              <w:rPr>
                <w:lang w:val="en-US"/>
              </w:rPr>
            </w:pPr>
          </w:p>
        </w:tc>
      </w:tr>
      <w:tr w:rsidR="001534AA" w14:paraId="338B799B" w14:textId="77777777" w:rsidTr="2AD621CB">
        <w:trPr>
          <w:trHeight w:val="300"/>
        </w:trPr>
        <w:tc>
          <w:tcPr>
            <w:tcW w:w="4508" w:type="dxa"/>
          </w:tcPr>
          <w:p w14:paraId="03234D55" w14:textId="77777777" w:rsidR="001534AA" w:rsidRDefault="001534AA">
            <w:pPr>
              <w:rPr>
                <w:lang w:val="en-US"/>
              </w:rPr>
            </w:pPr>
            <w:r w:rsidRPr="42A4D26A">
              <w:rPr>
                <w:lang w:val="en-US"/>
              </w:rPr>
              <w:t xml:space="preserve">1. Customer </w:t>
            </w:r>
            <w:r w:rsidRPr="3A11873E">
              <w:rPr>
                <w:lang w:val="en-US"/>
              </w:rPr>
              <w:t>chỉnh sửa</w:t>
            </w:r>
            <w:r w:rsidRPr="42A4D26A">
              <w:rPr>
                <w:lang w:val="en-US"/>
              </w:rPr>
              <w:t xml:space="preserve"> thông tin địa chỉ trên </w:t>
            </w:r>
            <w:r w:rsidRPr="3A11873E">
              <w:rPr>
                <w:lang w:val="en-US"/>
              </w:rPr>
              <w:t>Modal</w:t>
            </w:r>
            <w:r w:rsidRPr="42A4D26A">
              <w:rPr>
                <w:lang w:val="en-US"/>
              </w:rPr>
              <w:t xml:space="preserve"> và nhấn Submit (gửi POST /profile/addresses</w:t>
            </w:r>
            <w:r w:rsidRPr="3A11873E">
              <w:rPr>
                <w:lang w:val="en-US"/>
              </w:rPr>
              <w:t>/{id}/update</w:t>
            </w:r>
            <w:r w:rsidRPr="42A4D26A">
              <w:rPr>
                <w:lang w:val="en-US"/>
              </w:rPr>
              <w:t>).</w:t>
            </w:r>
          </w:p>
        </w:tc>
        <w:tc>
          <w:tcPr>
            <w:tcW w:w="4508" w:type="dxa"/>
          </w:tcPr>
          <w:p w14:paraId="7C5A696D" w14:textId="77777777" w:rsidR="001534AA" w:rsidRDefault="001534AA">
            <w:pPr>
              <w:rPr>
                <w:lang w:val="en-US"/>
              </w:rPr>
            </w:pPr>
            <w:r w:rsidRPr="42A4D26A">
              <w:rPr>
                <w:lang w:val="en-US"/>
              </w:rPr>
              <w:t xml:space="preserve">2. Spring Security và NotVerifiedRedirectFilter kiểm tra phiên đăng nhập và </w:t>
            </w:r>
            <w:r w:rsidRPr="3A11873E">
              <w:rPr>
                <w:lang w:val="en-US"/>
              </w:rPr>
              <w:t xml:space="preserve">trạng thái </w:t>
            </w:r>
            <w:r w:rsidRPr="42A4D26A">
              <w:rPr>
                <w:lang w:val="en-US"/>
              </w:rPr>
              <w:t>xác minh SĐT.</w:t>
            </w:r>
          </w:p>
        </w:tc>
      </w:tr>
      <w:tr w:rsidR="001534AA" w14:paraId="5632C368" w14:textId="77777777" w:rsidTr="2AD621CB">
        <w:trPr>
          <w:trHeight w:val="300"/>
        </w:trPr>
        <w:tc>
          <w:tcPr>
            <w:tcW w:w="4508" w:type="dxa"/>
          </w:tcPr>
          <w:p w14:paraId="08C4F538" w14:textId="77777777" w:rsidR="001534AA" w:rsidRDefault="001534AA">
            <w:pPr>
              <w:rPr>
                <w:b/>
                <w:bCs/>
                <w:lang w:val="en-US"/>
              </w:rPr>
            </w:pPr>
          </w:p>
        </w:tc>
        <w:tc>
          <w:tcPr>
            <w:tcW w:w="4508" w:type="dxa"/>
          </w:tcPr>
          <w:p w14:paraId="07002AE2" w14:textId="77777777" w:rsidR="001534AA" w:rsidRDefault="001534AA">
            <w:pPr>
              <w:rPr>
                <w:lang w:val="en-US"/>
              </w:rPr>
            </w:pPr>
            <w:r w:rsidRPr="42A4D26A">
              <w:rPr>
                <w:lang w:val="en-US"/>
              </w:rPr>
              <w:t>3. UserAddressController.</w:t>
            </w:r>
            <w:r w:rsidRPr="3A11873E">
              <w:rPr>
                <w:lang w:val="en-US"/>
              </w:rPr>
              <w:t>updateAddress()</w:t>
            </w:r>
            <w:r w:rsidRPr="42A4D26A">
              <w:rPr>
                <w:lang w:val="en-US"/>
              </w:rPr>
              <w:t xml:space="preserve"> kiểm tra dữ liệu </w:t>
            </w:r>
            <w:r w:rsidRPr="3A11873E">
              <w:rPr>
                <w:lang w:val="en-US"/>
              </w:rPr>
              <w:t>bằng</w:t>
            </w:r>
            <w:r w:rsidRPr="42A4D26A">
              <w:rPr>
                <w:lang w:val="en-US"/>
              </w:rPr>
              <w:t xml:space="preserve"> BindingResult</w:t>
            </w:r>
            <w:r w:rsidRPr="3A11873E">
              <w:rPr>
                <w:lang w:val="en-US"/>
              </w:rPr>
              <w:t>.</w:t>
            </w:r>
          </w:p>
          <w:p w14:paraId="2C79C2CB" w14:textId="77777777" w:rsidR="001534AA" w:rsidRDefault="001534AA">
            <w:pPr>
              <w:rPr>
                <w:lang w:val="en-US"/>
              </w:rPr>
            </w:pPr>
          </w:p>
        </w:tc>
      </w:tr>
      <w:tr w:rsidR="001534AA" w14:paraId="43AE23DF" w14:textId="77777777" w:rsidTr="2AD621CB">
        <w:trPr>
          <w:trHeight w:val="300"/>
        </w:trPr>
        <w:tc>
          <w:tcPr>
            <w:tcW w:w="4508" w:type="dxa"/>
          </w:tcPr>
          <w:p w14:paraId="747F4891" w14:textId="77777777" w:rsidR="001534AA" w:rsidRDefault="001534AA">
            <w:pPr>
              <w:rPr>
                <w:b/>
                <w:bCs/>
                <w:lang w:val="en-US"/>
              </w:rPr>
            </w:pPr>
          </w:p>
        </w:tc>
        <w:tc>
          <w:tcPr>
            <w:tcW w:w="4508" w:type="dxa"/>
          </w:tcPr>
          <w:p w14:paraId="520FD012" w14:textId="77777777" w:rsidR="001534AA" w:rsidRDefault="001534AA">
            <w:pPr>
              <w:rPr>
                <w:lang w:val="en-US"/>
              </w:rPr>
            </w:pPr>
            <w:r w:rsidRPr="42A4D26A">
              <w:rPr>
                <w:lang w:val="en-US"/>
              </w:rPr>
              <w:t>4. Dữ liệu hợp lệ, Controller gọi UserAddressService.</w:t>
            </w:r>
            <w:r w:rsidRPr="3A11873E">
              <w:rPr>
                <w:lang w:val="en-US"/>
              </w:rPr>
              <w:t>updateAddress(id</w:t>
            </w:r>
            <w:r w:rsidRPr="42A4D26A">
              <w:rPr>
                <w:lang w:val="en-US"/>
              </w:rPr>
              <w:t>, request).</w:t>
            </w:r>
          </w:p>
        </w:tc>
      </w:tr>
      <w:tr w:rsidR="001534AA" w14:paraId="6881E5C5" w14:textId="77777777" w:rsidTr="2AD621CB">
        <w:trPr>
          <w:trHeight w:val="300"/>
        </w:trPr>
        <w:tc>
          <w:tcPr>
            <w:tcW w:w="4508" w:type="dxa"/>
          </w:tcPr>
          <w:p w14:paraId="0AA2F9FB" w14:textId="77777777" w:rsidR="001534AA" w:rsidRDefault="001534AA">
            <w:pPr>
              <w:rPr>
                <w:b/>
                <w:bCs/>
                <w:lang w:val="en-US"/>
              </w:rPr>
            </w:pPr>
          </w:p>
        </w:tc>
        <w:tc>
          <w:tcPr>
            <w:tcW w:w="4508" w:type="dxa"/>
          </w:tcPr>
          <w:p w14:paraId="295CCF1A" w14:textId="77777777" w:rsidR="001534AA" w:rsidRDefault="001534AA">
            <w:pPr>
              <w:rPr>
                <w:lang w:val="en-US"/>
              </w:rPr>
            </w:pPr>
            <w:r w:rsidRPr="3A11873E">
              <w:rPr>
                <w:lang w:val="en-US"/>
              </w:rPr>
              <w:t xml:space="preserve">5. </w:t>
            </w:r>
            <w:r w:rsidRPr="42A4D26A">
              <w:rPr>
                <w:lang w:val="en-US"/>
              </w:rPr>
              <w:t>Service gọi UserAddressRepository.</w:t>
            </w:r>
            <w:r w:rsidRPr="3A11873E">
              <w:rPr>
                <w:lang w:val="en-US"/>
              </w:rPr>
              <w:t>findById(addressId</w:t>
            </w:r>
            <w:r w:rsidRPr="42A4D26A">
              <w:rPr>
                <w:lang w:val="en-US"/>
              </w:rPr>
              <w:t xml:space="preserve">) để </w:t>
            </w:r>
            <w:r w:rsidRPr="3A11873E">
              <w:rPr>
                <w:lang w:val="en-US"/>
              </w:rPr>
              <w:t>tìm Entity</w:t>
            </w:r>
            <w:r w:rsidRPr="42A4D26A">
              <w:rPr>
                <w:lang w:val="en-US"/>
              </w:rPr>
              <w:t xml:space="preserve"> địa chỉ</w:t>
            </w:r>
            <w:r w:rsidRPr="3A11873E">
              <w:rPr>
                <w:lang w:val="en-US"/>
              </w:rPr>
              <w:t>.</w:t>
            </w:r>
          </w:p>
        </w:tc>
      </w:tr>
      <w:tr w:rsidR="001534AA" w14:paraId="5D62AD2A" w14:textId="77777777" w:rsidTr="2AD621CB">
        <w:trPr>
          <w:trHeight w:val="300"/>
        </w:trPr>
        <w:tc>
          <w:tcPr>
            <w:tcW w:w="4508" w:type="dxa"/>
          </w:tcPr>
          <w:p w14:paraId="5A58A1CA" w14:textId="77777777" w:rsidR="001534AA" w:rsidRDefault="001534AA">
            <w:pPr>
              <w:rPr>
                <w:b/>
                <w:bCs/>
                <w:lang w:val="en-US"/>
              </w:rPr>
            </w:pPr>
          </w:p>
        </w:tc>
        <w:tc>
          <w:tcPr>
            <w:tcW w:w="4508" w:type="dxa"/>
          </w:tcPr>
          <w:p w14:paraId="15439974" w14:textId="77777777" w:rsidR="001534AA" w:rsidRDefault="001534AA">
            <w:pPr>
              <w:rPr>
                <w:lang w:val="en-US"/>
              </w:rPr>
            </w:pPr>
            <w:r w:rsidRPr="15287905">
              <w:rPr>
                <w:lang w:val="en-US"/>
              </w:rPr>
              <w:t>6. Service lưu lại trạng thái mặc định cũ (wasDefault) và gọi UserAddressMapper.partialUpdate(request, address) để ghi đè các trường mới.</w:t>
            </w:r>
          </w:p>
        </w:tc>
      </w:tr>
      <w:tr w:rsidR="001534AA" w14:paraId="36C2A795" w14:textId="77777777" w:rsidTr="2AD621CB">
        <w:trPr>
          <w:trHeight w:val="300"/>
        </w:trPr>
        <w:tc>
          <w:tcPr>
            <w:tcW w:w="4508" w:type="dxa"/>
          </w:tcPr>
          <w:p w14:paraId="2D99FCAD" w14:textId="77777777" w:rsidR="001534AA" w:rsidRDefault="001534AA">
            <w:pPr>
              <w:rPr>
                <w:b/>
                <w:bCs/>
                <w:lang w:val="en-US"/>
              </w:rPr>
            </w:pPr>
          </w:p>
        </w:tc>
        <w:tc>
          <w:tcPr>
            <w:tcW w:w="4508" w:type="dxa"/>
          </w:tcPr>
          <w:p w14:paraId="077F3937" w14:textId="77777777" w:rsidR="001534AA" w:rsidRDefault="001534AA">
            <w:pPr>
              <w:rPr>
                <w:lang w:val="en-US"/>
              </w:rPr>
            </w:pPr>
            <w:r w:rsidRPr="15287905">
              <w:rPr>
                <w:lang w:val="en-US"/>
              </w:rPr>
              <w:t xml:space="preserve">7. Service xử lý logic mặc định: Nếu yêu cầu đặt mặc định và trước đó không mặc định, gọi unsetCurrentDefault() gỡ bỏ mặc định của địa chỉ khác, rồi đặt isDefault = </w:t>
            </w:r>
            <w:r w:rsidRPr="15287905">
              <w:rPr>
                <w:lang w:val="en-US"/>
              </w:rPr>
              <w:lastRenderedPageBreak/>
              <w:t>true. Nếu yêu cầu gỡ mặc định nhưng trước đó đang là mặc định, hệ thống tự động giữ nguyên isDefault = true.</w:t>
            </w:r>
          </w:p>
        </w:tc>
      </w:tr>
      <w:tr w:rsidR="001534AA" w14:paraId="59ED96ED" w14:textId="77777777" w:rsidTr="2AD621CB">
        <w:trPr>
          <w:trHeight w:val="300"/>
        </w:trPr>
        <w:tc>
          <w:tcPr>
            <w:tcW w:w="4508" w:type="dxa"/>
          </w:tcPr>
          <w:p w14:paraId="64A3C63C" w14:textId="77777777" w:rsidR="001534AA" w:rsidRDefault="001534AA">
            <w:pPr>
              <w:rPr>
                <w:b/>
                <w:bCs/>
                <w:lang w:val="en-US"/>
              </w:rPr>
            </w:pPr>
          </w:p>
        </w:tc>
        <w:tc>
          <w:tcPr>
            <w:tcW w:w="4508" w:type="dxa"/>
          </w:tcPr>
          <w:p w14:paraId="79F8D418" w14:textId="77777777" w:rsidR="001534AA" w:rsidRDefault="001534AA">
            <w:pPr>
              <w:rPr>
                <w:color w:val="000000" w:themeColor="text1"/>
                <w:lang w:val="en-US"/>
              </w:rPr>
            </w:pPr>
            <w:r w:rsidRPr="445EC7FC">
              <w:rPr>
                <w:color w:val="000000" w:themeColor="text1"/>
                <w:lang w:val="en-US"/>
              </w:rPr>
              <w:t>8. Service lưu Entity xuống database qua UserAddressRepository.save(address).</w:t>
            </w:r>
          </w:p>
        </w:tc>
      </w:tr>
      <w:tr w:rsidR="001534AA" w14:paraId="075B05E2" w14:textId="77777777" w:rsidTr="2AD621CB">
        <w:trPr>
          <w:trHeight w:val="300"/>
        </w:trPr>
        <w:tc>
          <w:tcPr>
            <w:tcW w:w="4508" w:type="dxa"/>
          </w:tcPr>
          <w:p w14:paraId="0AC3E5D5" w14:textId="77777777" w:rsidR="001534AA" w:rsidRDefault="001534AA">
            <w:pPr>
              <w:rPr>
                <w:b/>
                <w:bCs/>
                <w:lang w:val="en-US"/>
              </w:rPr>
            </w:pPr>
          </w:p>
        </w:tc>
        <w:tc>
          <w:tcPr>
            <w:tcW w:w="4508" w:type="dxa"/>
          </w:tcPr>
          <w:p w14:paraId="1854C6CB" w14:textId="77777777" w:rsidR="001534AA" w:rsidRDefault="001534AA">
            <w:pPr>
              <w:rPr>
                <w:lang w:val="en-US"/>
              </w:rPr>
            </w:pPr>
            <w:r w:rsidRPr="58EE7300">
              <w:rPr>
                <w:lang w:val="en-US"/>
              </w:rPr>
              <w:t>9. Controller không có ngoại lệ, chuyển hướng (Redirect) về /profile.</w:t>
            </w:r>
          </w:p>
        </w:tc>
      </w:tr>
      <w:tr w:rsidR="001534AA" w14:paraId="6C0D51D7" w14:textId="77777777" w:rsidTr="2AD621CB">
        <w:trPr>
          <w:trHeight w:val="300"/>
        </w:trPr>
        <w:tc>
          <w:tcPr>
            <w:tcW w:w="4508" w:type="dxa"/>
          </w:tcPr>
          <w:p w14:paraId="49FD620D" w14:textId="77777777" w:rsidR="001534AA" w:rsidRDefault="001534AA">
            <w:pPr>
              <w:rPr>
                <w:lang w:val="en-US"/>
              </w:rPr>
            </w:pPr>
            <w:r w:rsidRPr="46A8857A">
              <w:rPr>
                <w:lang w:val="en-US"/>
              </w:rPr>
              <w:t>10</w:t>
            </w:r>
            <w:r w:rsidRPr="42A4D26A">
              <w:rPr>
                <w:lang w:val="en-US"/>
              </w:rPr>
              <w:t xml:space="preserve">. Customer thấy </w:t>
            </w:r>
            <w:r w:rsidRPr="46A8857A">
              <w:rPr>
                <w:lang w:val="en-US"/>
              </w:rPr>
              <w:t>thông tin địa chỉ đã được cập nhật thành công trên giao diện.</w:t>
            </w:r>
          </w:p>
        </w:tc>
        <w:tc>
          <w:tcPr>
            <w:tcW w:w="4508" w:type="dxa"/>
          </w:tcPr>
          <w:p w14:paraId="18A77A58" w14:textId="77777777" w:rsidR="001534AA" w:rsidRDefault="001534AA">
            <w:pPr>
              <w:rPr>
                <w:b/>
                <w:bCs/>
                <w:lang w:val="en-US"/>
              </w:rPr>
            </w:pPr>
          </w:p>
        </w:tc>
      </w:tr>
      <w:tr w:rsidR="001534AA" w14:paraId="0B23F38D" w14:textId="77777777" w:rsidTr="2AD621CB">
        <w:trPr>
          <w:trHeight w:val="300"/>
        </w:trPr>
        <w:tc>
          <w:tcPr>
            <w:tcW w:w="4508" w:type="dxa"/>
          </w:tcPr>
          <w:p w14:paraId="56099712" w14:textId="77777777" w:rsidR="001534AA" w:rsidRDefault="001534AA">
            <w:pPr>
              <w:rPr>
                <w:b/>
                <w:bCs/>
                <w:lang w:val="en-US"/>
              </w:rPr>
            </w:pPr>
            <w:r w:rsidRPr="42A4D26A">
              <w:rPr>
                <w:b/>
                <w:bCs/>
                <w:lang w:val="en-US"/>
              </w:rPr>
              <w:t>Luồng sự kiện thay thế</w:t>
            </w:r>
          </w:p>
        </w:tc>
        <w:tc>
          <w:tcPr>
            <w:tcW w:w="4508" w:type="dxa"/>
          </w:tcPr>
          <w:p w14:paraId="48F57205" w14:textId="77777777" w:rsidR="001534AA" w:rsidRDefault="001534AA">
            <w:pPr>
              <w:rPr>
                <w:lang w:val="en-US"/>
              </w:rPr>
            </w:pPr>
          </w:p>
        </w:tc>
      </w:tr>
      <w:tr w:rsidR="001534AA" w14:paraId="1103854A" w14:textId="77777777" w:rsidTr="2AD621CB">
        <w:trPr>
          <w:trHeight w:val="300"/>
        </w:trPr>
        <w:tc>
          <w:tcPr>
            <w:tcW w:w="9017" w:type="dxa"/>
            <w:gridSpan w:val="2"/>
          </w:tcPr>
          <w:p w14:paraId="7D431181" w14:textId="77777777" w:rsidR="001534AA" w:rsidRDefault="001534AA">
            <w:pPr>
              <w:rPr>
                <w:b/>
                <w:bCs/>
                <w:lang w:val="en-US"/>
              </w:rPr>
            </w:pPr>
            <w:r w:rsidRPr="42A4D26A">
              <w:rPr>
                <w:b/>
                <w:bCs/>
                <w:lang w:val="en-US"/>
              </w:rPr>
              <w:t xml:space="preserve">ALT-01: Dữ liệu bị thiếu hoặc </w:t>
            </w:r>
            <w:r w:rsidRPr="46A8857A">
              <w:rPr>
                <w:b/>
                <w:bCs/>
                <w:lang w:val="en-US"/>
              </w:rPr>
              <w:t>định dạng sai</w:t>
            </w:r>
            <w:r w:rsidRPr="42A4D26A">
              <w:rPr>
                <w:b/>
                <w:bCs/>
                <w:lang w:val="en-US"/>
              </w:rPr>
              <w:t xml:space="preserve"> (Lỗi Validation)</w:t>
            </w:r>
          </w:p>
        </w:tc>
      </w:tr>
      <w:tr w:rsidR="001534AA" w14:paraId="533D5A6E" w14:textId="77777777" w:rsidTr="2AD621CB">
        <w:trPr>
          <w:trHeight w:val="300"/>
        </w:trPr>
        <w:tc>
          <w:tcPr>
            <w:tcW w:w="4508" w:type="dxa"/>
          </w:tcPr>
          <w:p w14:paraId="4F1D3270" w14:textId="77777777" w:rsidR="001534AA" w:rsidRDefault="001534AA">
            <w:pPr>
              <w:rPr>
                <w:lang w:val="en-US"/>
              </w:rPr>
            </w:pPr>
            <w:r w:rsidRPr="42A4D26A">
              <w:rPr>
                <w:lang w:val="en-US"/>
              </w:rPr>
              <w:t xml:space="preserve">1. Customer nhập sai định dạng hoặc </w:t>
            </w:r>
            <w:r w:rsidRPr="053C4E6B">
              <w:rPr>
                <w:lang w:val="en-US"/>
              </w:rPr>
              <w:t>để trống thông tin bắt buộc rồi gửi form.</w:t>
            </w:r>
          </w:p>
        </w:tc>
        <w:tc>
          <w:tcPr>
            <w:tcW w:w="4508" w:type="dxa"/>
          </w:tcPr>
          <w:p w14:paraId="2E24C243" w14:textId="77777777" w:rsidR="001534AA" w:rsidRDefault="001534AA">
            <w:pPr>
              <w:rPr>
                <w:lang w:val="en-US"/>
              </w:rPr>
            </w:pPr>
            <w:r w:rsidRPr="42A4D26A">
              <w:rPr>
                <w:lang w:val="en-US"/>
              </w:rPr>
              <w:t xml:space="preserve">2. Controller </w:t>
            </w:r>
            <w:r w:rsidRPr="053C4E6B">
              <w:rPr>
                <w:lang w:val="en-US"/>
              </w:rPr>
              <w:t>xác định</w:t>
            </w:r>
            <w:r w:rsidRPr="42A4D26A">
              <w:rPr>
                <w:lang w:val="en-US"/>
              </w:rPr>
              <w:t xml:space="preserve"> BindingResult.hasErrors() là true</w:t>
            </w:r>
            <w:r w:rsidRPr="053C4E6B">
              <w:rPr>
                <w:lang w:val="en-US"/>
              </w:rPr>
              <w:t>.</w:t>
            </w:r>
          </w:p>
        </w:tc>
      </w:tr>
      <w:tr w:rsidR="001534AA" w14:paraId="0AF65870" w14:textId="77777777" w:rsidTr="2AD621CB">
        <w:trPr>
          <w:trHeight w:val="300"/>
        </w:trPr>
        <w:tc>
          <w:tcPr>
            <w:tcW w:w="4508" w:type="dxa"/>
          </w:tcPr>
          <w:p w14:paraId="73C322D9" w14:textId="77777777" w:rsidR="001534AA" w:rsidRDefault="001534AA">
            <w:pPr>
              <w:rPr>
                <w:lang w:val="en-US"/>
              </w:rPr>
            </w:pPr>
          </w:p>
        </w:tc>
        <w:tc>
          <w:tcPr>
            <w:tcW w:w="4508" w:type="dxa"/>
          </w:tcPr>
          <w:p w14:paraId="201CC676" w14:textId="77777777" w:rsidR="001534AA" w:rsidRDefault="001534AA">
            <w:pPr>
              <w:rPr>
                <w:lang w:val="en-US"/>
              </w:rPr>
            </w:pPr>
            <w:r w:rsidRPr="42A4D26A">
              <w:rPr>
                <w:lang w:val="en-US"/>
              </w:rPr>
              <w:t>3. Controller gán BindingResult, addressRequest</w:t>
            </w:r>
            <w:r w:rsidRPr="053C4E6B">
              <w:rPr>
                <w:lang w:val="en-US"/>
              </w:rPr>
              <w:t>, cờ showEditAddressModal</w:t>
            </w:r>
            <w:r w:rsidRPr="42A4D26A">
              <w:rPr>
                <w:lang w:val="en-US"/>
              </w:rPr>
              <w:t xml:space="preserve">=true </w:t>
            </w:r>
            <w:r w:rsidRPr="053C4E6B">
              <w:rPr>
                <w:lang w:val="en-US"/>
              </w:rPr>
              <w:t xml:space="preserve">và editAddressId </w:t>
            </w:r>
            <w:r w:rsidRPr="42A4D26A">
              <w:rPr>
                <w:lang w:val="en-US"/>
              </w:rPr>
              <w:t xml:space="preserve">vào </w:t>
            </w:r>
            <w:r w:rsidRPr="053C4E6B">
              <w:rPr>
                <w:lang w:val="en-US"/>
              </w:rPr>
              <w:t>FlashAttribute</w:t>
            </w:r>
            <w:r w:rsidRPr="42A4D26A">
              <w:rPr>
                <w:lang w:val="en-US"/>
              </w:rPr>
              <w:t xml:space="preserve"> rồi chuyển hướng về /profile.</w:t>
            </w:r>
          </w:p>
        </w:tc>
      </w:tr>
      <w:tr w:rsidR="001534AA" w14:paraId="387B6338" w14:textId="77777777" w:rsidTr="2AD621CB">
        <w:trPr>
          <w:trHeight w:val="300"/>
        </w:trPr>
        <w:tc>
          <w:tcPr>
            <w:tcW w:w="4508" w:type="dxa"/>
          </w:tcPr>
          <w:p w14:paraId="27AB83AD" w14:textId="77777777" w:rsidR="001534AA" w:rsidRDefault="001534AA">
            <w:pPr>
              <w:rPr>
                <w:lang w:val="en-US"/>
              </w:rPr>
            </w:pPr>
            <w:r w:rsidRPr="42A4D26A">
              <w:rPr>
                <w:lang w:val="en-US"/>
              </w:rPr>
              <w:t xml:space="preserve">4. Customer thấy Modal </w:t>
            </w:r>
            <w:r w:rsidRPr="053C4E6B">
              <w:rPr>
                <w:lang w:val="en-US"/>
              </w:rPr>
              <w:t xml:space="preserve">cập nhật mở lại </w:t>
            </w:r>
            <w:r w:rsidRPr="42A4D26A">
              <w:rPr>
                <w:lang w:val="en-US"/>
              </w:rPr>
              <w:t>với thông báo lỗi.</w:t>
            </w:r>
          </w:p>
        </w:tc>
        <w:tc>
          <w:tcPr>
            <w:tcW w:w="4508" w:type="dxa"/>
          </w:tcPr>
          <w:p w14:paraId="79E74628" w14:textId="77777777" w:rsidR="001534AA" w:rsidRDefault="001534AA">
            <w:pPr>
              <w:rPr>
                <w:b/>
                <w:bCs/>
                <w:lang w:val="en-US"/>
              </w:rPr>
            </w:pPr>
          </w:p>
        </w:tc>
      </w:tr>
      <w:tr w:rsidR="001534AA" w14:paraId="29A171AC" w14:textId="77777777" w:rsidTr="2AD621CB">
        <w:trPr>
          <w:trHeight w:val="300"/>
        </w:trPr>
        <w:tc>
          <w:tcPr>
            <w:tcW w:w="4508" w:type="dxa"/>
          </w:tcPr>
          <w:p w14:paraId="709A2A64" w14:textId="77777777" w:rsidR="001534AA" w:rsidRDefault="001534AA">
            <w:pPr>
              <w:rPr>
                <w:b/>
                <w:bCs/>
                <w:lang w:val="en-US"/>
              </w:rPr>
            </w:pPr>
            <w:r w:rsidRPr="42A4D26A">
              <w:rPr>
                <w:b/>
                <w:bCs/>
                <w:lang w:val="en-US"/>
              </w:rPr>
              <w:t>Luồng sự kiện ngoại lệ</w:t>
            </w:r>
          </w:p>
        </w:tc>
        <w:tc>
          <w:tcPr>
            <w:tcW w:w="4508" w:type="dxa"/>
          </w:tcPr>
          <w:p w14:paraId="6559305E" w14:textId="77777777" w:rsidR="001534AA" w:rsidRDefault="001534AA">
            <w:pPr>
              <w:rPr>
                <w:lang w:val="en-US"/>
              </w:rPr>
            </w:pPr>
          </w:p>
        </w:tc>
      </w:tr>
      <w:tr w:rsidR="001534AA" w14:paraId="611351B7" w14:textId="77777777" w:rsidTr="2AD621CB">
        <w:trPr>
          <w:trHeight w:val="300"/>
        </w:trPr>
        <w:tc>
          <w:tcPr>
            <w:tcW w:w="9017" w:type="dxa"/>
            <w:gridSpan w:val="2"/>
          </w:tcPr>
          <w:p w14:paraId="3192A010" w14:textId="77777777" w:rsidR="001534AA" w:rsidRDefault="001534AA">
            <w:pPr>
              <w:rPr>
                <w:b/>
                <w:lang w:val="en-US"/>
              </w:rPr>
            </w:pPr>
            <w:r w:rsidRPr="7C8D8BF9">
              <w:rPr>
                <w:b/>
                <w:lang w:val="en-US"/>
              </w:rPr>
              <w:t>EXC-01: Không tìm thấy địa chỉ trong hệ thống</w:t>
            </w:r>
          </w:p>
        </w:tc>
      </w:tr>
      <w:tr w:rsidR="001534AA" w14:paraId="237B4C26" w14:textId="77777777" w:rsidTr="2AD621CB">
        <w:trPr>
          <w:trHeight w:val="300"/>
        </w:trPr>
        <w:tc>
          <w:tcPr>
            <w:tcW w:w="4508" w:type="dxa"/>
          </w:tcPr>
          <w:p w14:paraId="3D32B365" w14:textId="77777777" w:rsidR="001534AA" w:rsidRDefault="001534AA">
            <w:pPr>
              <w:rPr>
                <w:lang w:val="en-US"/>
              </w:rPr>
            </w:pPr>
            <w:r w:rsidRPr="7C8D8BF9">
              <w:rPr>
                <w:lang w:val="en-US"/>
              </w:rPr>
              <w:t>1. Customer gửi POST cập nhật nhưng id địa chỉ không tồn tại.</w:t>
            </w:r>
          </w:p>
        </w:tc>
        <w:tc>
          <w:tcPr>
            <w:tcW w:w="4508" w:type="dxa"/>
          </w:tcPr>
          <w:p w14:paraId="5D190255" w14:textId="77777777" w:rsidR="001534AA" w:rsidRDefault="001534AA">
            <w:pPr>
              <w:rPr>
                <w:lang w:val="en-US"/>
              </w:rPr>
            </w:pPr>
            <w:r w:rsidRPr="7C8D8BF9">
              <w:rPr>
                <w:lang w:val="en-US"/>
              </w:rPr>
              <w:t>2. Service ném ngoại lệ RuntimeException("Address not found").</w:t>
            </w:r>
          </w:p>
        </w:tc>
      </w:tr>
      <w:tr w:rsidR="001534AA" w14:paraId="3D1E72D3" w14:textId="77777777" w:rsidTr="2AD621CB">
        <w:trPr>
          <w:trHeight w:val="300"/>
        </w:trPr>
        <w:tc>
          <w:tcPr>
            <w:tcW w:w="4508" w:type="dxa"/>
          </w:tcPr>
          <w:p w14:paraId="4C251C67" w14:textId="77777777" w:rsidR="001534AA" w:rsidRDefault="001534AA">
            <w:pPr>
              <w:rPr>
                <w:lang w:val="en-US"/>
              </w:rPr>
            </w:pPr>
          </w:p>
        </w:tc>
        <w:tc>
          <w:tcPr>
            <w:tcW w:w="4508" w:type="dxa"/>
          </w:tcPr>
          <w:p w14:paraId="46BF8A03" w14:textId="77777777" w:rsidR="001534AA" w:rsidRDefault="001534AA">
            <w:pPr>
              <w:rPr>
                <w:lang w:val="en-US"/>
              </w:rPr>
            </w:pPr>
            <w:r w:rsidRPr="4CFB91FA">
              <w:rPr>
                <w:lang w:val="en-US"/>
              </w:rPr>
              <w:t xml:space="preserve">3. Controller bắt ngoại lệ, gán message lỗi vào addressError, gán cờ </w:t>
            </w:r>
            <w:r w:rsidRPr="216B2784">
              <w:rPr>
                <w:rFonts w:eastAsia="Consolas"/>
                <w:lang w:val="en-US"/>
              </w:rPr>
              <w:t>showEditAddressModal</w:t>
            </w:r>
            <w:r w:rsidRPr="4CFB91FA">
              <w:rPr>
                <w:lang w:val="en-US"/>
              </w:rPr>
              <w:t>=true rồi chuyển hướng về /profile.</w:t>
            </w:r>
          </w:p>
        </w:tc>
      </w:tr>
      <w:tr w:rsidR="001534AA" w14:paraId="1019A0CC" w14:textId="77777777" w:rsidTr="2AD621CB">
        <w:trPr>
          <w:trHeight w:val="300"/>
        </w:trPr>
        <w:tc>
          <w:tcPr>
            <w:tcW w:w="4508" w:type="dxa"/>
          </w:tcPr>
          <w:p w14:paraId="5427EB68" w14:textId="77777777" w:rsidR="001534AA" w:rsidRDefault="001534AA">
            <w:pPr>
              <w:rPr>
                <w:lang w:val="en-US"/>
              </w:rPr>
            </w:pPr>
            <w:r w:rsidRPr="42A4D26A">
              <w:rPr>
                <w:lang w:val="en-US"/>
              </w:rPr>
              <w:lastRenderedPageBreak/>
              <w:t xml:space="preserve">4. Customer thấy Modal mở </w:t>
            </w:r>
            <w:r w:rsidRPr="4CFB91FA">
              <w:rPr>
                <w:lang w:val="en-US"/>
              </w:rPr>
              <w:t>lại cùng dòng</w:t>
            </w:r>
            <w:r w:rsidRPr="42A4D26A">
              <w:rPr>
                <w:lang w:val="en-US"/>
              </w:rPr>
              <w:t xml:space="preserve"> thông báo </w:t>
            </w:r>
            <w:r w:rsidRPr="4CFB91FA">
              <w:rPr>
                <w:lang w:val="en-US"/>
              </w:rPr>
              <w:t>lỗi hệ thống</w:t>
            </w:r>
            <w:r w:rsidRPr="42A4D26A">
              <w:rPr>
                <w:lang w:val="en-US"/>
              </w:rPr>
              <w:t>.</w:t>
            </w:r>
          </w:p>
        </w:tc>
        <w:tc>
          <w:tcPr>
            <w:tcW w:w="4508" w:type="dxa"/>
          </w:tcPr>
          <w:p w14:paraId="1A7EDE0F" w14:textId="77777777" w:rsidR="001534AA" w:rsidRDefault="001534AA">
            <w:pPr>
              <w:rPr>
                <w:lang w:val="en-US"/>
              </w:rPr>
            </w:pPr>
          </w:p>
        </w:tc>
      </w:tr>
      <w:tr w:rsidR="001534AA" w14:paraId="54890679" w14:textId="77777777" w:rsidTr="2AD621CB">
        <w:trPr>
          <w:trHeight w:val="300"/>
        </w:trPr>
        <w:tc>
          <w:tcPr>
            <w:tcW w:w="9017" w:type="dxa"/>
            <w:gridSpan w:val="2"/>
          </w:tcPr>
          <w:p w14:paraId="423A6031" w14:textId="77777777" w:rsidR="001534AA" w:rsidRDefault="001534AA">
            <w:pPr>
              <w:rPr>
                <w:b/>
                <w:bCs/>
                <w:lang w:val="en-US"/>
              </w:rPr>
            </w:pPr>
            <w:r w:rsidRPr="42A4D26A">
              <w:rPr>
                <w:b/>
                <w:bCs/>
                <w:lang w:val="en-US"/>
              </w:rPr>
              <w:t>EXC-02: Chưa đăng nhập hoặc chưa xác minh số điện thoại</w:t>
            </w:r>
          </w:p>
        </w:tc>
      </w:tr>
      <w:tr w:rsidR="001534AA" w14:paraId="61640597" w14:textId="77777777" w:rsidTr="2AD621CB">
        <w:trPr>
          <w:trHeight w:val="300"/>
        </w:trPr>
        <w:tc>
          <w:tcPr>
            <w:tcW w:w="4508" w:type="dxa"/>
          </w:tcPr>
          <w:p w14:paraId="27CA4585" w14:textId="77777777" w:rsidR="001534AA" w:rsidRDefault="001534AA">
            <w:pPr>
              <w:rPr>
                <w:lang w:val="en-US"/>
              </w:rPr>
            </w:pPr>
            <w:r w:rsidRPr="42A4D26A">
              <w:rPr>
                <w:lang w:val="en-US"/>
              </w:rPr>
              <w:t>1. Customer gửi POST request nhưng phiên đã hết hạn.</w:t>
            </w:r>
          </w:p>
        </w:tc>
        <w:tc>
          <w:tcPr>
            <w:tcW w:w="4508" w:type="dxa"/>
          </w:tcPr>
          <w:p w14:paraId="15D9D8EF" w14:textId="77777777" w:rsidR="001534AA" w:rsidRDefault="001534AA">
            <w:pPr>
              <w:rPr>
                <w:lang w:val="en-US"/>
              </w:rPr>
            </w:pPr>
            <w:r w:rsidRPr="42A4D26A">
              <w:rPr>
                <w:lang w:val="en-US"/>
              </w:rPr>
              <w:t>2. Security/Filter chuyển hướng trang đến /auth/login hoặc /auth/verify-phone.</w:t>
            </w:r>
          </w:p>
        </w:tc>
      </w:tr>
    </w:tbl>
    <w:p w14:paraId="5537579B" w14:textId="77777777" w:rsidR="001534AA" w:rsidRDefault="001534AA" w:rsidP="001534AA">
      <w:pPr>
        <w:ind w:left="720"/>
        <w:rPr>
          <w:lang w:val="en-US"/>
        </w:rPr>
      </w:pPr>
    </w:p>
    <w:p w14:paraId="4728C8C6" w14:textId="77777777" w:rsidR="001534AA" w:rsidRDefault="001534AA" w:rsidP="001534AA">
      <w:pPr>
        <w:ind w:left="720"/>
      </w:pPr>
      <w:r>
        <w:t>b) Activity Diagram</w:t>
      </w:r>
    </w:p>
    <w:p w14:paraId="02AB2A40" w14:textId="77777777" w:rsidR="001534AA" w:rsidRDefault="001534AA" w:rsidP="001534AA">
      <w:pPr>
        <w:ind w:left="720"/>
      </w:pPr>
      <w:r>
        <w:rPr>
          <w:noProof/>
        </w:rPr>
        <w:drawing>
          <wp:inline distT="0" distB="0" distL="0" distR="0" wp14:anchorId="0F137CB2" wp14:editId="79A365FE">
            <wp:extent cx="5724525" cy="3267075"/>
            <wp:effectExtent l="0" t="0" r="0" b="0"/>
            <wp:docPr id="1630578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8689" name="Picture 1630578689"/>
                    <pic:cNvPicPr/>
                  </pic:nvPicPr>
                  <pic:blipFill>
                    <a:blip r:embed="rId59">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14:paraId="7B809650" w14:textId="77777777" w:rsidR="001534AA" w:rsidRDefault="001534AA" w:rsidP="001534AA">
      <w:pPr>
        <w:ind w:left="720"/>
      </w:pPr>
      <w:r>
        <w:t>c)Sequence Diagram</w:t>
      </w:r>
    </w:p>
    <w:p w14:paraId="67277FC5" w14:textId="6A443461" w:rsidR="001534AA" w:rsidRPr="001534AA" w:rsidRDefault="00A10ED0" w:rsidP="001534AA">
      <w:pPr>
        <w:rPr>
          <w:lang w:val="en-US"/>
        </w:rPr>
      </w:pPr>
      <w:r>
        <w:rPr>
          <w:noProof/>
        </w:rPr>
        <w:lastRenderedPageBreak/>
        <w:drawing>
          <wp:inline distT="0" distB="0" distL="0" distR="0" wp14:anchorId="559A510B" wp14:editId="1C23EABD">
            <wp:extent cx="5724525" cy="3838575"/>
            <wp:effectExtent l="0" t="0" r="0" b="0"/>
            <wp:docPr id="1449305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5016" name="Picture 1449305016"/>
                    <pic:cNvPicPr/>
                  </pic:nvPicPr>
                  <pic:blipFill>
                    <a:blip r:embed="rId60">
                      <a:extLst>
                        <a:ext uri="{28A0092B-C50C-407E-A947-70E740481C1C}">
                          <a14:useLocalDpi xmlns:a14="http://schemas.microsoft.com/office/drawing/2010/main"/>
                        </a:ext>
                      </a:extLst>
                    </a:blip>
                    <a:stretch>
                      <a:fillRect/>
                    </a:stretch>
                  </pic:blipFill>
                  <pic:spPr>
                    <a:xfrm>
                      <a:off x="0" y="0"/>
                      <a:ext cx="5724525" cy="3838575"/>
                    </a:xfrm>
                    <a:prstGeom prst="rect">
                      <a:avLst/>
                    </a:prstGeom>
                  </pic:spPr>
                </pic:pic>
              </a:graphicData>
            </a:graphic>
          </wp:inline>
        </w:drawing>
      </w:r>
    </w:p>
    <w:p w14:paraId="3862C2C6" w14:textId="2DA2CC5C" w:rsidR="005C1E0C" w:rsidRPr="005C1E0C" w:rsidRDefault="005C1E0C" w:rsidP="00270EB6">
      <w:pPr>
        <w:pStyle w:val="Heading3"/>
        <w:rPr>
          <w:lang w:val="en-US"/>
        </w:rPr>
      </w:pPr>
      <w:r>
        <w:rPr>
          <w:lang w:val="en-US"/>
        </w:rPr>
        <w:t xml:space="preserve"> </w:t>
      </w:r>
      <w:r w:rsidRPr="005C1E0C">
        <w:rPr>
          <w:lang w:val="en-US"/>
        </w:rPr>
        <w:t>C-18</w:t>
      </w:r>
      <w:r w:rsidR="00915EAA">
        <w:rPr>
          <w:lang w:val="en-US"/>
        </w:rPr>
        <w:t>_</w:t>
      </w:r>
      <w:r w:rsidRPr="005C1E0C">
        <w:rPr>
          <w:lang w:val="en-US"/>
        </w:rPr>
        <w:t>Xóa địa chỉ giao hàng</w:t>
      </w:r>
    </w:p>
    <w:p w14:paraId="20DA4539" w14:textId="274DCF44" w:rsidR="00237838" w:rsidRPr="001C65A8" w:rsidRDefault="00237838" w:rsidP="001C65A8">
      <w:pPr>
        <w:pStyle w:val="ListParagraph"/>
        <w:numPr>
          <w:ilvl w:val="0"/>
          <w:numId w:val="102"/>
        </w:numPr>
        <w:rPr>
          <w:lang w:val="en-US"/>
        </w:rPr>
      </w:pPr>
      <w:r w:rsidRPr="001C65A8">
        <w:rPr>
          <w:lang w:val="en-US"/>
        </w:rPr>
        <w:t>Đặc tả Use Case</w:t>
      </w:r>
    </w:p>
    <w:p w14:paraId="665C19C9" w14:textId="77777777" w:rsidR="00C074CA" w:rsidRPr="00C074CA" w:rsidRDefault="00C074CA" w:rsidP="00C074CA">
      <w:pPr>
        <w:rPr>
          <w:lang w:val="en-US"/>
        </w:rPr>
      </w:pPr>
    </w:p>
    <w:p w14:paraId="19E751B3" w14:textId="373E2786" w:rsidR="00237838" w:rsidRPr="001C65A8" w:rsidRDefault="00B57A45" w:rsidP="001C65A8">
      <w:pPr>
        <w:pStyle w:val="ListParagraph"/>
        <w:numPr>
          <w:ilvl w:val="0"/>
          <w:numId w:val="102"/>
        </w:numPr>
        <w:rPr>
          <w:lang w:val="en-US"/>
        </w:rPr>
      </w:pPr>
      <w:r w:rsidRPr="001C65A8">
        <w:rPr>
          <w:lang w:val="en-US"/>
        </w:rPr>
        <w:t>Activity Diagram</w:t>
      </w:r>
    </w:p>
    <w:p w14:paraId="4E217795" w14:textId="0E0F755F" w:rsidR="00D06D3E" w:rsidRPr="00D06D3E" w:rsidRDefault="00D06D3E" w:rsidP="00D06D3E">
      <w:pPr>
        <w:rPr>
          <w:lang w:val="en-US"/>
        </w:rPr>
      </w:pPr>
      <w:r>
        <w:rPr>
          <w:noProof/>
        </w:rPr>
        <w:lastRenderedPageBreak/>
        <w:drawing>
          <wp:inline distT="0" distB="0" distL="0" distR="0" wp14:anchorId="45095B0C" wp14:editId="13744A32">
            <wp:extent cx="5732145" cy="4598035"/>
            <wp:effectExtent l="0" t="0" r="1905" b="0"/>
            <wp:docPr id="1943360111"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2145" cy="4598035"/>
                    </a:xfrm>
                    <a:prstGeom prst="rect">
                      <a:avLst/>
                    </a:prstGeom>
                    <a:noFill/>
                    <a:ln>
                      <a:noFill/>
                    </a:ln>
                  </pic:spPr>
                </pic:pic>
              </a:graphicData>
            </a:graphic>
          </wp:inline>
        </w:drawing>
      </w:r>
    </w:p>
    <w:p w14:paraId="331D0AD8" w14:textId="1C01ABEA" w:rsidR="00B57A45" w:rsidRPr="001C65A8" w:rsidRDefault="00B57A45" w:rsidP="001C65A8">
      <w:pPr>
        <w:pStyle w:val="ListParagraph"/>
        <w:numPr>
          <w:ilvl w:val="0"/>
          <w:numId w:val="103"/>
        </w:numPr>
        <w:rPr>
          <w:lang w:val="en-US"/>
        </w:rPr>
      </w:pPr>
      <w:r w:rsidRPr="001C65A8">
        <w:rPr>
          <w:lang w:val="en-US"/>
        </w:rPr>
        <w:t>Sequence Diagram</w:t>
      </w:r>
    </w:p>
    <w:p w14:paraId="0CCBA8AE" w14:textId="666E8CE8" w:rsidR="00C074CA" w:rsidRPr="00C074CA" w:rsidRDefault="00C074CA" w:rsidP="00C074CA">
      <w:pPr>
        <w:rPr>
          <w:lang w:val="en-US"/>
        </w:rPr>
      </w:pPr>
      <w:r>
        <w:rPr>
          <w:noProof/>
        </w:rPr>
        <w:drawing>
          <wp:inline distT="0" distB="0" distL="0" distR="0" wp14:anchorId="7FCDA50B" wp14:editId="451295AF">
            <wp:extent cx="5732145" cy="3856355"/>
            <wp:effectExtent l="0" t="0" r="1905" b="0"/>
            <wp:docPr id="1737663300"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2145" cy="3856355"/>
                    </a:xfrm>
                    <a:prstGeom prst="rect">
                      <a:avLst/>
                    </a:prstGeom>
                    <a:noFill/>
                    <a:ln>
                      <a:noFill/>
                    </a:ln>
                  </pic:spPr>
                </pic:pic>
              </a:graphicData>
            </a:graphic>
          </wp:inline>
        </w:drawing>
      </w:r>
    </w:p>
    <w:p w14:paraId="50A6CC6F" w14:textId="66531A38" w:rsidR="005C1E0C" w:rsidRDefault="005C1E0C" w:rsidP="00270EB6">
      <w:pPr>
        <w:pStyle w:val="Heading3"/>
        <w:rPr>
          <w:lang w:val="en-US"/>
        </w:rPr>
      </w:pPr>
      <w:r w:rsidRPr="005C1E0C">
        <w:rPr>
          <w:lang w:val="en-US"/>
        </w:rPr>
        <w:lastRenderedPageBreak/>
        <w:t>C-19</w:t>
      </w:r>
      <w:r w:rsidR="00915EAA">
        <w:rPr>
          <w:lang w:val="en-US"/>
        </w:rPr>
        <w:t>_</w:t>
      </w:r>
      <w:r w:rsidRPr="005C1E0C">
        <w:rPr>
          <w:lang w:val="en-US"/>
        </w:rPr>
        <w:t>Tìm kiếm đơn hàng</w:t>
      </w:r>
    </w:p>
    <w:p w14:paraId="07B97AAA" w14:textId="5498FFCE" w:rsidR="00D86BD1" w:rsidRDefault="00D86BD1" w:rsidP="00D86BD1">
      <w:pPr>
        <w:pStyle w:val="Heading3"/>
        <w:rPr>
          <w:lang w:val="en-US"/>
        </w:rPr>
      </w:pPr>
      <w:r>
        <w:rPr>
          <w:lang w:val="en-US"/>
        </w:rPr>
        <w:t>C-20_Xác minh số điện</w:t>
      </w:r>
      <w:r w:rsidR="00F279D3">
        <w:rPr>
          <w:lang w:val="en-US"/>
        </w:rPr>
        <w:t xml:space="preserve"> thoại</w:t>
      </w:r>
    </w:p>
    <w:p w14:paraId="5B89A1A5" w14:textId="77777777" w:rsidR="00F279D3" w:rsidRPr="00126AC3" w:rsidRDefault="00F279D3" w:rsidP="00F279D3">
      <w:pPr>
        <w:pStyle w:val="ListParagraph"/>
        <w:numPr>
          <w:ilvl w:val="0"/>
          <w:numId w:val="86"/>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F279D3" w14:paraId="2880B872" w14:textId="77777777" w:rsidTr="2AD621CB">
        <w:trPr>
          <w:trHeight w:val="113"/>
        </w:trPr>
        <w:tc>
          <w:tcPr>
            <w:tcW w:w="5000" w:type="pct"/>
            <w:gridSpan w:val="2"/>
            <w:tcMar>
              <w:top w:w="100" w:type="dxa"/>
              <w:left w:w="100" w:type="dxa"/>
              <w:bottom w:w="100" w:type="dxa"/>
              <w:right w:w="100" w:type="dxa"/>
            </w:tcMar>
          </w:tcPr>
          <w:p w14:paraId="4A0B2469" w14:textId="018F3736" w:rsidR="00F279D3" w:rsidRDefault="00F279D3" w:rsidP="00501BAA">
            <w:r w:rsidRPr="00782410">
              <w:rPr>
                <w:b/>
                <w:bCs/>
              </w:rPr>
              <w:t>UCID:</w:t>
            </w:r>
            <w:r>
              <w:t xml:space="preserve"> C-20</w:t>
            </w:r>
          </w:p>
        </w:tc>
      </w:tr>
      <w:tr w:rsidR="00F279D3" w14:paraId="0272E4A3" w14:textId="77777777" w:rsidTr="2AD621CB">
        <w:trPr>
          <w:trHeight w:val="113"/>
        </w:trPr>
        <w:tc>
          <w:tcPr>
            <w:tcW w:w="5000" w:type="pct"/>
            <w:gridSpan w:val="2"/>
            <w:tcMar>
              <w:top w:w="100" w:type="dxa"/>
              <w:left w:w="100" w:type="dxa"/>
              <w:bottom w:w="100" w:type="dxa"/>
              <w:right w:w="100" w:type="dxa"/>
            </w:tcMar>
          </w:tcPr>
          <w:p w14:paraId="6D30C142" w14:textId="461B4156" w:rsidR="00F279D3" w:rsidRDefault="00F279D3" w:rsidP="00501BAA">
            <w:pPr>
              <w:rPr>
                <w:b/>
                <w:lang w:val="en-US"/>
              </w:rPr>
            </w:pPr>
            <w:r w:rsidRPr="30CBE066">
              <w:rPr>
                <w:b/>
                <w:lang w:val="en-US"/>
              </w:rPr>
              <w:t>Tên Usecase:</w:t>
            </w:r>
            <w:r w:rsidRPr="30CBE066">
              <w:rPr>
                <w:lang w:val="en-US"/>
              </w:rPr>
              <w:t xml:space="preserve"> </w:t>
            </w:r>
            <w:r>
              <w:rPr>
                <w:lang w:val="en-US"/>
              </w:rPr>
              <w:t>Xác minh số điện thoại</w:t>
            </w:r>
          </w:p>
        </w:tc>
      </w:tr>
      <w:tr w:rsidR="00F279D3" w14:paraId="528B9764" w14:textId="77777777" w:rsidTr="2AD621CB">
        <w:trPr>
          <w:trHeight w:val="206"/>
        </w:trPr>
        <w:tc>
          <w:tcPr>
            <w:tcW w:w="5000" w:type="pct"/>
            <w:gridSpan w:val="2"/>
            <w:tcMar>
              <w:top w:w="100" w:type="dxa"/>
              <w:left w:w="100" w:type="dxa"/>
              <w:bottom w:w="100" w:type="dxa"/>
              <w:right w:w="100" w:type="dxa"/>
            </w:tcMar>
          </w:tcPr>
          <w:p w14:paraId="0CB9E4CF" w14:textId="06882A50" w:rsidR="00F279D3" w:rsidRDefault="00F279D3" w:rsidP="00501BAA">
            <w:pPr>
              <w:rPr>
                <w:b/>
                <w:lang w:val="en-US"/>
              </w:rPr>
            </w:pPr>
            <w:r w:rsidRPr="30CBE066">
              <w:rPr>
                <w:b/>
                <w:lang w:val="en-US"/>
              </w:rPr>
              <w:t>Mô tả sơ lược:</w:t>
            </w:r>
            <w:r w:rsidRPr="30CBE066">
              <w:rPr>
                <w:lang w:val="en-US"/>
              </w:rPr>
              <w:t xml:space="preserve"> </w:t>
            </w:r>
            <w:r w:rsidR="002D644B" w:rsidRPr="002D644B">
              <w:t>Khách hàng nhập mã OTP đã được gửi về số điện thoại để xác minh tài khoản. Hệ thống kiểm tra OTP, ghi nhận số điện thoại đã xác minh và cho phép tiếp tục sử dụng hệ thống.</w:t>
            </w:r>
          </w:p>
        </w:tc>
      </w:tr>
      <w:tr w:rsidR="00F279D3" w14:paraId="1F1BFC5C" w14:textId="77777777" w:rsidTr="2AD621CB">
        <w:trPr>
          <w:trHeight w:val="16"/>
        </w:trPr>
        <w:tc>
          <w:tcPr>
            <w:tcW w:w="5000" w:type="pct"/>
            <w:gridSpan w:val="2"/>
            <w:tcMar>
              <w:top w:w="100" w:type="dxa"/>
              <w:left w:w="100" w:type="dxa"/>
              <w:bottom w:w="100" w:type="dxa"/>
              <w:right w:w="100" w:type="dxa"/>
            </w:tcMar>
          </w:tcPr>
          <w:p w14:paraId="503BBF05" w14:textId="77777777" w:rsidR="00F279D3" w:rsidRDefault="00F279D3" w:rsidP="00501BAA">
            <w:pPr>
              <w:rPr>
                <w:b/>
                <w:lang w:val="en-US"/>
              </w:rPr>
            </w:pPr>
            <w:r w:rsidRPr="30CBE066">
              <w:rPr>
                <w:b/>
                <w:lang w:val="en-US"/>
              </w:rPr>
              <w:t>Actor chính:</w:t>
            </w:r>
            <w:r w:rsidRPr="30CBE066">
              <w:rPr>
                <w:lang w:val="en-US"/>
              </w:rPr>
              <w:t xml:space="preserve"> </w:t>
            </w:r>
            <w:r w:rsidRPr="00DB5782">
              <w:t>Khách hàng</w:t>
            </w:r>
          </w:p>
        </w:tc>
      </w:tr>
      <w:tr w:rsidR="00F279D3" w14:paraId="7C944D37" w14:textId="77777777" w:rsidTr="2AD621CB">
        <w:trPr>
          <w:trHeight w:val="16"/>
        </w:trPr>
        <w:tc>
          <w:tcPr>
            <w:tcW w:w="5000" w:type="pct"/>
            <w:gridSpan w:val="2"/>
            <w:tcMar>
              <w:top w:w="100" w:type="dxa"/>
              <w:left w:w="100" w:type="dxa"/>
              <w:bottom w:w="100" w:type="dxa"/>
              <w:right w:w="100" w:type="dxa"/>
            </w:tcMar>
          </w:tcPr>
          <w:p w14:paraId="0FAD0B39" w14:textId="68D92372" w:rsidR="00F279D3" w:rsidRDefault="00F279D3" w:rsidP="00501BAA">
            <w:pPr>
              <w:rPr>
                <w:b/>
                <w:lang w:val="en-US"/>
              </w:rPr>
            </w:pPr>
            <w:r w:rsidRPr="30CBE066">
              <w:rPr>
                <w:b/>
                <w:lang w:val="en-US"/>
              </w:rPr>
              <w:t>Actor phụ:</w:t>
            </w:r>
            <w:r w:rsidRPr="30CBE066">
              <w:rPr>
                <w:lang w:val="en-US"/>
              </w:rPr>
              <w:t xml:space="preserve"> </w:t>
            </w:r>
            <w:r>
              <w:t>Twilio Verify</w:t>
            </w:r>
          </w:p>
        </w:tc>
      </w:tr>
      <w:tr w:rsidR="00F279D3" w14:paraId="5751CE61" w14:textId="77777777" w:rsidTr="2AD621CB">
        <w:trPr>
          <w:trHeight w:val="16"/>
        </w:trPr>
        <w:tc>
          <w:tcPr>
            <w:tcW w:w="5000" w:type="pct"/>
            <w:gridSpan w:val="2"/>
            <w:tcMar>
              <w:top w:w="100" w:type="dxa"/>
              <w:left w:w="100" w:type="dxa"/>
              <w:bottom w:w="100" w:type="dxa"/>
              <w:right w:w="100" w:type="dxa"/>
            </w:tcMar>
          </w:tcPr>
          <w:p w14:paraId="60632A12" w14:textId="4251D226" w:rsidR="00F279D3" w:rsidRDefault="00F279D3" w:rsidP="00501BAA">
            <w:pPr>
              <w:rPr>
                <w:b/>
                <w:lang w:val="en-US"/>
              </w:rPr>
            </w:pPr>
            <w:r w:rsidRPr="30CBE066">
              <w:rPr>
                <w:b/>
                <w:lang w:val="en-US"/>
              </w:rPr>
              <w:t>Tiền điều kiện:</w:t>
            </w:r>
            <w:r w:rsidRPr="30CBE066">
              <w:rPr>
                <w:lang w:val="en-US"/>
              </w:rPr>
              <w:t xml:space="preserve"> </w:t>
            </w:r>
            <w:r w:rsidR="00CF391D" w:rsidRPr="00CF391D">
              <w:t>Khách hàng đã đăng ký thành công và đang ở bước xác minh số điện thoại; mã OTP còn hiệu lực.</w:t>
            </w:r>
          </w:p>
        </w:tc>
      </w:tr>
      <w:tr w:rsidR="00F279D3" w14:paraId="29CC3409" w14:textId="77777777" w:rsidTr="2AD621CB">
        <w:trPr>
          <w:trHeight w:val="16"/>
        </w:trPr>
        <w:tc>
          <w:tcPr>
            <w:tcW w:w="5000" w:type="pct"/>
            <w:gridSpan w:val="2"/>
            <w:tcMar>
              <w:top w:w="100" w:type="dxa"/>
              <w:left w:w="100" w:type="dxa"/>
              <w:bottom w:w="100" w:type="dxa"/>
              <w:right w:w="100" w:type="dxa"/>
            </w:tcMar>
          </w:tcPr>
          <w:p w14:paraId="786730E8" w14:textId="1113E149" w:rsidR="00F279D3" w:rsidRDefault="00F279D3" w:rsidP="00501BAA">
            <w:pPr>
              <w:rPr>
                <w:b/>
                <w:lang w:val="en-US"/>
              </w:rPr>
            </w:pPr>
            <w:r w:rsidRPr="30CBE066">
              <w:rPr>
                <w:b/>
                <w:lang w:val="en-US"/>
              </w:rPr>
              <w:t>Hậu điều kiện:</w:t>
            </w:r>
            <w:r w:rsidRPr="30CBE066">
              <w:rPr>
                <w:lang w:val="en-US"/>
              </w:rPr>
              <w:t xml:space="preserve"> </w:t>
            </w:r>
            <w:r w:rsidR="00CF391D" w:rsidRPr="00CF391D">
              <w:t>Nếu OTP đúng, số điện thoại được xác minh và khách hàng được chuyển về trang chủ. Nếu OTP sai, trạng thái xác minh không thay đổi và hệ thống hiển thị thông báo lỗi.</w:t>
            </w:r>
          </w:p>
        </w:tc>
      </w:tr>
      <w:tr w:rsidR="00F279D3" w14:paraId="68C9B2C2"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19F50B92" w14:textId="77777777" w:rsidR="00F279D3" w:rsidRPr="00055229" w:rsidRDefault="00F279D3" w:rsidP="00501BAA">
            <w:pPr>
              <w:rPr>
                <w:b/>
                <w:lang w:val="en-US"/>
              </w:rPr>
            </w:pPr>
            <w:r w:rsidRPr="57F0573F">
              <w:rPr>
                <w:b/>
                <w:lang w:val="en-US"/>
              </w:rPr>
              <w:t>Luồng sự kiện chính:</w:t>
            </w:r>
          </w:p>
        </w:tc>
      </w:tr>
      <w:tr w:rsidR="00F279D3" w14:paraId="0276E1BC" w14:textId="77777777" w:rsidTr="2AD621CB">
        <w:trPr>
          <w:trHeight w:val="18"/>
        </w:trPr>
        <w:tc>
          <w:tcPr>
            <w:tcW w:w="2694" w:type="pct"/>
            <w:tcMar>
              <w:top w:w="100" w:type="dxa"/>
              <w:left w:w="100" w:type="dxa"/>
              <w:bottom w:w="100" w:type="dxa"/>
              <w:right w:w="100" w:type="dxa"/>
            </w:tcMar>
          </w:tcPr>
          <w:p w14:paraId="1CDBAAB3" w14:textId="77777777" w:rsidR="00F279D3" w:rsidRPr="00055229" w:rsidRDefault="00F279D3" w:rsidP="00501BAA">
            <w:pPr>
              <w:jc w:val="center"/>
              <w:rPr>
                <w:b/>
                <w:bCs/>
              </w:rPr>
            </w:pPr>
            <w:r>
              <w:rPr>
                <w:b/>
                <w:bCs/>
              </w:rPr>
              <w:t>Actor</w:t>
            </w:r>
          </w:p>
        </w:tc>
        <w:tc>
          <w:tcPr>
            <w:tcW w:w="2306" w:type="pct"/>
            <w:tcMar>
              <w:top w:w="100" w:type="dxa"/>
              <w:left w:w="100" w:type="dxa"/>
              <w:bottom w:w="100" w:type="dxa"/>
              <w:right w:w="100" w:type="dxa"/>
            </w:tcMar>
          </w:tcPr>
          <w:p w14:paraId="32304FEC" w14:textId="77777777" w:rsidR="00F279D3" w:rsidRPr="00055229" w:rsidRDefault="00F279D3" w:rsidP="00501BAA">
            <w:pPr>
              <w:jc w:val="center"/>
              <w:rPr>
                <w:b/>
                <w:lang w:val="en-US"/>
              </w:rPr>
            </w:pPr>
            <w:r w:rsidRPr="57F0573F">
              <w:rPr>
                <w:b/>
                <w:lang w:val="en-US"/>
              </w:rPr>
              <w:t>Hệ thống</w:t>
            </w:r>
          </w:p>
        </w:tc>
      </w:tr>
      <w:tr w:rsidR="00F279D3" w14:paraId="7FBEC78B" w14:textId="77777777" w:rsidTr="2AD621CB">
        <w:trPr>
          <w:trHeight w:val="161"/>
        </w:trPr>
        <w:tc>
          <w:tcPr>
            <w:tcW w:w="2694" w:type="pct"/>
            <w:tcMar>
              <w:top w:w="100" w:type="dxa"/>
              <w:left w:w="100" w:type="dxa"/>
              <w:bottom w:w="100" w:type="dxa"/>
              <w:right w:w="100" w:type="dxa"/>
            </w:tcMar>
          </w:tcPr>
          <w:p w14:paraId="25BEAA56" w14:textId="63962293" w:rsidR="00F279D3" w:rsidRPr="00E10F1B" w:rsidRDefault="00E66195" w:rsidP="00501BAA">
            <w:pPr>
              <w:rPr>
                <w:bCs/>
                <w:lang w:val="en-US"/>
              </w:rPr>
            </w:pPr>
            <w:r w:rsidRPr="00E66195">
              <w:rPr>
                <w:bCs/>
                <w:lang w:val="en-US"/>
              </w:rPr>
              <w:t>1. Truy cập trang /auth/verify-phone.</w:t>
            </w:r>
          </w:p>
        </w:tc>
        <w:tc>
          <w:tcPr>
            <w:tcW w:w="2306" w:type="pct"/>
            <w:tcMar>
              <w:top w:w="100" w:type="dxa"/>
              <w:left w:w="100" w:type="dxa"/>
              <w:bottom w:w="100" w:type="dxa"/>
              <w:right w:w="100" w:type="dxa"/>
            </w:tcMar>
          </w:tcPr>
          <w:p w14:paraId="1E997233" w14:textId="5BB6BD44" w:rsidR="00F279D3" w:rsidRPr="00E10F1B" w:rsidRDefault="2AD621CB" w:rsidP="00501BAA">
            <w:r w:rsidRPr="2AD621CB">
              <w:rPr>
                <w:lang w:val="en-US"/>
              </w:rPr>
              <w:t>2. Kiểm tra người dùng đã đăng nhập hay chưa.</w:t>
            </w:r>
          </w:p>
        </w:tc>
      </w:tr>
      <w:tr w:rsidR="00F279D3" w14:paraId="4359FCA0" w14:textId="77777777" w:rsidTr="2AD621CB">
        <w:trPr>
          <w:trHeight w:val="16"/>
        </w:trPr>
        <w:tc>
          <w:tcPr>
            <w:tcW w:w="2694" w:type="pct"/>
            <w:tcMar>
              <w:top w:w="100" w:type="dxa"/>
              <w:left w:w="100" w:type="dxa"/>
              <w:bottom w:w="100" w:type="dxa"/>
              <w:right w:w="100" w:type="dxa"/>
            </w:tcMar>
          </w:tcPr>
          <w:p w14:paraId="54FA2877" w14:textId="295267A1" w:rsidR="00F279D3" w:rsidRPr="00E10F1B" w:rsidRDefault="00F279D3" w:rsidP="00501BAA">
            <w:pPr>
              <w:rPr>
                <w:bCs/>
                <w:lang w:val="en-US"/>
              </w:rPr>
            </w:pPr>
          </w:p>
        </w:tc>
        <w:tc>
          <w:tcPr>
            <w:tcW w:w="2306" w:type="pct"/>
            <w:tcMar>
              <w:top w:w="100" w:type="dxa"/>
              <w:left w:w="100" w:type="dxa"/>
              <w:bottom w:w="100" w:type="dxa"/>
              <w:right w:w="100" w:type="dxa"/>
            </w:tcMar>
          </w:tcPr>
          <w:p w14:paraId="1BEF3892" w14:textId="4D69D627" w:rsidR="00F279D3" w:rsidRPr="00E10F1B" w:rsidRDefault="00E66195" w:rsidP="00501BAA">
            <w:pPr>
              <w:rPr>
                <w:bCs/>
                <w:lang w:val="en-US"/>
              </w:rPr>
            </w:pPr>
            <w:r w:rsidRPr="00E66195">
              <w:rPr>
                <w:bCs/>
              </w:rPr>
              <w:t>3. Lấy thông tin người dùng hiện tại, gửi OTP tới số điện thoại và hiển thị form xác minh kèm thời gian còn lại.</w:t>
            </w:r>
          </w:p>
        </w:tc>
      </w:tr>
      <w:tr w:rsidR="00F279D3" w14:paraId="4D9955C6" w14:textId="77777777" w:rsidTr="2AD621CB">
        <w:trPr>
          <w:trHeight w:val="16"/>
        </w:trPr>
        <w:tc>
          <w:tcPr>
            <w:tcW w:w="2694" w:type="pct"/>
            <w:tcMar>
              <w:top w:w="100" w:type="dxa"/>
              <w:left w:w="100" w:type="dxa"/>
              <w:bottom w:w="100" w:type="dxa"/>
              <w:right w:w="100" w:type="dxa"/>
            </w:tcMar>
          </w:tcPr>
          <w:p w14:paraId="6E3D59D1" w14:textId="41B87198" w:rsidR="00F279D3" w:rsidRPr="00E10F1B" w:rsidRDefault="2AD621CB" w:rsidP="00501BAA">
            <w:r w:rsidRPr="2AD621CB">
              <w:rPr>
                <w:lang w:val="en-US"/>
              </w:rPr>
              <w:t>4. Nhập mã OTP và nhấn XÁC MINH.</w:t>
            </w:r>
          </w:p>
        </w:tc>
        <w:tc>
          <w:tcPr>
            <w:tcW w:w="2306" w:type="pct"/>
            <w:tcMar>
              <w:top w:w="100" w:type="dxa"/>
              <w:left w:w="100" w:type="dxa"/>
              <w:bottom w:w="100" w:type="dxa"/>
              <w:right w:w="100" w:type="dxa"/>
            </w:tcMar>
          </w:tcPr>
          <w:p w14:paraId="42ABA302" w14:textId="760FC8E8" w:rsidR="00F279D3" w:rsidRPr="00E10F1B" w:rsidRDefault="2AD621CB" w:rsidP="00501BAA">
            <w:r w:rsidRPr="2AD621CB">
              <w:rPr>
                <w:lang w:val="en-US"/>
              </w:rPr>
              <w:t>5. Nhận OTP từ form và kiểm tra mã OTP theo số điện thoại của người dùng.</w:t>
            </w:r>
          </w:p>
        </w:tc>
      </w:tr>
      <w:tr w:rsidR="00F279D3" w14:paraId="3EC7C258" w14:textId="77777777" w:rsidTr="2AD621CB">
        <w:trPr>
          <w:trHeight w:val="16"/>
        </w:trPr>
        <w:tc>
          <w:tcPr>
            <w:tcW w:w="2694" w:type="pct"/>
            <w:tcMar>
              <w:top w:w="100" w:type="dxa"/>
              <w:left w:w="100" w:type="dxa"/>
              <w:bottom w:w="100" w:type="dxa"/>
              <w:right w:w="100" w:type="dxa"/>
            </w:tcMar>
          </w:tcPr>
          <w:p w14:paraId="0E7C62CD" w14:textId="77777777" w:rsidR="00F279D3" w:rsidRPr="00E10F1B" w:rsidRDefault="00F279D3" w:rsidP="00501BAA">
            <w:pPr>
              <w:rPr>
                <w:bCs/>
              </w:rPr>
            </w:pPr>
          </w:p>
        </w:tc>
        <w:tc>
          <w:tcPr>
            <w:tcW w:w="2306" w:type="pct"/>
            <w:tcMar>
              <w:top w:w="100" w:type="dxa"/>
              <w:left w:w="100" w:type="dxa"/>
              <w:bottom w:w="100" w:type="dxa"/>
              <w:right w:w="100" w:type="dxa"/>
            </w:tcMar>
          </w:tcPr>
          <w:p w14:paraId="54E70C17" w14:textId="1CDA951C" w:rsidR="00F279D3" w:rsidRPr="003A2567" w:rsidRDefault="2AD621CB" w:rsidP="00501BAA">
            <w:r w:rsidRPr="2AD621CB">
              <w:rPr>
                <w:lang w:val="en-US"/>
              </w:rPr>
              <w:t>6. Nếu OTP hợp lệ, cập nhật thời điểm xác minh số điện thoại và lưu người dùng.</w:t>
            </w:r>
          </w:p>
        </w:tc>
      </w:tr>
      <w:tr w:rsidR="00F279D3" w14:paraId="03B9EB59" w14:textId="77777777" w:rsidTr="2AD621CB">
        <w:trPr>
          <w:trHeight w:val="16"/>
        </w:trPr>
        <w:tc>
          <w:tcPr>
            <w:tcW w:w="2694" w:type="pct"/>
            <w:tcMar>
              <w:top w:w="100" w:type="dxa"/>
              <w:left w:w="100" w:type="dxa"/>
              <w:bottom w:w="100" w:type="dxa"/>
              <w:right w:w="100" w:type="dxa"/>
            </w:tcMar>
          </w:tcPr>
          <w:p w14:paraId="10778AB4" w14:textId="2685B5BA" w:rsidR="00F279D3" w:rsidRPr="00E10F1B" w:rsidRDefault="00F279D3" w:rsidP="00501BAA">
            <w:pPr>
              <w:rPr>
                <w:bCs/>
              </w:rPr>
            </w:pPr>
          </w:p>
        </w:tc>
        <w:tc>
          <w:tcPr>
            <w:tcW w:w="2306" w:type="pct"/>
            <w:tcMar>
              <w:top w:w="100" w:type="dxa"/>
              <w:left w:w="100" w:type="dxa"/>
              <w:bottom w:w="100" w:type="dxa"/>
              <w:right w:w="100" w:type="dxa"/>
            </w:tcMar>
          </w:tcPr>
          <w:p w14:paraId="5510E1F9" w14:textId="2EB2D8E2" w:rsidR="00F279D3" w:rsidRPr="003A2567" w:rsidRDefault="2AD621CB" w:rsidP="00501BAA">
            <w:r w:rsidRPr="2AD621CB">
              <w:rPr>
                <w:lang w:val="en-US"/>
              </w:rPr>
              <w:t>7. Chuyển hướng về trang chủ /.</w:t>
            </w:r>
          </w:p>
        </w:tc>
      </w:tr>
      <w:tr w:rsidR="00F279D3" w14:paraId="531C99A4"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0E86594D" w14:textId="77777777" w:rsidR="00F279D3" w:rsidRDefault="00F279D3" w:rsidP="00501BAA">
            <w:r w:rsidRPr="57F0573F">
              <w:rPr>
                <w:b/>
                <w:lang w:val="en-US"/>
              </w:rPr>
              <w:t>Luồng sự kiện thay thế:</w:t>
            </w:r>
          </w:p>
        </w:tc>
      </w:tr>
      <w:tr w:rsidR="00F279D3" w14:paraId="1D8D0350" w14:textId="77777777" w:rsidTr="2AD621CB">
        <w:trPr>
          <w:trHeight w:val="16"/>
        </w:trPr>
        <w:tc>
          <w:tcPr>
            <w:tcW w:w="2694" w:type="pct"/>
            <w:tcMar>
              <w:top w:w="100" w:type="dxa"/>
              <w:left w:w="100" w:type="dxa"/>
              <w:bottom w:w="100" w:type="dxa"/>
              <w:right w:w="100" w:type="dxa"/>
            </w:tcMar>
          </w:tcPr>
          <w:p w14:paraId="0B3F0B0A" w14:textId="2B1565AE" w:rsidR="00F279D3" w:rsidRPr="00055229" w:rsidRDefault="2AD621CB" w:rsidP="00501BAA">
            <w:r w:rsidRPr="2AD621CB">
              <w:rPr>
                <w:lang w:val="en-US"/>
              </w:rPr>
              <w:t>1.1.1. Người dùng nhấn Gửi lại.</w:t>
            </w:r>
          </w:p>
        </w:tc>
        <w:tc>
          <w:tcPr>
            <w:tcW w:w="2306" w:type="pct"/>
            <w:tcMar>
              <w:top w:w="20" w:type="dxa"/>
              <w:left w:w="20" w:type="dxa"/>
              <w:bottom w:w="20" w:type="dxa"/>
              <w:right w:w="20" w:type="dxa"/>
            </w:tcMar>
          </w:tcPr>
          <w:p w14:paraId="0C9725AD" w14:textId="376B252A" w:rsidR="00F279D3" w:rsidRPr="00055229" w:rsidRDefault="2AD621CB" w:rsidP="00501BAA">
            <w:r w:rsidRPr="2AD621CB">
              <w:rPr>
                <w:lang w:val="en-US"/>
              </w:rPr>
              <w:t>1.1.2. Trang tải lại, hệ thống gửi lại OTP nếu cần và cập nhật thời gian còn lại.</w:t>
            </w:r>
          </w:p>
        </w:tc>
      </w:tr>
      <w:tr w:rsidR="00F279D3" w14:paraId="6221D44D" w14:textId="77777777" w:rsidTr="2AD621CB">
        <w:trPr>
          <w:trHeight w:val="16"/>
        </w:trPr>
        <w:tc>
          <w:tcPr>
            <w:tcW w:w="2694" w:type="pct"/>
            <w:tcMar>
              <w:top w:w="100" w:type="dxa"/>
              <w:left w:w="100" w:type="dxa"/>
              <w:bottom w:w="100" w:type="dxa"/>
              <w:right w:w="100" w:type="dxa"/>
            </w:tcMar>
          </w:tcPr>
          <w:p w14:paraId="45C4E702" w14:textId="0FA10F99" w:rsidR="00F279D3" w:rsidRPr="00055229" w:rsidRDefault="2AD621CB" w:rsidP="00501BAA">
            <w:r w:rsidRPr="2AD621CB">
              <w:rPr>
                <w:lang w:val="en-US"/>
              </w:rPr>
              <w:t>1.2.1. Người dùng chưa đăng nhập truy cập trang xác minh.</w:t>
            </w:r>
          </w:p>
        </w:tc>
        <w:tc>
          <w:tcPr>
            <w:tcW w:w="2306" w:type="pct"/>
            <w:tcMar>
              <w:top w:w="20" w:type="dxa"/>
              <w:left w:w="20" w:type="dxa"/>
              <w:bottom w:w="20" w:type="dxa"/>
              <w:right w:w="20" w:type="dxa"/>
            </w:tcMar>
          </w:tcPr>
          <w:p w14:paraId="2DDF147D" w14:textId="1EADBDCA" w:rsidR="00F279D3" w:rsidRPr="004F0592" w:rsidRDefault="2AD621CB" w:rsidP="00501BAA">
            <w:r w:rsidRPr="2AD621CB">
              <w:rPr>
                <w:lang w:val="en-US"/>
              </w:rPr>
              <w:t>1.2.2. Chuyển hướng về trang chủ /.</w:t>
            </w:r>
          </w:p>
        </w:tc>
      </w:tr>
      <w:tr w:rsidR="00F279D3" w14:paraId="68A3CC77" w14:textId="77777777" w:rsidTr="2AD621CB">
        <w:trPr>
          <w:trHeight w:val="16"/>
        </w:trPr>
        <w:tc>
          <w:tcPr>
            <w:tcW w:w="2694" w:type="pct"/>
            <w:tcMar>
              <w:top w:w="100" w:type="dxa"/>
              <w:left w:w="100" w:type="dxa"/>
              <w:bottom w:w="100" w:type="dxa"/>
              <w:right w:w="100" w:type="dxa"/>
            </w:tcMar>
          </w:tcPr>
          <w:p w14:paraId="46DA8675" w14:textId="3F5BC803" w:rsidR="00F279D3" w:rsidRPr="00055229" w:rsidRDefault="2AD621CB" w:rsidP="00501BAA">
            <w:r w:rsidRPr="2AD621CB">
              <w:rPr>
                <w:lang w:val="en-US"/>
              </w:rPr>
              <w:t>4.1. Nhập mã OTP không hợp lệ.</w:t>
            </w:r>
          </w:p>
        </w:tc>
        <w:tc>
          <w:tcPr>
            <w:tcW w:w="2306" w:type="pct"/>
            <w:tcMar>
              <w:top w:w="20" w:type="dxa"/>
              <w:left w:w="20" w:type="dxa"/>
              <w:bottom w:w="20" w:type="dxa"/>
              <w:right w:w="20" w:type="dxa"/>
            </w:tcMar>
          </w:tcPr>
          <w:p w14:paraId="48651357" w14:textId="0116497E" w:rsidR="00F279D3" w:rsidRPr="00F96F36" w:rsidRDefault="2AD621CB" w:rsidP="00501BAA">
            <w:r w:rsidRPr="2AD621CB">
              <w:rPr>
                <w:lang w:val="en-US"/>
              </w:rPr>
              <w:t>4.2. Trả về form xác minh với thông báo lỗi Mã OTP không đúng.</w:t>
            </w:r>
          </w:p>
        </w:tc>
      </w:tr>
      <w:tr w:rsidR="00F279D3" w14:paraId="08750F9A"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035C56A8" w14:textId="77777777" w:rsidR="00F279D3" w:rsidRPr="00055229" w:rsidRDefault="00F279D3" w:rsidP="00501BAA">
            <w:r w:rsidRPr="57F0573F">
              <w:rPr>
                <w:b/>
                <w:lang w:val="en-US"/>
              </w:rPr>
              <w:t>Luồng sự kiện ngoại lệ:</w:t>
            </w:r>
          </w:p>
        </w:tc>
      </w:tr>
      <w:tr w:rsidR="00F279D3" w14:paraId="2D200BCA" w14:textId="77777777" w:rsidTr="2AD621CB">
        <w:trPr>
          <w:trHeight w:val="18"/>
        </w:trPr>
        <w:tc>
          <w:tcPr>
            <w:tcW w:w="2694" w:type="pct"/>
            <w:tcMar>
              <w:top w:w="100" w:type="dxa"/>
              <w:left w:w="100" w:type="dxa"/>
              <w:bottom w:w="100" w:type="dxa"/>
              <w:right w:w="100" w:type="dxa"/>
            </w:tcMar>
          </w:tcPr>
          <w:p w14:paraId="0DE42CA3" w14:textId="77777777" w:rsidR="00F279D3" w:rsidRDefault="00F279D3" w:rsidP="00501BAA"/>
        </w:tc>
        <w:tc>
          <w:tcPr>
            <w:tcW w:w="2306" w:type="pct"/>
            <w:tcMar>
              <w:top w:w="20" w:type="dxa"/>
              <w:left w:w="20" w:type="dxa"/>
              <w:bottom w:w="20" w:type="dxa"/>
              <w:right w:w="20" w:type="dxa"/>
            </w:tcMar>
          </w:tcPr>
          <w:p w14:paraId="05912AB5" w14:textId="77777777" w:rsidR="00F279D3" w:rsidRPr="00055229" w:rsidRDefault="00F279D3" w:rsidP="00501BAA"/>
        </w:tc>
      </w:tr>
    </w:tbl>
    <w:p w14:paraId="41711A67" w14:textId="77777777" w:rsidR="00F279D3" w:rsidRPr="00126AC3" w:rsidRDefault="00F279D3" w:rsidP="00F279D3">
      <w:pPr>
        <w:pStyle w:val="ListParagraph"/>
        <w:numPr>
          <w:ilvl w:val="0"/>
          <w:numId w:val="86"/>
        </w:numPr>
        <w:rPr>
          <w:lang w:val="en-US"/>
        </w:rPr>
      </w:pPr>
      <w:r w:rsidRPr="00126AC3">
        <w:rPr>
          <w:lang w:val="en-US"/>
        </w:rPr>
        <w:t>Activity Diagram:</w:t>
      </w:r>
    </w:p>
    <w:p w14:paraId="2B0EA8FA" w14:textId="3643AD75" w:rsidR="00F279D3" w:rsidRPr="008A3DEF" w:rsidRDefault="00EE013D" w:rsidP="00F279D3">
      <w:pPr>
        <w:rPr>
          <w:lang w:val="en-US"/>
        </w:rPr>
      </w:pPr>
      <w:r>
        <w:rPr>
          <w:noProof/>
        </w:rPr>
        <w:lastRenderedPageBreak/>
        <w:drawing>
          <wp:inline distT="0" distB="0" distL="0" distR="0" wp14:anchorId="3F881036" wp14:editId="6B5A8DD4">
            <wp:extent cx="5732145" cy="7678420"/>
            <wp:effectExtent l="0" t="0" r="1905" b="0"/>
            <wp:docPr id="49" name="Picture 4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2145" cy="7678420"/>
                    </a:xfrm>
                    <a:prstGeom prst="rect">
                      <a:avLst/>
                    </a:prstGeom>
                    <a:noFill/>
                    <a:ln>
                      <a:noFill/>
                    </a:ln>
                  </pic:spPr>
                </pic:pic>
              </a:graphicData>
            </a:graphic>
          </wp:inline>
        </w:drawing>
      </w:r>
    </w:p>
    <w:p w14:paraId="6C754434" w14:textId="77777777" w:rsidR="00F279D3" w:rsidRPr="00126AC3" w:rsidRDefault="00F279D3" w:rsidP="00F279D3">
      <w:pPr>
        <w:pStyle w:val="ListParagraph"/>
        <w:numPr>
          <w:ilvl w:val="0"/>
          <w:numId w:val="86"/>
        </w:numPr>
        <w:rPr>
          <w:lang w:val="en-US"/>
        </w:rPr>
      </w:pPr>
      <w:r w:rsidRPr="00126AC3">
        <w:rPr>
          <w:lang w:val="en-US"/>
        </w:rPr>
        <w:t>Sequence Diagram:</w:t>
      </w:r>
    </w:p>
    <w:p w14:paraId="69C6605F" w14:textId="396F564A" w:rsidR="00F279D3" w:rsidRPr="00126AC3" w:rsidRDefault="00EE013D" w:rsidP="00F279D3">
      <w:pPr>
        <w:rPr>
          <w:lang w:val="en-US"/>
        </w:rPr>
      </w:pPr>
      <w:r>
        <w:rPr>
          <w:noProof/>
        </w:rPr>
        <w:lastRenderedPageBreak/>
        <w:drawing>
          <wp:inline distT="0" distB="0" distL="0" distR="0" wp14:anchorId="4A924050" wp14:editId="1B623539">
            <wp:extent cx="5732145" cy="6842125"/>
            <wp:effectExtent l="0" t="0" r="1905" b="0"/>
            <wp:docPr id="50" name="Picture 5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2145" cy="6842125"/>
                    </a:xfrm>
                    <a:prstGeom prst="rect">
                      <a:avLst/>
                    </a:prstGeom>
                    <a:noFill/>
                    <a:ln>
                      <a:noFill/>
                    </a:ln>
                  </pic:spPr>
                </pic:pic>
              </a:graphicData>
            </a:graphic>
          </wp:inline>
        </w:drawing>
      </w:r>
    </w:p>
    <w:p w14:paraId="4BBE387B" w14:textId="77777777" w:rsidR="00F279D3" w:rsidRPr="00F279D3" w:rsidRDefault="00F279D3" w:rsidP="00F279D3">
      <w:pPr>
        <w:rPr>
          <w:lang w:val="en-US"/>
        </w:rPr>
      </w:pPr>
    </w:p>
    <w:p w14:paraId="4B9C6E89" w14:textId="1D21B8E0" w:rsidR="002A250F" w:rsidRPr="002A250F" w:rsidRDefault="005C1E0C" w:rsidP="00270EB6">
      <w:pPr>
        <w:pStyle w:val="Heading3"/>
        <w:rPr>
          <w:lang w:val="en-US"/>
        </w:rPr>
      </w:pPr>
      <w:r w:rsidRPr="005C1E0C">
        <w:rPr>
          <w:lang w:val="en-US"/>
        </w:rPr>
        <w:t>C-23</w:t>
      </w:r>
      <w:r w:rsidR="00915EAA">
        <w:rPr>
          <w:lang w:val="en-US"/>
        </w:rPr>
        <w:t>_</w:t>
      </w:r>
      <w:r w:rsidRPr="005C1E0C">
        <w:rPr>
          <w:lang w:val="en-US"/>
        </w:rPr>
        <w:t>Chat tư vấn realtime</w:t>
      </w:r>
    </w:p>
    <w:p w14:paraId="04BC6014" w14:textId="77777777" w:rsidR="0039606A" w:rsidRDefault="0039606A" w:rsidP="004743F3">
      <w:pPr>
        <w:pStyle w:val="ListParagraph"/>
        <w:numPr>
          <w:ilvl w:val="0"/>
          <w:numId w:val="54"/>
        </w:numPr>
        <w:rPr>
          <w:lang w:val="en-US"/>
        </w:rPr>
      </w:pPr>
      <w:r w:rsidRPr="0C3337AC">
        <w:rPr>
          <w:lang w:val="en-US"/>
        </w:rPr>
        <w:t>Đặc tả</w:t>
      </w:r>
    </w:p>
    <w:tbl>
      <w:tblPr>
        <w:tblStyle w:val="TableGrid"/>
        <w:tblW w:w="0" w:type="auto"/>
        <w:tblLook w:val="06A0" w:firstRow="1" w:lastRow="0" w:firstColumn="1" w:lastColumn="0" w:noHBand="1" w:noVBand="1"/>
      </w:tblPr>
      <w:tblGrid>
        <w:gridCol w:w="4200"/>
        <w:gridCol w:w="4817"/>
      </w:tblGrid>
      <w:tr w:rsidR="0039606A" w14:paraId="2D5B685B" w14:textId="77777777" w:rsidTr="2AD621CB">
        <w:trPr>
          <w:trHeight w:val="300"/>
        </w:trPr>
        <w:tc>
          <w:tcPr>
            <w:tcW w:w="9017" w:type="dxa"/>
            <w:gridSpan w:val="2"/>
          </w:tcPr>
          <w:p w14:paraId="49BE875A" w14:textId="77777777" w:rsidR="0039606A" w:rsidRDefault="0039606A">
            <w:r w:rsidRPr="10F93183">
              <w:rPr>
                <w:b/>
                <w:bCs/>
              </w:rPr>
              <w:t>UCID:</w:t>
            </w:r>
            <w:r>
              <w:t xml:space="preserve"> C-23</w:t>
            </w:r>
          </w:p>
        </w:tc>
      </w:tr>
      <w:tr w:rsidR="0039606A" w14:paraId="0ED4EA7E" w14:textId="77777777" w:rsidTr="2AD621CB">
        <w:trPr>
          <w:trHeight w:val="300"/>
        </w:trPr>
        <w:tc>
          <w:tcPr>
            <w:tcW w:w="9017" w:type="dxa"/>
            <w:gridSpan w:val="2"/>
          </w:tcPr>
          <w:p w14:paraId="26BF2AAD" w14:textId="77777777" w:rsidR="0039606A" w:rsidRDefault="0039606A">
            <w:pPr>
              <w:rPr>
                <w:b/>
                <w:bCs/>
                <w:lang w:val="en-US"/>
              </w:rPr>
            </w:pPr>
            <w:r w:rsidRPr="3F0C0EE4">
              <w:rPr>
                <w:b/>
                <w:bCs/>
                <w:lang w:val="en-US"/>
              </w:rPr>
              <w:t>Tên Usecase:</w:t>
            </w:r>
            <w:r w:rsidRPr="3F0C0EE4">
              <w:rPr>
                <w:lang w:val="en-US"/>
              </w:rPr>
              <w:t xml:space="preserve"> Chat tư vấn realtime</w:t>
            </w:r>
          </w:p>
        </w:tc>
      </w:tr>
      <w:tr w:rsidR="0039606A" w14:paraId="14F99D21" w14:textId="77777777" w:rsidTr="2AD621CB">
        <w:trPr>
          <w:trHeight w:val="300"/>
        </w:trPr>
        <w:tc>
          <w:tcPr>
            <w:tcW w:w="9017" w:type="dxa"/>
            <w:gridSpan w:val="2"/>
          </w:tcPr>
          <w:p w14:paraId="1934ADBB" w14:textId="77777777" w:rsidR="0039606A" w:rsidRDefault="0039606A">
            <w:pPr>
              <w:rPr>
                <w:b/>
                <w:bCs/>
                <w:lang w:val="en-US"/>
              </w:rPr>
            </w:pPr>
            <w:r w:rsidRPr="73F84548">
              <w:rPr>
                <w:b/>
                <w:bCs/>
                <w:lang w:val="en-US"/>
              </w:rPr>
              <w:lastRenderedPageBreak/>
              <w:t>Mô tả sơ lược:</w:t>
            </w:r>
            <w:r w:rsidRPr="73F84548">
              <w:rPr>
                <w:lang w:val="en-US"/>
              </w:rPr>
              <w:t xml:space="preserve"> Khách hàng có thể trao đổi tự động với AI Chatbot để hỏi đáp thông tin sản phẩm/đơn hàng. Khi cần thiết, khách hàng gửi yêu cầu kết nối với nhân viên. Nhân viên tiếp nhận phiên và hai bên chat trực tiếp (realtime) qua giao thức WebSocket.</w:t>
            </w:r>
          </w:p>
        </w:tc>
      </w:tr>
      <w:tr w:rsidR="0039606A" w14:paraId="718C2CAD" w14:textId="77777777" w:rsidTr="2AD621CB">
        <w:trPr>
          <w:trHeight w:val="300"/>
        </w:trPr>
        <w:tc>
          <w:tcPr>
            <w:tcW w:w="9017" w:type="dxa"/>
            <w:gridSpan w:val="2"/>
          </w:tcPr>
          <w:p w14:paraId="470DA553" w14:textId="77777777" w:rsidR="0039606A" w:rsidRDefault="0039606A">
            <w:pPr>
              <w:rPr>
                <w:b/>
                <w:bCs/>
                <w:lang w:val="en-US"/>
              </w:rPr>
            </w:pPr>
            <w:r w:rsidRPr="10F93183">
              <w:rPr>
                <w:b/>
                <w:bCs/>
                <w:lang w:val="en-US"/>
              </w:rPr>
              <w:t>Actor chính:</w:t>
            </w:r>
            <w:r w:rsidRPr="10F93183">
              <w:rPr>
                <w:lang w:val="en-US"/>
              </w:rPr>
              <w:t xml:space="preserve"> </w:t>
            </w:r>
            <w:r>
              <w:t>Customer, Employee</w:t>
            </w:r>
          </w:p>
        </w:tc>
      </w:tr>
      <w:tr w:rsidR="0039606A" w14:paraId="37756343" w14:textId="77777777" w:rsidTr="2AD621CB">
        <w:trPr>
          <w:trHeight w:val="300"/>
        </w:trPr>
        <w:tc>
          <w:tcPr>
            <w:tcW w:w="9017" w:type="dxa"/>
            <w:gridSpan w:val="2"/>
          </w:tcPr>
          <w:p w14:paraId="299AECA6" w14:textId="77777777" w:rsidR="0039606A" w:rsidRDefault="0039606A">
            <w:pPr>
              <w:rPr>
                <w:b/>
                <w:bCs/>
                <w:lang w:val="en-US"/>
              </w:rPr>
            </w:pPr>
            <w:r w:rsidRPr="2910EF06">
              <w:rPr>
                <w:b/>
                <w:bCs/>
                <w:lang w:val="en-US"/>
              </w:rPr>
              <w:t>Actor phụ:</w:t>
            </w:r>
            <w:r w:rsidRPr="2910EF06">
              <w:rPr>
                <w:lang w:val="en-US"/>
              </w:rPr>
              <w:t xml:space="preserve"> Hệ thống AI (Gemini)</w:t>
            </w:r>
          </w:p>
        </w:tc>
      </w:tr>
      <w:tr w:rsidR="0039606A" w14:paraId="6A92647A" w14:textId="77777777" w:rsidTr="2AD621CB">
        <w:trPr>
          <w:trHeight w:val="300"/>
        </w:trPr>
        <w:tc>
          <w:tcPr>
            <w:tcW w:w="9017" w:type="dxa"/>
            <w:gridSpan w:val="2"/>
          </w:tcPr>
          <w:p w14:paraId="2D6DDBB4" w14:textId="77777777" w:rsidR="0039606A" w:rsidRDefault="0039606A">
            <w:pPr>
              <w:rPr>
                <w:b/>
                <w:bCs/>
                <w:lang w:val="en-US"/>
              </w:rPr>
            </w:pPr>
            <w:r w:rsidRPr="10F93183">
              <w:rPr>
                <w:b/>
                <w:bCs/>
                <w:lang w:val="en-US"/>
              </w:rPr>
              <w:t>Tiền điều kiện:</w:t>
            </w:r>
            <w:r w:rsidRPr="10F93183">
              <w:rPr>
                <w:lang w:val="en-US"/>
              </w:rPr>
              <w:t xml:space="preserve"> </w:t>
            </w:r>
            <w:r w:rsidRPr="2910EF06">
              <w:rPr>
                <w:lang w:val="en-US"/>
              </w:rPr>
              <w:t>Khách hàng</w:t>
            </w:r>
            <w:r w:rsidRPr="10F93183">
              <w:rPr>
                <w:lang w:val="en-US"/>
              </w:rPr>
              <w:t xml:space="preserve"> đã </w:t>
            </w:r>
            <w:r w:rsidRPr="2910EF06">
              <w:rPr>
                <w:lang w:val="en-US"/>
              </w:rPr>
              <w:t xml:space="preserve">mở khung chat và có sessionId định danh. Nhân viên (nếu tham gia) phải </w:t>
            </w:r>
            <w:r w:rsidRPr="10F93183">
              <w:rPr>
                <w:lang w:val="en-US"/>
              </w:rPr>
              <w:t>đăng nhập</w:t>
            </w:r>
            <w:r w:rsidRPr="2910EF06">
              <w:rPr>
                <w:lang w:val="en-US"/>
              </w:rPr>
              <w:t xml:space="preserve"> trên hệ thống quản trị</w:t>
            </w:r>
            <w:r w:rsidRPr="10F93183">
              <w:rPr>
                <w:lang w:val="en-US"/>
              </w:rPr>
              <w:t>.</w:t>
            </w:r>
          </w:p>
        </w:tc>
      </w:tr>
      <w:tr w:rsidR="0039606A" w14:paraId="728EA4EA" w14:textId="77777777" w:rsidTr="2AD621CB">
        <w:trPr>
          <w:trHeight w:val="300"/>
        </w:trPr>
        <w:tc>
          <w:tcPr>
            <w:tcW w:w="9017" w:type="dxa"/>
            <w:gridSpan w:val="2"/>
          </w:tcPr>
          <w:p w14:paraId="0D257F3B" w14:textId="77777777" w:rsidR="0039606A" w:rsidRDefault="0039606A">
            <w:pPr>
              <w:rPr>
                <w:b/>
                <w:bCs/>
                <w:lang w:val="en-US"/>
              </w:rPr>
            </w:pPr>
            <w:r w:rsidRPr="2910EF06">
              <w:rPr>
                <w:b/>
                <w:bCs/>
                <w:lang w:val="en-US"/>
              </w:rPr>
              <w:t>Hậu điều kiện:</w:t>
            </w:r>
            <w:r w:rsidRPr="2910EF06">
              <w:rPr>
                <w:lang w:val="en-US"/>
              </w:rPr>
              <w:t xml:space="preserve"> Tin nhắn của AI và người dùng đều được lưu lại vào cơ sở dữ liệu. Trạng thái phân công phiên hỗ trợ được cập nhật đúng với nhân viên tiếp nhận.</w:t>
            </w:r>
          </w:p>
        </w:tc>
      </w:tr>
      <w:tr w:rsidR="0039606A" w14:paraId="3B157B16" w14:textId="77777777" w:rsidTr="2AD621CB">
        <w:trPr>
          <w:trHeight w:val="300"/>
        </w:trPr>
        <w:tc>
          <w:tcPr>
            <w:tcW w:w="9017" w:type="dxa"/>
            <w:gridSpan w:val="2"/>
            <w:shd w:val="clear" w:color="auto" w:fill="A6A6A6" w:themeFill="background1" w:themeFillShade="A6"/>
          </w:tcPr>
          <w:p w14:paraId="6559A4D5" w14:textId="77777777" w:rsidR="0039606A" w:rsidRDefault="0039606A">
            <w:pPr>
              <w:rPr>
                <w:b/>
                <w:bCs/>
                <w:lang w:val="en-US"/>
              </w:rPr>
            </w:pPr>
            <w:r w:rsidRPr="10F93183">
              <w:rPr>
                <w:b/>
                <w:bCs/>
                <w:lang w:val="en-US"/>
              </w:rPr>
              <w:t>Luồng sự kiện chính:</w:t>
            </w:r>
          </w:p>
        </w:tc>
      </w:tr>
      <w:tr w:rsidR="0039606A" w14:paraId="5990E86C" w14:textId="77777777" w:rsidTr="2AD621CB">
        <w:trPr>
          <w:trHeight w:val="300"/>
        </w:trPr>
        <w:tc>
          <w:tcPr>
            <w:tcW w:w="9017" w:type="dxa"/>
            <w:gridSpan w:val="2"/>
          </w:tcPr>
          <w:p w14:paraId="421FD08F" w14:textId="77777777" w:rsidR="0039606A" w:rsidRDefault="0039606A">
            <w:pPr>
              <w:rPr>
                <w:b/>
                <w:bCs/>
                <w:color w:val="000000" w:themeColor="text1"/>
                <w:lang w:val="en-US"/>
              </w:rPr>
            </w:pPr>
            <w:r w:rsidRPr="79AF41AA">
              <w:rPr>
                <w:b/>
                <w:bCs/>
                <w:color w:val="000000" w:themeColor="text1"/>
                <w:lang w:val="en-US"/>
              </w:rPr>
              <w:t>Giai đoạn 1: Chat với AI Chatbot</w:t>
            </w:r>
          </w:p>
        </w:tc>
      </w:tr>
      <w:tr w:rsidR="0039606A" w14:paraId="6E42CF8F" w14:textId="77777777" w:rsidTr="2AD621CB">
        <w:trPr>
          <w:trHeight w:val="300"/>
        </w:trPr>
        <w:tc>
          <w:tcPr>
            <w:tcW w:w="4200" w:type="dxa"/>
          </w:tcPr>
          <w:p w14:paraId="27315559" w14:textId="77777777" w:rsidR="0039606A" w:rsidRDefault="0039606A">
            <w:pPr>
              <w:rPr>
                <w:lang w:val="en-US"/>
              </w:rPr>
            </w:pPr>
            <w:r w:rsidRPr="79AF41AA">
              <w:rPr>
                <w:lang w:val="en-US"/>
              </w:rPr>
              <w:t>1. Customer gửi yêu cầu chat tới hệ thống tự động qua POST /api/chat.</w:t>
            </w:r>
          </w:p>
        </w:tc>
        <w:tc>
          <w:tcPr>
            <w:tcW w:w="4817" w:type="dxa"/>
          </w:tcPr>
          <w:p w14:paraId="2AA3F034" w14:textId="77777777" w:rsidR="0039606A" w:rsidRDefault="0039606A">
            <w:pPr>
              <w:rPr>
                <w:lang w:val="en-US"/>
              </w:rPr>
            </w:pPr>
            <w:r w:rsidRPr="79AF41AA">
              <w:rPr>
                <w:lang w:val="en-US"/>
              </w:rPr>
              <w:t>2. AiChatController gọi AiChatService.generateReply().</w:t>
            </w:r>
          </w:p>
        </w:tc>
      </w:tr>
      <w:tr w:rsidR="0039606A" w14:paraId="6A3FBD21" w14:textId="77777777" w:rsidTr="2AD621CB">
        <w:trPr>
          <w:trHeight w:val="300"/>
        </w:trPr>
        <w:tc>
          <w:tcPr>
            <w:tcW w:w="4200" w:type="dxa"/>
          </w:tcPr>
          <w:p w14:paraId="14218488" w14:textId="77777777" w:rsidR="0039606A" w:rsidRDefault="0039606A">
            <w:pPr>
              <w:rPr>
                <w:b/>
                <w:bCs/>
                <w:lang w:val="en-US"/>
              </w:rPr>
            </w:pPr>
          </w:p>
        </w:tc>
        <w:tc>
          <w:tcPr>
            <w:tcW w:w="4817" w:type="dxa"/>
          </w:tcPr>
          <w:p w14:paraId="64E61851" w14:textId="77777777" w:rsidR="0039606A" w:rsidRDefault="0039606A">
            <w:pPr>
              <w:rPr>
                <w:lang w:val="en-US"/>
              </w:rPr>
            </w:pPr>
            <w:r w:rsidRPr="79AF41AA">
              <w:rPr>
                <w:lang w:val="en-US"/>
              </w:rPr>
              <w:t>3. Service lưu tin nhắn của Customer (với sender "USER") vào DB qua ChatMessageRepository.</w:t>
            </w:r>
          </w:p>
        </w:tc>
      </w:tr>
      <w:tr w:rsidR="0039606A" w14:paraId="2061CB39" w14:textId="77777777" w:rsidTr="2AD621CB">
        <w:trPr>
          <w:trHeight w:val="300"/>
        </w:trPr>
        <w:tc>
          <w:tcPr>
            <w:tcW w:w="4200" w:type="dxa"/>
          </w:tcPr>
          <w:p w14:paraId="2A4795CC" w14:textId="77777777" w:rsidR="0039606A" w:rsidRDefault="0039606A">
            <w:pPr>
              <w:rPr>
                <w:b/>
                <w:bCs/>
                <w:lang w:val="en-US"/>
              </w:rPr>
            </w:pPr>
          </w:p>
        </w:tc>
        <w:tc>
          <w:tcPr>
            <w:tcW w:w="4817" w:type="dxa"/>
          </w:tcPr>
          <w:p w14:paraId="174A81C9" w14:textId="77777777" w:rsidR="0039606A" w:rsidRDefault="0039606A">
            <w:pPr>
              <w:rPr>
                <w:lang w:val="en-US"/>
              </w:rPr>
            </w:pPr>
            <w:r w:rsidRPr="79AF41AA">
              <w:rPr>
                <w:lang w:val="en-US"/>
              </w:rPr>
              <w:t>4. Service gửi tin nhắn đến Gemini AI Assistant để lấy câu trả lời.</w:t>
            </w:r>
          </w:p>
        </w:tc>
      </w:tr>
      <w:tr w:rsidR="0039606A" w14:paraId="2729CC1B" w14:textId="77777777" w:rsidTr="2AD621CB">
        <w:trPr>
          <w:trHeight w:val="300"/>
        </w:trPr>
        <w:tc>
          <w:tcPr>
            <w:tcW w:w="4200" w:type="dxa"/>
          </w:tcPr>
          <w:p w14:paraId="62BDFCF5" w14:textId="77777777" w:rsidR="0039606A" w:rsidRDefault="0039606A">
            <w:pPr>
              <w:rPr>
                <w:b/>
                <w:bCs/>
                <w:lang w:val="en-US"/>
              </w:rPr>
            </w:pPr>
          </w:p>
        </w:tc>
        <w:tc>
          <w:tcPr>
            <w:tcW w:w="4817" w:type="dxa"/>
          </w:tcPr>
          <w:p w14:paraId="2D9E2623" w14:textId="77777777" w:rsidR="0039606A" w:rsidRDefault="0039606A">
            <w:pPr>
              <w:rPr>
                <w:lang w:val="en-US"/>
              </w:rPr>
            </w:pPr>
            <w:r w:rsidRPr="79AF41AA">
              <w:rPr>
                <w:lang w:val="en-US"/>
              </w:rPr>
              <w:t>5. Sau khi nhận kết quả, Service lưu tin nhắn phản hồi (với sender "AI") vào DB và Controller trả kết quả dưới dạng JSON cho Customer.</w:t>
            </w:r>
          </w:p>
        </w:tc>
      </w:tr>
      <w:tr w:rsidR="0039606A" w14:paraId="3FCB64F6" w14:textId="77777777" w:rsidTr="2AD621CB">
        <w:trPr>
          <w:trHeight w:val="300"/>
        </w:trPr>
        <w:tc>
          <w:tcPr>
            <w:tcW w:w="9017" w:type="dxa"/>
            <w:gridSpan w:val="2"/>
          </w:tcPr>
          <w:p w14:paraId="0987F4EA" w14:textId="77777777" w:rsidR="0039606A" w:rsidRDefault="0039606A">
            <w:pPr>
              <w:rPr>
                <w:b/>
                <w:bCs/>
                <w:lang w:val="en-US"/>
              </w:rPr>
            </w:pPr>
            <w:r w:rsidRPr="26049A58">
              <w:rPr>
                <w:b/>
                <w:bCs/>
                <w:lang w:val="en-US"/>
              </w:rPr>
              <w:t>Giai đoạn 2: Yêu cầu nhân viên và Chat Realtime</w:t>
            </w:r>
          </w:p>
        </w:tc>
      </w:tr>
      <w:tr w:rsidR="0039606A" w14:paraId="51F86CA4" w14:textId="77777777" w:rsidTr="2AD621CB">
        <w:trPr>
          <w:trHeight w:val="300"/>
        </w:trPr>
        <w:tc>
          <w:tcPr>
            <w:tcW w:w="4200" w:type="dxa"/>
          </w:tcPr>
          <w:p w14:paraId="78ED14CB" w14:textId="77777777" w:rsidR="0039606A" w:rsidRPr="170CF1F9" w:rsidRDefault="0039606A">
            <w:pPr>
              <w:rPr>
                <w:lang w:val="en-US"/>
              </w:rPr>
            </w:pPr>
            <w:r w:rsidRPr="353D13AA">
              <w:rPr>
                <w:lang w:val="en-US"/>
              </w:rPr>
              <w:t>6. Customer nhấn nút Yêu cầu nhân viên hỗ trợ (gửi POST /api/support/request</w:t>
            </w:r>
          </w:p>
        </w:tc>
        <w:tc>
          <w:tcPr>
            <w:tcW w:w="4817" w:type="dxa"/>
          </w:tcPr>
          <w:p w14:paraId="3A43B15F" w14:textId="77777777" w:rsidR="0039606A" w:rsidRPr="5472C338" w:rsidRDefault="0039606A">
            <w:pPr>
              <w:rPr>
                <w:color w:val="000000" w:themeColor="text1"/>
                <w:lang w:val="en-US"/>
              </w:rPr>
            </w:pPr>
            <w:r w:rsidRPr="353D13AA">
              <w:rPr>
                <w:lang w:val="en-US"/>
              </w:rPr>
              <w:t>7. ChatSupportController cập nhật danh sách activeSessions trong bộ nhớ và phát thông báo qua WebSocket /topic/support/requests.</w:t>
            </w:r>
          </w:p>
        </w:tc>
      </w:tr>
      <w:tr w:rsidR="0039606A" w14:paraId="3A3EF2EE" w14:textId="77777777" w:rsidTr="2AD621CB">
        <w:trPr>
          <w:trHeight w:val="300"/>
        </w:trPr>
        <w:tc>
          <w:tcPr>
            <w:tcW w:w="4200" w:type="dxa"/>
          </w:tcPr>
          <w:p w14:paraId="426CB555" w14:textId="77777777" w:rsidR="0039606A" w:rsidRDefault="0039606A">
            <w:pPr>
              <w:rPr>
                <w:lang w:val="en-US"/>
              </w:rPr>
            </w:pPr>
            <w:r w:rsidRPr="170CF1F9">
              <w:rPr>
                <w:lang w:val="en-US"/>
              </w:rPr>
              <w:lastRenderedPageBreak/>
              <w:t>8. Employee nhận được thông báo phiên mới, bấm nút Tiếp nhận (gửi POST /api/support/assign).</w:t>
            </w:r>
          </w:p>
        </w:tc>
        <w:tc>
          <w:tcPr>
            <w:tcW w:w="4817" w:type="dxa"/>
          </w:tcPr>
          <w:p w14:paraId="5F754AFB" w14:textId="77777777" w:rsidR="0039606A" w:rsidRDefault="0039606A">
            <w:pPr>
              <w:rPr>
                <w:color w:val="000000" w:themeColor="text1"/>
                <w:lang w:val="en-US"/>
              </w:rPr>
            </w:pPr>
            <w:r w:rsidRPr="5472C338">
              <w:rPr>
                <w:color w:val="000000" w:themeColor="text1"/>
                <w:lang w:val="en-US"/>
              </w:rPr>
              <w:t>9. ChatSupportController gán tên nhân viên vào phiên hỗ trợ và phát lại thông báo cập nhật qua /topic/support/requests.</w:t>
            </w:r>
          </w:p>
          <w:p w14:paraId="31CA5581" w14:textId="77777777" w:rsidR="0039606A" w:rsidRDefault="0039606A">
            <w:pPr>
              <w:rPr>
                <w:lang w:val="en-US"/>
              </w:rPr>
            </w:pPr>
          </w:p>
        </w:tc>
      </w:tr>
      <w:tr w:rsidR="0039606A" w14:paraId="2C90DC41" w14:textId="77777777" w:rsidTr="2AD621CB">
        <w:trPr>
          <w:trHeight w:val="300"/>
        </w:trPr>
        <w:tc>
          <w:tcPr>
            <w:tcW w:w="4200" w:type="dxa"/>
          </w:tcPr>
          <w:p w14:paraId="1BFA6FBA" w14:textId="77777777" w:rsidR="0039606A" w:rsidRPr="006812B6" w:rsidRDefault="0039606A">
            <w:pPr>
              <w:rPr>
                <w:lang w:val="en-US"/>
              </w:rPr>
            </w:pPr>
            <w:r w:rsidRPr="006812B6">
              <w:rPr>
                <w:lang w:val="en-US"/>
              </w:rPr>
              <w:t>10. Customer hoặc Employee gửi tin nhắn trực tiếp qua kênh WebSocket /chat.send.</w:t>
            </w:r>
          </w:p>
        </w:tc>
        <w:tc>
          <w:tcPr>
            <w:tcW w:w="4817" w:type="dxa"/>
          </w:tcPr>
          <w:p w14:paraId="719CEF2F" w14:textId="77777777" w:rsidR="0039606A" w:rsidRDefault="0039606A">
            <w:pPr>
              <w:rPr>
                <w:color w:val="000000" w:themeColor="text1"/>
                <w:lang w:val="en-US"/>
              </w:rPr>
            </w:pPr>
            <w:r w:rsidRPr="004C7BC4">
              <w:rPr>
                <w:color w:val="000000" w:themeColor="text1"/>
              </w:rPr>
              <w:t>11. ChatSupportController.receiveMessage() tiếp nhận, gắn timestamp và lưu tin nhắn vào CSDL qua ChatMessageRepository.</w:t>
            </w:r>
          </w:p>
        </w:tc>
      </w:tr>
      <w:tr w:rsidR="0039606A" w14:paraId="12219584" w14:textId="77777777" w:rsidTr="2AD621CB">
        <w:trPr>
          <w:trHeight w:val="300"/>
        </w:trPr>
        <w:tc>
          <w:tcPr>
            <w:tcW w:w="4200" w:type="dxa"/>
          </w:tcPr>
          <w:p w14:paraId="4C5E7EF5" w14:textId="77777777" w:rsidR="0039606A" w:rsidRDefault="0039606A">
            <w:pPr>
              <w:rPr>
                <w:b/>
                <w:bCs/>
                <w:lang w:val="en-US"/>
              </w:rPr>
            </w:pPr>
          </w:p>
        </w:tc>
        <w:tc>
          <w:tcPr>
            <w:tcW w:w="4817" w:type="dxa"/>
          </w:tcPr>
          <w:p w14:paraId="60395292" w14:textId="77777777" w:rsidR="0039606A" w:rsidRDefault="0039606A">
            <w:pPr>
              <w:rPr>
                <w:lang w:val="en-US"/>
              </w:rPr>
            </w:pPr>
            <w:r w:rsidRPr="004C7BC4">
              <w:t>12. System dùng SimpMessagingTemplate phát (broadcast) tin nhắn này tới kênh đích /topic/chat/{sessionId} để cả hai bên đều nhận được trên giao diện.</w:t>
            </w:r>
          </w:p>
        </w:tc>
      </w:tr>
      <w:tr w:rsidR="0039606A" w14:paraId="7B2ED242" w14:textId="77777777" w:rsidTr="2AD621CB">
        <w:trPr>
          <w:trHeight w:val="300"/>
        </w:trPr>
        <w:tc>
          <w:tcPr>
            <w:tcW w:w="9017" w:type="dxa"/>
            <w:gridSpan w:val="2"/>
          </w:tcPr>
          <w:p w14:paraId="2D71A0B4" w14:textId="77777777" w:rsidR="0039606A" w:rsidRDefault="0039606A">
            <w:pPr>
              <w:rPr>
                <w:lang w:val="en-US"/>
              </w:rPr>
            </w:pPr>
            <w:r w:rsidRPr="10F93183">
              <w:rPr>
                <w:b/>
                <w:bCs/>
                <w:lang w:val="en-US"/>
              </w:rPr>
              <w:t>Luồng sự kiện thay thế</w:t>
            </w:r>
          </w:p>
        </w:tc>
      </w:tr>
      <w:tr w:rsidR="0039606A" w14:paraId="4E431575" w14:textId="77777777" w:rsidTr="2AD621CB">
        <w:trPr>
          <w:trHeight w:val="300"/>
        </w:trPr>
        <w:tc>
          <w:tcPr>
            <w:tcW w:w="9017" w:type="dxa"/>
            <w:gridSpan w:val="2"/>
          </w:tcPr>
          <w:p w14:paraId="4E452902" w14:textId="77777777" w:rsidR="0039606A" w:rsidRDefault="0039606A">
            <w:pPr>
              <w:rPr>
                <w:b/>
                <w:bCs/>
                <w:lang w:val="en-US"/>
              </w:rPr>
            </w:pPr>
            <w:r w:rsidRPr="00E81B2F">
              <w:rPr>
                <w:b/>
                <w:bCs/>
              </w:rPr>
              <w:t>ALT-01: Nhân viên khác đã tiếp nhận phiên hỗ trợ</w:t>
            </w:r>
          </w:p>
        </w:tc>
      </w:tr>
      <w:tr w:rsidR="0039606A" w14:paraId="46621846" w14:textId="77777777" w:rsidTr="2AD621CB">
        <w:trPr>
          <w:trHeight w:val="300"/>
        </w:trPr>
        <w:tc>
          <w:tcPr>
            <w:tcW w:w="4200" w:type="dxa"/>
          </w:tcPr>
          <w:p w14:paraId="7E9AFA46" w14:textId="77777777" w:rsidR="0039606A" w:rsidRDefault="0039606A">
            <w:pPr>
              <w:rPr>
                <w:lang w:val="en-US"/>
              </w:rPr>
            </w:pPr>
            <w:r w:rsidRPr="00481FC0">
              <w:t>1. Employee gửi yêu cầu tiếp nhận phiên (POST /api/support/assign).</w:t>
            </w:r>
          </w:p>
        </w:tc>
        <w:tc>
          <w:tcPr>
            <w:tcW w:w="4817" w:type="dxa"/>
          </w:tcPr>
          <w:p w14:paraId="1A80484B" w14:textId="77777777" w:rsidR="0039606A" w:rsidRDefault="0039606A">
            <w:pPr>
              <w:rPr>
                <w:lang w:val="en-US"/>
              </w:rPr>
            </w:pPr>
            <w:r w:rsidRPr="00481FC0">
              <w:t>2. Controller kiểm tra thấy session.getStaffName() đã được gán cho người khác.</w:t>
            </w:r>
          </w:p>
        </w:tc>
      </w:tr>
      <w:tr w:rsidR="0039606A" w14:paraId="52195DFF" w14:textId="77777777" w:rsidTr="2AD621CB">
        <w:trPr>
          <w:trHeight w:val="300"/>
        </w:trPr>
        <w:tc>
          <w:tcPr>
            <w:tcW w:w="4200" w:type="dxa"/>
          </w:tcPr>
          <w:p w14:paraId="3C4A03A8" w14:textId="77777777" w:rsidR="0039606A" w:rsidRDefault="0039606A">
            <w:pPr>
              <w:rPr>
                <w:lang w:val="en-US"/>
              </w:rPr>
            </w:pPr>
          </w:p>
        </w:tc>
        <w:tc>
          <w:tcPr>
            <w:tcW w:w="4817" w:type="dxa"/>
          </w:tcPr>
          <w:p w14:paraId="7E7B0FC8" w14:textId="77777777" w:rsidR="0039606A" w:rsidRDefault="0039606A">
            <w:pPr>
              <w:rPr>
                <w:lang w:val="en-US"/>
              </w:rPr>
            </w:pPr>
            <w:r w:rsidRPr="00481FC0">
              <w:rPr>
                <w:lang w:val="en-US"/>
              </w:rPr>
              <w:t>3. Controller trả về mã HTTP 409 Conflict với nội dung "Cuộc hội thoại này đang được hỗ trợ bởi [tên]".</w:t>
            </w:r>
          </w:p>
        </w:tc>
      </w:tr>
      <w:tr w:rsidR="0039606A" w14:paraId="7DAB152A" w14:textId="77777777" w:rsidTr="2AD621CB">
        <w:trPr>
          <w:trHeight w:val="300"/>
        </w:trPr>
        <w:tc>
          <w:tcPr>
            <w:tcW w:w="4200" w:type="dxa"/>
          </w:tcPr>
          <w:p w14:paraId="3237E0AC" w14:textId="77777777" w:rsidR="0039606A" w:rsidRDefault="0039606A">
            <w:pPr>
              <w:rPr>
                <w:lang w:val="en-US"/>
              </w:rPr>
            </w:pPr>
            <w:r w:rsidRPr="00F60EB7">
              <w:t>4. Employee thấy thông báo lỗi và không thể tham gia hỗ trợ phiên này.</w:t>
            </w:r>
          </w:p>
        </w:tc>
        <w:tc>
          <w:tcPr>
            <w:tcW w:w="4817" w:type="dxa"/>
          </w:tcPr>
          <w:p w14:paraId="24B2E294" w14:textId="77777777" w:rsidR="0039606A" w:rsidRDefault="0039606A">
            <w:pPr>
              <w:rPr>
                <w:b/>
                <w:bCs/>
                <w:lang w:val="en-US"/>
              </w:rPr>
            </w:pPr>
          </w:p>
        </w:tc>
      </w:tr>
      <w:tr w:rsidR="0039606A" w14:paraId="70FDB4B8" w14:textId="77777777" w:rsidTr="2AD621CB">
        <w:trPr>
          <w:trHeight w:val="300"/>
        </w:trPr>
        <w:tc>
          <w:tcPr>
            <w:tcW w:w="9017" w:type="dxa"/>
            <w:gridSpan w:val="2"/>
          </w:tcPr>
          <w:p w14:paraId="2757DE73" w14:textId="77777777" w:rsidR="0039606A" w:rsidRDefault="0039606A">
            <w:pPr>
              <w:rPr>
                <w:lang w:val="en-US"/>
              </w:rPr>
            </w:pPr>
            <w:r w:rsidRPr="10F93183">
              <w:rPr>
                <w:b/>
                <w:bCs/>
                <w:lang w:val="en-US"/>
              </w:rPr>
              <w:t>Luồng sự kiện ngoại lệ</w:t>
            </w:r>
          </w:p>
        </w:tc>
      </w:tr>
      <w:tr w:rsidR="0039606A" w14:paraId="50247423" w14:textId="77777777" w:rsidTr="2AD621CB">
        <w:trPr>
          <w:trHeight w:val="300"/>
        </w:trPr>
        <w:tc>
          <w:tcPr>
            <w:tcW w:w="9017" w:type="dxa"/>
            <w:gridSpan w:val="2"/>
          </w:tcPr>
          <w:p w14:paraId="500AF9F8" w14:textId="77777777" w:rsidR="0039606A" w:rsidRDefault="0039606A">
            <w:pPr>
              <w:rPr>
                <w:b/>
                <w:bCs/>
                <w:lang w:val="en-US"/>
              </w:rPr>
            </w:pPr>
            <w:r w:rsidRPr="00EA3794">
              <w:rPr>
                <w:b/>
                <w:bCs/>
              </w:rPr>
              <w:t>EXC-01: Phiên hỗ trợ không tồn tại khi gán</w:t>
            </w:r>
          </w:p>
        </w:tc>
      </w:tr>
      <w:tr w:rsidR="0039606A" w14:paraId="7347434A" w14:textId="77777777" w:rsidTr="2AD621CB">
        <w:trPr>
          <w:trHeight w:val="300"/>
        </w:trPr>
        <w:tc>
          <w:tcPr>
            <w:tcW w:w="4200" w:type="dxa"/>
          </w:tcPr>
          <w:p w14:paraId="218842C6" w14:textId="77777777" w:rsidR="0039606A" w:rsidRDefault="0039606A">
            <w:pPr>
              <w:rPr>
                <w:lang w:val="en-US"/>
              </w:rPr>
            </w:pPr>
            <w:r w:rsidRPr="00EA3794">
              <w:t>1. Employee gửi yêu cầu POST /api/support/assign nhưng sessionId không có trong danh sách activeSessions.</w:t>
            </w:r>
          </w:p>
        </w:tc>
        <w:tc>
          <w:tcPr>
            <w:tcW w:w="4817" w:type="dxa"/>
          </w:tcPr>
          <w:p w14:paraId="03767A87" w14:textId="77777777" w:rsidR="0039606A" w:rsidRDefault="0039606A">
            <w:pPr>
              <w:rPr>
                <w:lang w:val="en-US"/>
              </w:rPr>
            </w:pPr>
            <w:r w:rsidRPr="00EA3794">
              <w:t>2. Controller tìm không thấy phiên và trả về HTTP 404 Not Found.</w:t>
            </w:r>
          </w:p>
        </w:tc>
      </w:tr>
      <w:tr w:rsidR="0039606A" w14:paraId="1FD0B455" w14:textId="77777777" w:rsidTr="2AD621CB">
        <w:trPr>
          <w:trHeight w:val="300"/>
        </w:trPr>
        <w:tc>
          <w:tcPr>
            <w:tcW w:w="9017" w:type="dxa"/>
            <w:gridSpan w:val="2"/>
          </w:tcPr>
          <w:p w14:paraId="0FED5B35" w14:textId="77777777" w:rsidR="0039606A" w:rsidRDefault="0039606A">
            <w:pPr>
              <w:rPr>
                <w:b/>
                <w:bCs/>
                <w:lang w:val="en-US"/>
              </w:rPr>
            </w:pPr>
            <w:r w:rsidRPr="00EE6587">
              <w:rPr>
                <w:b/>
                <w:bCs/>
              </w:rPr>
              <w:t>EXC-02: Nhân viên không có quyền nhắn tin trong phiên</w:t>
            </w:r>
          </w:p>
        </w:tc>
      </w:tr>
      <w:tr w:rsidR="0039606A" w14:paraId="032E57E1" w14:textId="77777777" w:rsidTr="2AD621CB">
        <w:trPr>
          <w:trHeight w:val="300"/>
        </w:trPr>
        <w:tc>
          <w:tcPr>
            <w:tcW w:w="4200" w:type="dxa"/>
          </w:tcPr>
          <w:p w14:paraId="24A2DD93" w14:textId="77777777" w:rsidR="0039606A" w:rsidRDefault="0039606A">
            <w:pPr>
              <w:rPr>
                <w:lang w:val="en-US"/>
              </w:rPr>
            </w:pPr>
            <w:r w:rsidRPr="00EE6587">
              <w:lastRenderedPageBreak/>
              <w:t>1. Một Employee gửi tin nhắn WebSocket với sender "STAFF" vào phiên đã bị nhân viên khác gán.</w:t>
            </w:r>
          </w:p>
        </w:tc>
        <w:tc>
          <w:tcPr>
            <w:tcW w:w="4817" w:type="dxa"/>
          </w:tcPr>
          <w:p w14:paraId="171B08D4" w14:textId="77777777" w:rsidR="0039606A" w:rsidRDefault="0039606A">
            <w:pPr>
              <w:rPr>
                <w:lang w:val="en-US"/>
              </w:rPr>
            </w:pPr>
            <w:r w:rsidRPr="00EE6587">
              <w:t>2. ChatSupportController.receiveMessage() chặn tin nhắn bằng lệnh return; và không xử lý lưu hay broadcast.</w:t>
            </w:r>
          </w:p>
        </w:tc>
      </w:tr>
    </w:tbl>
    <w:p w14:paraId="23EE0252" w14:textId="77777777" w:rsidR="0039606A" w:rsidRDefault="0039606A" w:rsidP="0039606A">
      <w:pPr>
        <w:ind w:left="720"/>
        <w:rPr>
          <w:lang w:val="en-US"/>
        </w:rPr>
      </w:pPr>
    </w:p>
    <w:p w14:paraId="7CDBC460" w14:textId="77777777" w:rsidR="0039606A" w:rsidRDefault="0039606A" w:rsidP="0039606A">
      <w:r w:rsidRPr="6F57F90C">
        <w:rPr>
          <w:lang w:val="en-US"/>
        </w:rPr>
        <w:t>b)Activity Diagram</w:t>
      </w:r>
    </w:p>
    <w:p w14:paraId="16099DC0" w14:textId="77777777" w:rsidR="0039606A" w:rsidRDefault="0039606A" w:rsidP="0039606A">
      <w:pPr>
        <w:ind w:left="720"/>
      </w:pPr>
      <w:r>
        <w:rPr>
          <w:noProof/>
        </w:rPr>
        <w:drawing>
          <wp:inline distT="0" distB="0" distL="0" distR="0" wp14:anchorId="3E54C532" wp14:editId="551DD6F2">
            <wp:extent cx="5724525" cy="4695825"/>
            <wp:effectExtent l="0" t="0" r="0" b="0"/>
            <wp:docPr id="70868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47871" name="Picture 2045447871"/>
                    <pic:cNvPicPr/>
                  </pic:nvPicPr>
                  <pic:blipFill>
                    <a:blip r:embed="rId65">
                      <a:extLst>
                        <a:ext uri="{28A0092B-C50C-407E-A947-70E740481C1C}">
                          <a14:useLocalDpi xmlns:a14="http://schemas.microsoft.com/office/drawing/2010/main"/>
                        </a:ext>
                      </a:extLst>
                    </a:blip>
                    <a:stretch>
                      <a:fillRect/>
                    </a:stretch>
                  </pic:blipFill>
                  <pic:spPr>
                    <a:xfrm>
                      <a:off x="0" y="0"/>
                      <a:ext cx="5724525" cy="4695825"/>
                    </a:xfrm>
                    <a:prstGeom prst="rect">
                      <a:avLst/>
                    </a:prstGeom>
                  </pic:spPr>
                </pic:pic>
              </a:graphicData>
            </a:graphic>
          </wp:inline>
        </w:drawing>
      </w:r>
    </w:p>
    <w:p w14:paraId="09F5806E" w14:textId="77777777" w:rsidR="0039606A" w:rsidRDefault="0039606A" w:rsidP="004743F3">
      <w:pPr>
        <w:pStyle w:val="ListParagraph"/>
        <w:numPr>
          <w:ilvl w:val="0"/>
          <w:numId w:val="54"/>
        </w:numPr>
      </w:pPr>
      <w:r>
        <w:t>Sequence Diagram</w:t>
      </w:r>
    </w:p>
    <w:p w14:paraId="2A4CBFD9" w14:textId="77777777" w:rsidR="0039606A" w:rsidRDefault="0039606A" w:rsidP="0039606A">
      <w:pPr>
        <w:ind w:left="720"/>
      </w:pPr>
      <w:r>
        <w:rPr>
          <w:noProof/>
        </w:rPr>
        <w:lastRenderedPageBreak/>
        <w:drawing>
          <wp:inline distT="0" distB="0" distL="0" distR="0" wp14:anchorId="74CBDC33" wp14:editId="4BCB8C02">
            <wp:extent cx="5724525" cy="4552950"/>
            <wp:effectExtent l="0" t="0" r="0" b="0"/>
            <wp:docPr id="1687105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67620" name="Picture 1471167620"/>
                    <pic:cNvPicPr/>
                  </pic:nvPicPr>
                  <pic:blipFill>
                    <a:blip r:embed="rId66">
                      <a:extLst>
                        <a:ext uri="{28A0092B-C50C-407E-A947-70E740481C1C}">
                          <a14:useLocalDpi xmlns:a14="http://schemas.microsoft.com/office/drawing/2010/main"/>
                        </a:ext>
                      </a:extLst>
                    </a:blip>
                    <a:stretch>
                      <a:fillRect/>
                    </a:stretch>
                  </pic:blipFill>
                  <pic:spPr>
                    <a:xfrm>
                      <a:off x="0" y="0"/>
                      <a:ext cx="5724525" cy="4552950"/>
                    </a:xfrm>
                    <a:prstGeom prst="rect">
                      <a:avLst/>
                    </a:prstGeom>
                  </pic:spPr>
                </pic:pic>
              </a:graphicData>
            </a:graphic>
          </wp:inline>
        </w:drawing>
      </w:r>
    </w:p>
    <w:p w14:paraId="5D68B109" w14:textId="77777777" w:rsidR="0039606A" w:rsidRDefault="0039606A" w:rsidP="0039606A">
      <w:pPr>
        <w:pStyle w:val="ListParagraph"/>
        <w:ind w:left="720"/>
      </w:pPr>
    </w:p>
    <w:p w14:paraId="145C91DF" w14:textId="77777777" w:rsidR="0039606A" w:rsidRDefault="0039606A" w:rsidP="0039606A">
      <w:pPr>
        <w:pStyle w:val="ListParagraph"/>
        <w:ind w:left="720"/>
      </w:pPr>
    </w:p>
    <w:p w14:paraId="3681427B" w14:textId="561C5C36" w:rsidR="000C79A0" w:rsidRPr="000C79A0" w:rsidRDefault="000C79A0" w:rsidP="000C79A0">
      <w:pPr>
        <w:rPr>
          <w:lang w:val="en-US"/>
        </w:rPr>
      </w:pPr>
    </w:p>
    <w:p w14:paraId="19CC210B" w14:textId="31230836" w:rsidR="00A47B60" w:rsidRPr="00A47B60" w:rsidRDefault="00A47B60" w:rsidP="00270EB6">
      <w:pPr>
        <w:pStyle w:val="Heading3"/>
        <w:rPr>
          <w:lang w:val="en-US"/>
        </w:rPr>
      </w:pPr>
      <w:r w:rsidRPr="00A47B60">
        <w:rPr>
          <w:lang w:val="en-US"/>
        </w:rPr>
        <w:t>E-01</w:t>
      </w:r>
      <w:r>
        <w:rPr>
          <w:lang w:val="en-US"/>
        </w:rPr>
        <w:t>_</w:t>
      </w:r>
      <w:r w:rsidRPr="00A47B60">
        <w:rPr>
          <w:lang w:val="en-US"/>
        </w:rPr>
        <w:t>Đăng nhập Admin Panel</w:t>
      </w:r>
    </w:p>
    <w:p w14:paraId="10DE50EF" w14:textId="409B99F9" w:rsidR="1ED0DF5E" w:rsidRDefault="1ED0DF5E" w:rsidP="004743F3">
      <w:pPr>
        <w:pStyle w:val="ListParagraph"/>
        <w:numPr>
          <w:ilvl w:val="0"/>
          <w:numId w:val="57"/>
        </w:numPr>
        <w:rPr>
          <w:lang w:val="en-US"/>
        </w:rPr>
      </w:pPr>
      <w:r w:rsidRPr="1ED0DF5E">
        <w:rPr>
          <w:lang w:val="en-US"/>
        </w:rPr>
        <w:t>Đặc tả Usecase:</w:t>
      </w:r>
    </w:p>
    <w:tbl>
      <w:tblPr>
        <w:tblStyle w:val="TableGrid"/>
        <w:tblW w:w="9335" w:type="dxa"/>
        <w:tblInd w:w="105" w:type="dxa"/>
        <w:tblLayout w:type="fixed"/>
        <w:tblLook w:val="06A0" w:firstRow="1" w:lastRow="0" w:firstColumn="1" w:lastColumn="0" w:noHBand="1" w:noVBand="1"/>
      </w:tblPr>
      <w:tblGrid>
        <w:gridCol w:w="4835"/>
        <w:gridCol w:w="4500"/>
      </w:tblGrid>
      <w:tr w:rsidR="799C28E9" w14:paraId="6446A109" w14:textId="77777777" w:rsidTr="2AD621CB">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4B62C286" w14:textId="44C886D5" w:rsidR="799C28E9" w:rsidRDefault="799C28E9" w:rsidP="799C28E9">
            <w:r w:rsidRPr="799C28E9">
              <w:rPr>
                <w:b/>
                <w:bCs/>
              </w:rPr>
              <w:t>UCID:</w:t>
            </w:r>
            <w:r w:rsidRPr="799C28E9">
              <w:t xml:space="preserve"> </w:t>
            </w:r>
            <w:r w:rsidR="1126668D">
              <w:t>E</w:t>
            </w:r>
            <w:r w:rsidR="1126668D" w:rsidRPr="1126668D">
              <w:t>-01</w:t>
            </w:r>
            <w:r w:rsidRPr="799C28E9">
              <w:t xml:space="preserve"> </w:t>
            </w:r>
          </w:p>
        </w:tc>
      </w:tr>
      <w:tr w:rsidR="799C28E9" w14:paraId="1A4A4535" w14:textId="77777777" w:rsidTr="2AD621CB">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5E42F7A1" w14:textId="56739296" w:rsidR="799C28E9" w:rsidRDefault="1126668D" w:rsidP="799C28E9">
            <w:pPr>
              <w:rPr>
                <w:lang w:val="en-US"/>
              </w:rPr>
            </w:pPr>
            <w:r w:rsidRPr="1126668D">
              <w:rPr>
                <w:b/>
                <w:bCs/>
                <w:lang w:val="en-US"/>
              </w:rPr>
              <w:t>Tên Usecase:</w:t>
            </w:r>
            <w:r w:rsidRPr="1126668D">
              <w:rPr>
                <w:lang w:val="en-US"/>
              </w:rPr>
              <w:t xml:space="preserve"> Đăng </w:t>
            </w:r>
            <w:r w:rsidR="38911D1B" w:rsidRPr="38911D1B">
              <w:rPr>
                <w:lang w:val="en-US"/>
              </w:rPr>
              <w:t>nhập</w:t>
            </w:r>
            <w:r w:rsidRPr="1126668D">
              <w:rPr>
                <w:lang w:val="en-US"/>
              </w:rPr>
              <w:t xml:space="preserve"> Admin Panel</w:t>
            </w:r>
          </w:p>
        </w:tc>
      </w:tr>
      <w:tr w:rsidR="799C28E9" w14:paraId="0E5A6151" w14:textId="77777777" w:rsidTr="2AD621CB">
        <w:trPr>
          <w:trHeight w:val="150"/>
        </w:trPr>
        <w:tc>
          <w:tcPr>
            <w:tcW w:w="9335" w:type="dxa"/>
            <w:gridSpan w:val="2"/>
            <w:tcBorders>
              <w:top w:val="single" w:sz="8" w:space="0" w:color="auto"/>
              <w:left w:val="single" w:sz="8" w:space="0" w:color="auto"/>
              <w:bottom w:val="single" w:sz="8" w:space="0" w:color="auto"/>
              <w:right w:val="single" w:sz="8" w:space="0" w:color="auto"/>
            </w:tcBorders>
          </w:tcPr>
          <w:p w14:paraId="618BBF8E" w14:textId="67AACDB0" w:rsidR="799C28E9" w:rsidRDefault="2AD621CB" w:rsidP="799C28E9">
            <w:r w:rsidRPr="2AD621CB">
              <w:rPr>
                <w:b/>
                <w:bCs/>
                <w:lang w:val="en-US"/>
              </w:rPr>
              <w:t>Mô tả sơ lược:</w:t>
            </w:r>
            <w:r w:rsidRPr="2AD621CB">
              <w:rPr>
                <w:lang w:val="en-US"/>
              </w:rPr>
              <w:t xml:space="preserve"> Người dùng (Admin / Emloyee) đăng nhập vào bảng quản trị (Admin Panel) bằng số điện thoại và mật khẩu của mình để truy cập giao diện quản lý.</w:t>
            </w:r>
          </w:p>
        </w:tc>
      </w:tr>
      <w:tr w:rsidR="799C28E9" w14:paraId="75EEA3F3"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0F72961B" w14:textId="3E9B1206" w:rsidR="799C28E9" w:rsidRDefault="799C28E9" w:rsidP="799C28E9">
            <w:r w:rsidRPr="799C28E9">
              <w:rPr>
                <w:b/>
                <w:bCs/>
                <w:lang w:val="en-US"/>
              </w:rPr>
              <w:t>Actor chính:</w:t>
            </w:r>
            <w:r w:rsidRPr="799C28E9">
              <w:rPr>
                <w:lang w:val="en-US"/>
              </w:rPr>
              <w:t xml:space="preserve"> Admin </w:t>
            </w:r>
            <w:r w:rsidR="2B567238" w:rsidRPr="2B567238">
              <w:rPr>
                <w:lang w:val="en-US"/>
              </w:rPr>
              <w:t xml:space="preserve">/ Nhân viên </w:t>
            </w:r>
          </w:p>
        </w:tc>
      </w:tr>
      <w:tr w:rsidR="799C28E9" w14:paraId="4EA624CA"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73C365BA" w14:textId="45E486FF" w:rsidR="799C28E9" w:rsidRDefault="799C28E9" w:rsidP="799C28E9">
            <w:r w:rsidRPr="799C28E9">
              <w:rPr>
                <w:b/>
                <w:bCs/>
                <w:lang w:val="en-US"/>
              </w:rPr>
              <w:t>Actor phụ:</w:t>
            </w:r>
            <w:r w:rsidRPr="799C28E9">
              <w:rPr>
                <w:lang w:val="en-US"/>
              </w:rPr>
              <w:t xml:space="preserve"> Không có </w:t>
            </w:r>
          </w:p>
        </w:tc>
      </w:tr>
      <w:tr w:rsidR="799C28E9" w14:paraId="6F90F40A"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2A62491D" w14:textId="5F8808C8" w:rsidR="799C28E9" w:rsidRDefault="2AD621CB" w:rsidP="799C28E9">
            <w:r w:rsidRPr="2AD621CB">
              <w:rPr>
                <w:b/>
                <w:bCs/>
                <w:lang w:val="en-US"/>
              </w:rPr>
              <w:t>Tiền điều kiện:</w:t>
            </w:r>
            <w:r w:rsidRPr="2AD621CB">
              <w:rPr>
                <w:lang w:val="en-US"/>
              </w:rPr>
              <w:t xml:space="preserve"> Người dùng đã truy cập trang đăng nhập của Admin Panel.</w:t>
            </w:r>
          </w:p>
        </w:tc>
      </w:tr>
      <w:tr w:rsidR="799C28E9" w14:paraId="14B7BED9"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2491CA7C" w14:textId="2A3ED88C" w:rsidR="799C28E9" w:rsidRDefault="2D07376A" w:rsidP="799C28E9">
            <w:r w:rsidRPr="2D07376A">
              <w:rPr>
                <w:b/>
                <w:bCs/>
                <w:lang w:val="en-US"/>
              </w:rPr>
              <w:lastRenderedPageBreak/>
              <w:t>Hậu điều kiện:</w:t>
            </w:r>
            <w:r w:rsidRPr="2D07376A">
              <w:rPr>
                <w:lang w:val="en-US"/>
              </w:rPr>
              <w:t xml:space="preserve"> Admin/Nhân viên đã đăng nhập thành công, JWT token được lưu trong localStorage, Thông tin người dùng (name, role, avatar) được lưu trong localStorage, Admin/Nhân viên được điều hướng đến trang dashboard.</w:t>
            </w:r>
          </w:p>
        </w:tc>
      </w:tr>
      <w:tr w:rsidR="799C28E9" w14:paraId="15FC1060"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808EDD9" w14:textId="714F12D5" w:rsidR="799C28E9" w:rsidRDefault="799C28E9" w:rsidP="799C28E9">
            <w:r w:rsidRPr="799C28E9">
              <w:rPr>
                <w:b/>
                <w:bCs/>
                <w:lang w:val="en-US"/>
              </w:rPr>
              <w:t>Luồng sự kiện chính:</w:t>
            </w:r>
            <w:r w:rsidRPr="799C28E9">
              <w:rPr>
                <w:lang w:val="en-US"/>
              </w:rPr>
              <w:t xml:space="preserve"> </w:t>
            </w:r>
          </w:p>
        </w:tc>
      </w:tr>
      <w:tr w:rsidR="799C28E9" w14:paraId="4715AC8C"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65254B8F" w14:textId="5ED69F12" w:rsidR="799C28E9" w:rsidRDefault="799C28E9" w:rsidP="799C28E9">
            <w:pPr>
              <w:jc w:val="center"/>
            </w:pPr>
            <w:r w:rsidRPr="799C28E9">
              <w:rPr>
                <w:b/>
                <w:bCs/>
              </w:rPr>
              <w:t>Actor</w:t>
            </w:r>
            <w:r w:rsidRPr="799C28E9">
              <w:t xml:space="preserve"> </w:t>
            </w:r>
          </w:p>
        </w:tc>
        <w:tc>
          <w:tcPr>
            <w:tcW w:w="4500" w:type="dxa"/>
            <w:tcBorders>
              <w:top w:val="single" w:sz="8" w:space="0" w:color="auto"/>
              <w:left w:val="single" w:sz="8" w:space="0" w:color="auto"/>
              <w:bottom w:val="single" w:sz="8" w:space="0" w:color="auto"/>
              <w:right w:val="single" w:sz="8" w:space="0" w:color="auto"/>
            </w:tcBorders>
          </w:tcPr>
          <w:p w14:paraId="31CD4E01" w14:textId="084C9254" w:rsidR="799C28E9" w:rsidRDefault="799C28E9" w:rsidP="799C28E9">
            <w:pPr>
              <w:jc w:val="center"/>
            </w:pPr>
            <w:r w:rsidRPr="799C28E9">
              <w:rPr>
                <w:b/>
                <w:bCs/>
                <w:lang w:val="en-US"/>
              </w:rPr>
              <w:t>Hệ thống</w:t>
            </w:r>
            <w:r w:rsidRPr="799C28E9">
              <w:rPr>
                <w:lang w:val="en-US"/>
              </w:rPr>
              <w:t xml:space="preserve"> </w:t>
            </w:r>
          </w:p>
        </w:tc>
      </w:tr>
      <w:tr w:rsidR="799C28E9" w14:paraId="6FA5AB87" w14:textId="77777777" w:rsidTr="2AD621CB">
        <w:trPr>
          <w:trHeight w:val="120"/>
        </w:trPr>
        <w:tc>
          <w:tcPr>
            <w:tcW w:w="4835" w:type="dxa"/>
            <w:tcBorders>
              <w:top w:val="single" w:sz="8" w:space="0" w:color="auto"/>
              <w:left w:val="single" w:sz="8" w:space="0" w:color="auto"/>
              <w:bottom w:val="single" w:sz="8" w:space="0" w:color="auto"/>
              <w:right w:val="single" w:sz="8" w:space="0" w:color="auto"/>
            </w:tcBorders>
          </w:tcPr>
          <w:p w14:paraId="455D0100" w14:textId="642BEC9A" w:rsidR="799C28E9" w:rsidRDefault="2AD621CB" w:rsidP="799C28E9">
            <w:r w:rsidRPr="2AD621CB">
              <w:rPr>
                <w:lang w:val="en-US"/>
              </w:rPr>
              <w:t>1. Người dùng nhập Số điện thoại và Mật khẩu hợp lệ, nhấn nút "Sign In".</w:t>
            </w:r>
          </w:p>
        </w:tc>
        <w:tc>
          <w:tcPr>
            <w:tcW w:w="4500" w:type="dxa"/>
            <w:tcBorders>
              <w:top w:val="single" w:sz="8" w:space="0" w:color="auto"/>
              <w:left w:val="single" w:sz="8" w:space="0" w:color="auto"/>
              <w:bottom w:val="single" w:sz="8" w:space="0" w:color="auto"/>
              <w:right w:val="single" w:sz="8" w:space="0" w:color="auto"/>
            </w:tcBorders>
          </w:tcPr>
          <w:p w14:paraId="2145A05D" w14:textId="6B7B6C54" w:rsidR="799C28E9" w:rsidRDefault="799C28E9" w:rsidP="799C28E9">
            <w:r w:rsidRPr="799C28E9">
              <w:t xml:space="preserve"> </w:t>
            </w:r>
          </w:p>
        </w:tc>
      </w:tr>
      <w:tr w:rsidR="799C28E9" w14:paraId="67AE7282"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54D70632" w14:textId="7AA7DCEC" w:rsidR="799C28E9" w:rsidRDefault="799C28E9"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711DECFC" w14:textId="06C99600" w:rsidR="799C28E9" w:rsidRDefault="2AD621CB" w:rsidP="2AD621CB">
            <w:pPr>
              <w:rPr>
                <w:lang w:val="en-US"/>
              </w:rPr>
            </w:pPr>
            <w:r w:rsidRPr="2AD621CB">
              <w:rPr>
                <w:lang w:val="en-US"/>
              </w:rPr>
              <w:t>2. Kích hoạt trạng thái loading ("Đang đăng nhập...") và vô hiệu hóa các trường nhập liệu trên giao diện.</w:t>
            </w:r>
          </w:p>
        </w:tc>
      </w:tr>
      <w:tr w:rsidR="799C28E9" w14:paraId="4107598E"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03D8619A" w14:textId="2BF52327" w:rsidR="799C28E9" w:rsidRDefault="799C28E9" w:rsidP="2AD621CB">
            <w:pPr>
              <w:rPr>
                <w:rFonts w:eastAsia="Helvetica"/>
                <w:lang w:val="en-US"/>
              </w:rPr>
            </w:pPr>
          </w:p>
        </w:tc>
        <w:tc>
          <w:tcPr>
            <w:tcW w:w="4500" w:type="dxa"/>
            <w:tcBorders>
              <w:top w:val="single" w:sz="8" w:space="0" w:color="auto"/>
              <w:left w:val="single" w:sz="8" w:space="0" w:color="auto"/>
              <w:bottom w:val="single" w:sz="8" w:space="0" w:color="auto"/>
              <w:right w:val="single" w:sz="8" w:space="0" w:color="auto"/>
            </w:tcBorders>
          </w:tcPr>
          <w:p w14:paraId="74D731CF" w14:textId="3515D9EB" w:rsidR="799C28E9" w:rsidRDefault="2AD621CB" w:rsidP="799C28E9">
            <w:pPr>
              <w:rPr>
                <w:lang w:val="en-US"/>
              </w:rPr>
            </w:pPr>
            <w:r w:rsidRPr="2AD621CB">
              <w:rPr>
                <w:lang w:val="en-US"/>
              </w:rPr>
              <w:t>3. Gửi yêu cầu POST dưới dạng JSON chứa email và password đến endpoint /auth/admin/login.</w:t>
            </w:r>
          </w:p>
        </w:tc>
      </w:tr>
      <w:tr w:rsidR="799C28E9" w14:paraId="69A686DF"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6F9A12CE" w14:textId="7E9271E3" w:rsidR="799C28E9" w:rsidRDefault="799C28E9" w:rsidP="6464FAE0">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3A322AEA" w14:textId="5207438C" w:rsidR="799C28E9" w:rsidRDefault="2AD621CB" w:rsidP="799C28E9">
            <w:pPr>
              <w:rPr>
                <w:lang w:val="en-US"/>
              </w:rPr>
            </w:pPr>
            <w:r w:rsidRPr="2AD621CB">
              <w:rPr>
                <w:lang w:val="en-US"/>
              </w:rPr>
              <w:t>4. Truy vấn thông tin người dùng từ cơ sở dữ liệu dựa trên email đã nhập.</w:t>
            </w:r>
          </w:p>
        </w:tc>
      </w:tr>
      <w:tr w:rsidR="6464FAE0" w14:paraId="4702497A"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6E11A59E" w14:textId="28BDFA9C" w:rsidR="6464FAE0" w:rsidRDefault="6464FAE0"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2D260438" w14:textId="47D2A7AB" w:rsidR="6464FAE0" w:rsidRDefault="2AD621CB" w:rsidP="2AD621CB">
            <w:pPr>
              <w:rPr>
                <w:lang w:val="en-US"/>
              </w:rPr>
            </w:pPr>
            <w:r w:rsidRPr="2AD621CB">
              <w:rPr>
                <w:lang w:val="en-US"/>
              </w:rPr>
              <w:t>5. Kiểm tra và xác nhận vai trò (role) của tài khoản là ADMIN.</w:t>
            </w:r>
          </w:p>
        </w:tc>
      </w:tr>
      <w:tr w:rsidR="6464FAE0" w14:paraId="5FE4FFA6"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03E3C4BF" w14:textId="305482D7" w:rsidR="6464FAE0" w:rsidRDefault="6464FAE0" w:rsidP="6464FAE0">
            <w:pPr>
              <w:pStyle w:val="ListParagraph"/>
              <w:ind w:left="720"/>
              <w:rPr>
                <w:lang w:val="en-US"/>
              </w:rPr>
            </w:pPr>
          </w:p>
        </w:tc>
        <w:tc>
          <w:tcPr>
            <w:tcW w:w="4500" w:type="dxa"/>
            <w:tcBorders>
              <w:top w:val="single" w:sz="8" w:space="0" w:color="auto"/>
              <w:left w:val="single" w:sz="8" w:space="0" w:color="auto"/>
              <w:bottom w:val="single" w:sz="8" w:space="0" w:color="auto"/>
              <w:right w:val="single" w:sz="8" w:space="0" w:color="auto"/>
            </w:tcBorders>
          </w:tcPr>
          <w:p w14:paraId="0ED99FFF" w14:textId="666E1EBA" w:rsidR="6464FAE0" w:rsidRDefault="2AD621CB" w:rsidP="6464FAE0">
            <w:pPr>
              <w:rPr>
                <w:lang w:val="en-US"/>
              </w:rPr>
            </w:pPr>
            <w:r w:rsidRPr="2AD621CB">
              <w:rPr>
                <w:lang w:val="en-US"/>
              </w:rPr>
              <w:t>6. So khớp mật khẩu đã nhập với mật khẩu đã được mã hóa trong cơ sở dữ liệu.</w:t>
            </w:r>
          </w:p>
        </w:tc>
      </w:tr>
      <w:tr w:rsidR="5FB4FB51" w14:paraId="5D14ECA2"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0CBC8E48" w14:textId="2DC8ECFC" w:rsidR="5FB4FB51" w:rsidRDefault="5FB4FB51" w:rsidP="5FB4FB51">
            <w:pPr>
              <w:pStyle w:val="ListParagraph"/>
              <w:rPr>
                <w:lang w:val="en-US"/>
              </w:rPr>
            </w:pPr>
          </w:p>
        </w:tc>
        <w:tc>
          <w:tcPr>
            <w:tcW w:w="4500" w:type="dxa"/>
            <w:tcBorders>
              <w:top w:val="single" w:sz="8" w:space="0" w:color="auto"/>
              <w:left w:val="single" w:sz="8" w:space="0" w:color="auto"/>
              <w:bottom w:val="single" w:sz="8" w:space="0" w:color="auto"/>
              <w:right w:val="single" w:sz="8" w:space="0" w:color="auto"/>
            </w:tcBorders>
          </w:tcPr>
          <w:p w14:paraId="7670EA5E" w14:textId="30F78C98" w:rsidR="5FB4FB51" w:rsidRDefault="2AD621CB" w:rsidP="2AD621CB">
            <w:pPr>
              <w:rPr>
                <w:lang w:val="en-US"/>
              </w:rPr>
            </w:pPr>
            <w:r w:rsidRPr="2AD621CB">
              <w:rPr>
                <w:lang w:val="en-US"/>
              </w:rPr>
              <w:t>7. Tạo đối tượng CustomUserDetails với quyền ROLE_ADMIN, tạo UsernamePasswordAuthenticationToken và lưu thông tin xác thực vào SecurityContextHolder.</w:t>
            </w:r>
          </w:p>
        </w:tc>
      </w:tr>
      <w:tr w:rsidR="5FB4FB51" w14:paraId="12B933C6"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3F972ECD" w14:textId="506682BF" w:rsidR="5FB4FB51" w:rsidRDefault="5FB4FB51" w:rsidP="5FB4FB51">
            <w:pPr>
              <w:pStyle w:val="ListParagraph"/>
              <w:rPr>
                <w:lang w:val="en-US"/>
              </w:rPr>
            </w:pPr>
          </w:p>
        </w:tc>
        <w:tc>
          <w:tcPr>
            <w:tcW w:w="4500" w:type="dxa"/>
            <w:tcBorders>
              <w:top w:val="single" w:sz="8" w:space="0" w:color="auto"/>
              <w:left w:val="single" w:sz="8" w:space="0" w:color="auto"/>
              <w:bottom w:val="single" w:sz="8" w:space="0" w:color="auto"/>
              <w:right w:val="single" w:sz="8" w:space="0" w:color="auto"/>
            </w:tcBorders>
          </w:tcPr>
          <w:p w14:paraId="78A29D59" w14:textId="3A79B6CD" w:rsidR="5FB4FB51" w:rsidRDefault="2AD621CB" w:rsidP="5FB4FB51">
            <w:pPr>
              <w:rPr>
                <w:lang w:val="en-US"/>
              </w:rPr>
            </w:pPr>
            <w:r w:rsidRPr="2AD621CB">
              <w:rPr>
                <w:lang w:val="en-US"/>
              </w:rPr>
              <w:t>8. Tạo Session mới (hoặc dùng Session hiện tại) và lưu Security Context vào HttpSession.</w:t>
            </w:r>
          </w:p>
        </w:tc>
      </w:tr>
      <w:tr w:rsidR="0494F03F" w14:paraId="7BC1DB73"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053BA97B" w14:textId="7D52D027" w:rsidR="0494F03F" w:rsidRDefault="0494F03F" w:rsidP="0494F03F">
            <w:pPr>
              <w:pStyle w:val="ListParagraph"/>
              <w:rPr>
                <w:lang w:val="en-US"/>
              </w:rPr>
            </w:pPr>
          </w:p>
        </w:tc>
        <w:tc>
          <w:tcPr>
            <w:tcW w:w="4500" w:type="dxa"/>
            <w:tcBorders>
              <w:top w:val="single" w:sz="8" w:space="0" w:color="auto"/>
              <w:left w:val="single" w:sz="8" w:space="0" w:color="auto"/>
              <w:bottom w:val="single" w:sz="8" w:space="0" w:color="auto"/>
              <w:right w:val="single" w:sz="8" w:space="0" w:color="auto"/>
            </w:tcBorders>
          </w:tcPr>
          <w:p w14:paraId="5B92492A" w14:textId="7544485C" w:rsidR="3BA5A353" w:rsidRPr="3BA5A353" w:rsidRDefault="2AD621CB" w:rsidP="2AD621CB">
            <w:pPr>
              <w:rPr>
                <w:lang w:val="en-US"/>
              </w:rPr>
            </w:pPr>
            <w:r w:rsidRPr="2AD621CB">
              <w:rPr>
                <w:lang w:val="en-US"/>
              </w:rPr>
              <w:t xml:space="preserve">9. Trả về phản hồi AdminLoginResponse chứa thông báo </w:t>
            </w:r>
            <w:r w:rsidRPr="2AD621CB">
              <w:rPr>
                <w:lang w:val="en-US"/>
              </w:rPr>
              <w:lastRenderedPageBreak/>
              <w:t>đăng nhập thành công cùng dữ liệu UserResponse.</w:t>
            </w:r>
          </w:p>
        </w:tc>
      </w:tr>
      <w:tr w:rsidR="0494F03F" w14:paraId="48C52FA8"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344E85F0" w14:textId="0C3C6A43" w:rsidR="0494F03F" w:rsidRDefault="0494F03F" w:rsidP="0494F03F">
            <w:pPr>
              <w:pStyle w:val="ListParagraph"/>
              <w:rPr>
                <w:lang w:val="en-US"/>
              </w:rPr>
            </w:pPr>
          </w:p>
        </w:tc>
        <w:tc>
          <w:tcPr>
            <w:tcW w:w="4500" w:type="dxa"/>
            <w:tcBorders>
              <w:top w:val="single" w:sz="8" w:space="0" w:color="auto"/>
              <w:left w:val="single" w:sz="8" w:space="0" w:color="auto"/>
              <w:bottom w:val="single" w:sz="8" w:space="0" w:color="auto"/>
              <w:right w:val="single" w:sz="8" w:space="0" w:color="auto"/>
            </w:tcBorders>
          </w:tcPr>
          <w:p w14:paraId="10E50B36" w14:textId="3E7E062E" w:rsidR="0494F03F" w:rsidRDefault="2AD621CB" w:rsidP="3BA5A353">
            <w:pPr>
              <w:rPr>
                <w:lang w:val="en-US"/>
              </w:rPr>
            </w:pPr>
            <w:r w:rsidRPr="2AD621CB">
              <w:rPr>
                <w:lang w:val="en-US"/>
              </w:rPr>
              <w:t>10. Tiếp nhận phản hồi từ server, xác nhận yêu cầu thành công (response.ok) và vai trò người dùng trả về là ADMIN.</w:t>
            </w:r>
          </w:p>
        </w:tc>
      </w:tr>
      <w:tr w:rsidR="65CD75F4" w14:paraId="783889B1"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4626A129" w14:textId="30CD1D6A" w:rsidR="65CD75F4" w:rsidRDefault="65CD75F4"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655C6DFF" w14:textId="343A0477" w:rsidR="65CD75F4" w:rsidRDefault="2AD621CB" w:rsidP="4F4B893D">
            <w:pPr>
              <w:rPr>
                <w:lang w:val="en-US"/>
              </w:rPr>
            </w:pPr>
            <w:r w:rsidRPr="2AD621CB">
              <w:rPr>
                <w:lang w:val="en-US"/>
              </w:rPr>
              <w:t>11. Lưu thông tin admin (tên, vai trò, avatar) vào localStorage dưới khóa "user".</w:t>
            </w:r>
          </w:p>
        </w:tc>
      </w:tr>
      <w:tr w:rsidR="65CD75F4" w14:paraId="0D78A526"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775FBB70" w14:textId="0E767229" w:rsidR="65CD75F4" w:rsidRDefault="65CD75F4"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39C678E0" w14:textId="00A2AEC7" w:rsidR="65CD75F4" w:rsidRDefault="2AD621CB" w:rsidP="2AD621CB">
            <w:pPr>
              <w:rPr>
                <w:lang w:val="en-US"/>
              </w:rPr>
            </w:pPr>
            <w:r w:rsidRPr="2AD621CB">
              <w:rPr>
                <w:lang w:val="en-US"/>
              </w:rPr>
              <w:t>12. Hủy trạng thái loading và chuyển hướng người dùng đến trang Dashboard quản trị (/).</w:t>
            </w:r>
          </w:p>
        </w:tc>
      </w:tr>
      <w:tr w:rsidR="4F4B893D" w14:paraId="7E11DC0F"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1E2E1319" w14:textId="7FD41D36" w:rsidR="4F4B893D" w:rsidRDefault="4F4B893D" w:rsidP="4F4B893D">
            <w:pPr>
              <w:pStyle w:val="ListParagraph"/>
              <w:rPr>
                <w:lang w:val="en-US"/>
              </w:rPr>
            </w:pPr>
          </w:p>
        </w:tc>
        <w:tc>
          <w:tcPr>
            <w:tcW w:w="4500" w:type="dxa"/>
            <w:tcBorders>
              <w:top w:val="single" w:sz="8" w:space="0" w:color="auto"/>
              <w:left w:val="single" w:sz="8" w:space="0" w:color="auto"/>
              <w:bottom w:val="single" w:sz="8" w:space="0" w:color="auto"/>
              <w:right w:val="single" w:sz="8" w:space="0" w:color="auto"/>
            </w:tcBorders>
          </w:tcPr>
          <w:p w14:paraId="3258C1FD" w14:textId="1DF88034" w:rsidR="4F4B893D" w:rsidRDefault="4F4B893D" w:rsidP="4F4B893D">
            <w:pPr>
              <w:pStyle w:val="ListParagraph"/>
              <w:rPr>
                <w:lang w:val="en-US"/>
              </w:rPr>
            </w:pPr>
          </w:p>
        </w:tc>
      </w:tr>
      <w:tr w:rsidR="799C28E9" w14:paraId="7D0E0FA8"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F4DCB77" w14:textId="64AC588D" w:rsidR="799C28E9" w:rsidRDefault="799C28E9" w:rsidP="799C28E9">
            <w:r w:rsidRPr="799C28E9">
              <w:rPr>
                <w:b/>
                <w:bCs/>
                <w:lang w:val="en-US"/>
              </w:rPr>
              <w:t>Luồng sự kiện thay thế:</w:t>
            </w:r>
            <w:r w:rsidRPr="799C28E9">
              <w:rPr>
                <w:lang w:val="en-US"/>
              </w:rPr>
              <w:t xml:space="preserve"> </w:t>
            </w:r>
          </w:p>
        </w:tc>
      </w:tr>
      <w:tr w:rsidR="799C28E9" w14:paraId="115AE7FC"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422BA5AA" w14:textId="4334BD23" w:rsidR="799C28E9" w:rsidRDefault="2AD621CB" w:rsidP="799C28E9">
            <w:r w:rsidRPr="2AD621CB">
              <w:rPr>
                <w:lang w:val="en-US"/>
              </w:rPr>
              <w:t>1. Người dùng nhấp vào biểu tượng con mắt tại ô Mật khẩu.</w:t>
            </w:r>
          </w:p>
        </w:tc>
        <w:tc>
          <w:tcPr>
            <w:tcW w:w="4500" w:type="dxa"/>
            <w:tcBorders>
              <w:top w:val="single" w:sz="8" w:space="0" w:color="auto"/>
              <w:left w:val="single" w:sz="8" w:space="0" w:color="auto"/>
              <w:bottom w:val="single" w:sz="8" w:space="0" w:color="auto"/>
              <w:right w:val="single" w:sz="8" w:space="0" w:color="auto"/>
            </w:tcBorders>
          </w:tcPr>
          <w:p w14:paraId="2A8302DE" w14:textId="635D2BA4" w:rsidR="799C28E9" w:rsidRDefault="799C28E9" w:rsidP="2AD621CB">
            <w:pPr>
              <w:rPr>
                <w:lang w:val="en-US"/>
              </w:rPr>
            </w:pPr>
          </w:p>
        </w:tc>
      </w:tr>
      <w:tr w:rsidR="2AD621CB" w14:paraId="16F87875"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50837180" w14:textId="01691A71" w:rsidR="2AD621CB" w:rsidRDefault="2AD621CB"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2433AB6F" w14:textId="642E5330" w:rsidR="2AD621CB" w:rsidRDefault="2AD621CB">
            <w:r w:rsidRPr="2AD621CB">
              <w:rPr>
                <w:lang w:val="en-US"/>
              </w:rPr>
              <w:t>2. Thay đổi kiểu hiển thị mật khẩu (giữa dạng ẩn "password" và hiện "text").</w:t>
            </w:r>
          </w:p>
        </w:tc>
      </w:tr>
      <w:tr w:rsidR="10D4A089" w14:paraId="1BCA9559"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05ECBC88" w14:textId="5D63F24C" w:rsidR="10D4A089" w:rsidRDefault="2AD621CB" w:rsidP="10D4A089">
            <w:pPr>
              <w:rPr>
                <w:lang w:val="en-US"/>
              </w:rPr>
            </w:pPr>
            <w:r w:rsidRPr="2AD621CB">
              <w:rPr>
                <w:lang w:val="en-US"/>
              </w:rPr>
              <w:t>3. Người dùng nhấp vào liên kết "Forgot Password?".</w:t>
            </w:r>
          </w:p>
        </w:tc>
        <w:tc>
          <w:tcPr>
            <w:tcW w:w="4500" w:type="dxa"/>
            <w:tcBorders>
              <w:top w:val="single" w:sz="8" w:space="0" w:color="auto"/>
              <w:left w:val="single" w:sz="8" w:space="0" w:color="auto"/>
              <w:bottom w:val="single" w:sz="8" w:space="0" w:color="auto"/>
              <w:right w:val="single" w:sz="8" w:space="0" w:color="auto"/>
            </w:tcBorders>
          </w:tcPr>
          <w:p w14:paraId="029DBD79" w14:textId="01AAB1D4" w:rsidR="10D4A089" w:rsidRDefault="10D4A089" w:rsidP="2AD621CB">
            <w:pPr>
              <w:rPr>
                <w:lang w:val="en-US"/>
              </w:rPr>
            </w:pPr>
          </w:p>
        </w:tc>
      </w:tr>
      <w:tr w:rsidR="10D4A089" w14:paraId="035C1ECC"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440B079A" w14:textId="3B480D1B" w:rsidR="10D4A089" w:rsidRDefault="10D4A089" w:rsidP="10D4A089">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04EEA3A0" w14:textId="4C223F74" w:rsidR="10D4A089" w:rsidRDefault="2AD621CB" w:rsidP="10D4A089">
            <w:pPr>
              <w:rPr>
                <w:lang w:val="en-US"/>
              </w:rPr>
            </w:pPr>
            <w:r w:rsidRPr="2AD621CB">
              <w:rPr>
                <w:lang w:val="en-US"/>
              </w:rPr>
              <w:t>4. Chuyển hướng người dùng sang trang khôi phục mật khẩu (hiện tại liên kết trả về #).</w:t>
            </w:r>
          </w:p>
        </w:tc>
      </w:tr>
      <w:tr w:rsidR="799C28E9" w14:paraId="0F487C3A"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9B624A7" w14:textId="7D9928AA" w:rsidR="799C28E9" w:rsidRDefault="799C28E9" w:rsidP="799C28E9">
            <w:r w:rsidRPr="799C28E9">
              <w:rPr>
                <w:b/>
                <w:bCs/>
                <w:lang w:val="en-US"/>
              </w:rPr>
              <w:t>Luồng sự kiện ngoại lệ:</w:t>
            </w:r>
            <w:r w:rsidRPr="799C28E9">
              <w:rPr>
                <w:lang w:val="en-US"/>
              </w:rPr>
              <w:t xml:space="preserve"> </w:t>
            </w:r>
          </w:p>
        </w:tc>
      </w:tr>
      <w:tr w:rsidR="799C28E9" w14:paraId="100B1B5C"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7AD37FD2" w14:textId="0340F3BD" w:rsidR="2AD621CB" w:rsidRPr="2AD621CB" w:rsidRDefault="2AD621CB">
            <w:pPr>
              <w:rPr>
                <w:lang w:val="en-US"/>
              </w:rPr>
            </w:pPr>
            <w:r w:rsidRPr="2AD621CB">
              <w:rPr>
                <w:lang w:val="en-US"/>
              </w:rPr>
              <w:t>1. Người dùng (ví dụ: Customer) nhập thông tin tài khoản của mình và mật khẩu, nhấn "Sign In".</w:t>
            </w:r>
          </w:p>
        </w:tc>
        <w:tc>
          <w:tcPr>
            <w:tcW w:w="4500" w:type="dxa"/>
            <w:tcBorders>
              <w:top w:val="single" w:sz="8" w:space="0" w:color="auto"/>
              <w:left w:val="single" w:sz="8" w:space="0" w:color="auto"/>
              <w:bottom w:val="single" w:sz="8" w:space="0" w:color="auto"/>
              <w:right w:val="single" w:sz="8" w:space="0" w:color="auto"/>
            </w:tcBorders>
          </w:tcPr>
          <w:p w14:paraId="5212AD92" w14:textId="2FDD6F77" w:rsidR="2AD621CB" w:rsidRPr="2AD621CB" w:rsidRDefault="2AD621CB">
            <w:pPr>
              <w:rPr>
                <w:lang w:val="en-US"/>
              </w:rPr>
            </w:pPr>
            <w:r w:rsidRPr="2AD621CB">
              <w:rPr>
                <w:lang w:val="en-US"/>
              </w:rPr>
              <w:t>2. Gửi yêu cầu đến server. Hệ thống tìm thấy tài khoản nhưng kiểm tra thấy vai trò không phải là ADMIN, ném ra ngoại lệ RuntimeException("Bạn không có quyền truy cập admin") (trả về mã lỗi 500).</w:t>
            </w:r>
          </w:p>
        </w:tc>
      </w:tr>
      <w:tr w:rsidR="25F0F0D6" w14:paraId="108B6209"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7922DBE3" w14:textId="23C90976" w:rsidR="2AD621CB" w:rsidRDefault="2AD621CB"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0FA76AE2" w14:textId="2609F115" w:rsidR="2AD621CB" w:rsidRDefault="2AD621CB" w:rsidP="2AD621CB">
            <w:pPr>
              <w:rPr>
                <w:lang w:val="en-US"/>
              </w:rPr>
            </w:pPr>
            <w:r w:rsidRPr="2AD621CB">
              <w:rPr>
                <w:lang w:val="en-US"/>
              </w:rPr>
              <w:t>3. Client nhận phản hồi lỗi, hiển thị thông báo alert "Bạn không có quyền truy cập admin" và tắt trạng thái loading.</w:t>
            </w:r>
          </w:p>
        </w:tc>
      </w:tr>
      <w:tr w:rsidR="25F0F0D6" w14:paraId="45453291"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7A73FE74" w14:textId="579DEDC7" w:rsidR="25F0F0D6" w:rsidRDefault="25F0F0D6"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3E6BD920" w14:textId="4F3E1802" w:rsidR="25F0F0D6" w:rsidRDefault="25F0F0D6" w:rsidP="25F0F0D6">
            <w:pPr>
              <w:rPr>
                <w:lang w:val="en-US"/>
              </w:rPr>
            </w:pPr>
          </w:p>
        </w:tc>
      </w:tr>
    </w:tbl>
    <w:p w14:paraId="4C2A9955" w14:textId="0F5FB24A" w:rsidR="5B753F0C" w:rsidRDefault="5B753F0C" w:rsidP="799C28E9">
      <w:pPr>
        <w:rPr>
          <w:lang w:val="en-US"/>
        </w:rPr>
      </w:pPr>
    </w:p>
    <w:p w14:paraId="22091474" w14:textId="0677FB6B" w:rsidR="1ED0DF5E" w:rsidRDefault="2AD621CB" w:rsidP="004743F3">
      <w:pPr>
        <w:pStyle w:val="ListParagraph"/>
        <w:numPr>
          <w:ilvl w:val="0"/>
          <w:numId w:val="57"/>
        </w:numPr>
        <w:rPr>
          <w:lang w:val="en-US"/>
        </w:rPr>
      </w:pPr>
      <w:r w:rsidRPr="2AD621CB">
        <w:rPr>
          <w:lang w:val="en-US"/>
        </w:rPr>
        <w:t>Activity Diagram:</w:t>
      </w:r>
    </w:p>
    <w:p w14:paraId="2272DFAA" w14:textId="4A536A72" w:rsidR="2AD621CB" w:rsidRDefault="2AD621CB" w:rsidP="2AD621CB">
      <w:r>
        <w:rPr>
          <w:noProof/>
        </w:rPr>
        <w:drawing>
          <wp:inline distT="0" distB="0" distL="0" distR="0" wp14:anchorId="08FE0930" wp14:editId="67ED540B">
            <wp:extent cx="5724525" cy="2390775"/>
            <wp:effectExtent l="0" t="0" r="0" b="0"/>
            <wp:docPr id="1900372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72131" name="Picture 1900372131"/>
                    <pic:cNvPicPr/>
                  </pic:nvPicPr>
                  <pic:blipFill>
                    <a:blip r:embed="rId67">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w14:paraId="645C57BD" w14:textId="07211041" w:rsidR="1ED0DF5E" w:rsidRDefault="2AD621CB" w:rsidP="004743F3">
      <w:pPr>
        <w:pStyle w:val="ListParagraph"/>
        <w:numPr>
          <w:ilvl w:val="0"/>
          <w:numId w:val="57"/>
        </w:numPr>
        <w:rPr>
          <w:lang w:val="en-US"/>
        </w:rPr>
      </w:pPr>
      <w:r w:rsidRPr="2AD621CB">
        <w:rPr>
          <w:lang w:val="en-US"/>
        </w:rPr>
        <w:t>Sequence Diagram:</w:t>
      </w:r>
    </w:p>
    <w:p w14:paraId="528A1A1A" w14:textId="792D0751" w:rsidR="4B411434" w:rsidRDefault="4B411434" w:rsidP="2AD621CB">
      <w:r>
        <w:rPr>
          <w:noProof/>
        </w:rPr>
        <w:drawing>
          <wp:inline distT="0" distB="0" distL="0" distR="0" wp14:anchorId="079C160C" wp14:editId="6F8CE3F0">
            <wp:extent cx="5724525" cy="3733800"/>
            <wp:effectExtent l="0" t="0" r="0" b="0"/>
            <wp:docPr id="1611839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39009" name="Picture 1611839009"/>
                    <pic:cNvPicPr/>
                  </pic:nvPicPr>
                  <pic:blipFill>
                    <a:blip r:embed="rId68">
                      <a:extLst>
                        <a:ext uri="{28A0092B-C50C-407E-A947-70E740481C1C}">
                          <a14:useLocalDpi xmlns:a14="http://schemas.microsoft.com/office/drawing/2010/main"/>
                        </a:ext>
                      </a:extLst>
                    </a:blip>
                    <a:stretch>
                      <a:fillRect/>
                    </a:stretch>
                  </pic:blipFill>
                  <pic:spPr>
                    <a:xfrm>
                      <a:off x="0" y="0"/>
                      <a:ext cx="5724525" cy="3733800"/>
                    </a:xfrm>
                    <a:prstGeom prst="rect">
                      <a:avLst/>
                    </a:prstGeom>
                  </pic:spPr>
                </pic:pic>
              </a:graphicData>
            </a:graphic>
          </wp:inline>
        </w:drawing>
      </w:r>
    </w:p>
    <w:p w14:paraId="471C653C" w14:textId="7290C139" w:rsidR="00A47B60" w:rsidRPr="00A47B60" w:rsidRDefault="2AD621CB" w:rsidP="00270EB6">
      <w:pPr>
        <w:pStyle w:val="Heading3"/>
        <w:rPr>
          <w:lang w:val="en-US"/>
        </w:rPr>
      </w:pPr>
      <w:r w:rsidRPr="2AD621CB">
        <w:rPr>
          <w:lang w:val="en-US"/>
        </w:rPr>
        <w:t>E-02_Đăng xuất Admin Panel</w:t>
      </w:r>
    </w:p>
    <w:p w14:paraId="7A7FF302" w14:textId="4B4AD0F8" w:rsidR="2AD621CB" w:rsidRDefault="2AD621CB" w:rsidP="2AD621CB">
      <w:pPr>
        <w:rPr>
          <w:lang w:val="en-US"/>
        </w:rPr>
      </w:pPr>
      <w:r w:rsidRPr="2AD621CB">
        <w:rPr>
          <w:lang w:val="en-US"/>
        </w:rPr>
        <w:t xml:space="preserve">     a) Đặc tả Usecase:</w:t>
      </w:r>
    </w:p>
    <w:tbl>
      <w:tblPr>
        <w:tblStyle w:val="TableGrid"/>
        <w:tblW w:w="0" w:type="auto"/>
        <w:tblInd w:w="105" w:type="dxa"/>
        <w:tblLook w:val="06A0" w:firstRow="1" w:lastRow="0" w:firstColumn="1" w:lastColumn="0" w:noHBand="1" w:noVBand="1"/>
      </w:tblPr>
      <w:tblGrid>
        <w:gridCol w:w="4489"/>
        <w:gridCol w:w="4413"/>
      </w:tblGrid>
      <w:tr w:rsidR="2AD621CB" w14:paraId="3B85EA49" w14:textId="77777777" w:rsidTr="2AD621CB">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0D2C5075" w14:textId="7F7386C2" w:rsidR="2AD621CB" w:rsidRDefault="2AD621CB">
            <w:r w:rsidRPr="2AD621CB">
              <w:rPr>
                <w:b/>
                <w:bCs/>
              </w:rPr>
              <w:lastRenderedPageBreak/>
              <w:t>UCID:</w:t>
            </w:r>
            <w:r>
              <w:t xml:space="preserve"> E-02 </w:t>
            </w:r>
          </w:p>
        </w:tc>
      </w:tr>
      <w:tr w:rsidR="2AD621CB" w14:paraId="0DA266DA" w14:textId="77777777" w:rsidTr="2AD621CB">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2621D428" w14:textId="6F3754E8" w:rsidR="2AD621CB" w:rsidRDefault="2AD621CB" w:rsidP="2AD621CB">
            <w:pPr>
              <w:rPr>
                <w:lang w:val="en-US"/>
              </w:rPr>
            </w:pPr>
            <w:r w:rsidRPr="2AD621CB">
              <w:rPr>
                <w:b/>
                <w:bCs/>
                <w:lang w:val="en-US"/>
              </w:rPr>
              <w:t>Tên Usecase:</w:t>
            </w:r>
            <w:r w:rsidRPr="2AD621CB">
              <w:rPr>
                <w:lang w:val="en-US"/>
              </w:rPr>
              <w:t xml:space="preserve"> Đăng xuất Admin Panel</w:t>
            </w:r>
          </w:p>
        </w:tc>
      </w:tr>
      <w:tr w:rsidR="2AD621CB" w14:paraId="4D98BB18" w14:textId="77777777" w:rsidTr="2AD621CB">
        <w:trPr>
          <w:trHeight w:val="150"/>
        </w:trPr>
        <w:tc>
          <w:tcPr>
            <w:tcW w:w="9335" w:type="dxa"/>
            <w:gridSpan w:val="2"/>
            <w:tcBorders>
              <w:top w:val="single" w:sz="8" w:space="0" w:color="auto"/>
              <w:left w:val="single" w:sz="8" w:space="0" w:color="auto"/>
              <w:bottom w:val="single" w:sz="8" w:space="0" w:color="auto"/>
              <w:right w:val="single" w:sz="8" w:space="0" w:color="auto"/>
            </w:tcBorders>
          </w:tcPr>
          <w:p w14:paraId="7893DD81" w14:textId="3726204C" w:rsidR="2AD621CB" w:rsidRDefault="2AD621CB">
            <w:r w:rsidRPr="2AD621CB">
              <w:rPr>
                <w:b/>
                <w:bCs/>
                <w:lang w:val="en-US"/>
              </w:rPr>
              <w:t>Mô tả sơ lược:</w:t>
            </w:r>
            <w:r w:rsidRPr="2AD621CB">
              <w:rPr>
                <w:lang w:val="en-US"/>
              </w:rPr>
              <w:t xml:space="preserve"> Người dùng (Admin / Emloyee) thực hiện đăng xuất khỏi hệ thống quản trị (Admin Panel) để hủy quyền truy cập hiện tại và đảm bảo an toàn cho tài khoản.</w:t>
            </w:r>
          </w:p>
        </w:tc>
      </w:tr>
      <w:tr w:rsidR="2AD621CB" w14:paraId="372F3DAA"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6BB4542D" w14:textId="3E9B1206" w:rsidR="2AD621CB" w:rsidRDefault="2AD621CB">
            <w:r w:rsidRPr="2AD621CB">
              <w:rPr>
                <w:b/>
                <w:bCs/>
                <w:lang w:val="en-US"/>
              </w:rPr>
              <w:t>Actor chính:</w:t>
            </w:r>
            <w:r w:rsidRPr="2AD621CB">
              <w:rPr>
                <w:lang w:val="en-US"/>
              </w:rPr>
              <w:t xml:space="preserve"> Admin / Nhân viên </w:t>
            </w:r>
          </w:p>
        </w:tc>
      </w:tr>
      <w:tr w:rsidR="2AD621CB" w14:paraId="6DB61041"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4CA2AE3E" w14:textId="45E486FF" w:rsidR="2AD621CB" w:rsidRDefault="2AD621CB">
            <w:r w:rsidRPr="2AD621CB">
              <w:rPr>
                <w:b/>
                <w:bCs/>
                <w:lang w:val="en-US"/>
              </w:rPr>
              <w:t>Actor phụ:</w:t>
            </w:r>
            <w:r w:rsidRPr="2AD621CB">
              <w:rPr>
                <w:lang w:val="en-US"/>
              </w:rPr>
              <w:t xml:space="preserve"> Không có </w:t>
            </w:r>
          </w:p>
        </w:tc>
      </w:tr>
      <w:tr w:rsidR="2AD621CB" w14:paraId="3B3E3422"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36AF55CC" w14:textId="35160D44" w:rsidR="2AD621CB" w:rsidRDefault="2AD621CB">
            <w:r w:rsidRPr="2AD621CB">
              <w:rPr>
                <w:b/>
                <w:bCs/>
                <w:lang w:val="en-US"/>
              </w:rPr>
              <w:t>Tiền điều kiện:</w:t>
            </w:r>
            <w:r w:rsidRPr="2AD621CB">
              <w:rPr>
                <w:lang w:val="en-US"/>
              </w:rPr>
              <w:t xml:space="preserve"> Người dùng đã đăng nhập thành công vào Admin Panel và đang ở trong phiên làm việc tại giao diện quản trị.</w:t>
            </w:r>
          </w:p>
        </w:tc>
      </w:tr>
      <w:tr w:rsidR="2AD621CB" w14:paraId="0B9BE656"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375AE982" w14:textId="140631F3" w:rsidR="2AD621CB" w:rsidRDefault="2AD621CB">
            <w:r w:rsidRPr="2AD621CB">
              <w:rPr>
                <w:b/>
                <w:bCs/>
                <w:lang w:val="en-US"/>
              </w:rPr>
              <w:t>Hậu điều kiện:</w:t>
            </w:r>
            <w:r w:rsidRPr="2AD621CB">
              <w:rPr>
                <w:lang w:val="en-US"/>
              </w:rPr>
              <w:t xml:space="preserve"> Đăng xuất thành công, thông tin người dùng bị xóa khỏi localStorage trên Client, và hệ thống chuyển hướng người dùng trở lại trang đăng nhập (/login).</w:t>
            </w:r>
          </w:p>
        </w:tc>
      </w:tr>
      <w:tr w:rsidR="2AD621CB" w14:paraId="16C59357"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9E7D3FE" w14:textId="714F12D5" w:rsidR="2AD621CB" w:rsidRDefault="2AD621CB">
            <w:r w:rsidRPr="2AD621CB">
              <w:rPr>
                <w:b/>
                <w:bCs/>
                <w:lang w:val="en-US"/>
              </w:rPr>
              <w:t>Luồng sự kiện chính:</w:t>
            </w:r>
            <w:r w:rsidRPr="2AD621CB">
              <w:rPr>
                <w:lang w:val="en-US"/>
              </w:rPr>
              <w:t xml:space="preserve"> </w:t>
            </w:r>
          </w:p>
        </w:tc>
      </w:tr>
      <w:tr w:rsidR="2AD621CB" w14:paraId="344A9A99"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6196EA11" w14:textId="5ED69F12" w:rsidR="2AD621CB" w:rsidRDefault="2AD621CB" w:rsidP="2AD621CB">
            <w:pPr>
              <w:jc w:val="center"/>
            </w:pPr>
            <w:r w:rsidRPr="2AD621CB">
              <w:rPr>
                <w:b/>
                <w:bCs/>
              </w:rPr>
              <w:t>Actor</w:t>
            </w:r>
            <w:r>
              <w:t xml:space="preserve"> </w:t>
            </w:r>
          </w:p>
        </w:tc>
        <w:tc>
          <w:tcPr>
            <w:tcW w:w="4500" w:type="dxa"/>
            <w:tcBorders>
              <w:top w:val="single" w:sz="8" w:space="0" w:color="auto"/>
              <w:left w:val="single" w:sz="8" w:space="0" w:color="auto"/>
              <w:bottom w:val="single" w:sz="8" w:space="0" w:color="auto"/>
              <w:right w:val="single" w:sz="8" w:space="0" w:color="auto"/>
            </w:tcBorders>
          </w:tcPr>
          <w:p w14:paraId="17195E68" w14:textId="084C9254" w:rsidR="2AD621CB" w:rsidRDefault="2AD621CB" w:rsidP="2AD621CB">
            <w:pPr>
              <w:jc w:val="center"/>
            </w:pPr>
            <w:r w:rsidRPr="2AD621CB">
              <w:rPr>
                <w:b/>
                <w:bCs/>
                <w:lang w:val="en-US"/>
              </w:rPr>
              <w:t>Hệ thống</w:t>
            </w:r>
            <w:r w:rsidRPr="2AD621CB">
              <w:rPr>
                <w:lang w:val="en-US"/>
              </w:rPr>
              <w:t xml:space="preserve"> </w:t>
            </w:r>
          </w:p>
        </w:tc>
      </w:tr>
      <w:tr w:rsidR="2AD621CB" w14:paraId="001A23C6" w14:textId="77777777" w:rsidTr="2AD621CB">
        <w:trPr>
          <w:trHeight w:val="120"/>
        </w:trPr>
        <w:tc>
          <w:tcPr>
            <w:tcW w:w="4835" w:type="dxa"/>
            <w:tcBorders>
              <w:top w:val="single" w:sz="8" w:space="0" w:color="auto"/>
              <w:left w:val="single" w:sz="8" w:space="0" w:color="auto"/>
              <w:bottom w:val="single" w:sz="8" w:space="0" w:color="auto"/>
              <w:right w:val="single" w:sz="8" w:space="0" w:color="auto"/>
            </w:tcBorders>
          </w:tcPr>
          <w:p w14:paraId="4B92E2F2" w14:textId="4F7550DD" w:rsidR="2AD621CB" w:rsidRDefault="2AD621CB">
            <w:r w:rsidRPr="2AD621CB">
              <w:rPr>
                <w:lang w:val="en-US"/>
              </w:rPr>
              <w:t>1. Người dùng nhấn nút "Đăng xuất" trên thanh điều hướng bên (SideNavBar).</w:t>
            </w:r>
          </w:p>
        </w:tc>
        <w:tc>
          <w:tcPr>
            <w:tcW w:w="4500" w:type="dxa"/>
            <w:tcBorders>
              <w:top w:val="single" w:sz="8" w:space="0" w:color="auto"/>
              <w:left w:val="single" w:sz="8" w:space="0" w:color="auto"/>
              <w:bottom w:val="single" w:sz="8" w:space="0" w:color="auto"/>
              <w:right w:val="single" w:sz="8" w:space="0" w:color="auto"/>
            </w:tcBorders>
          </w:tcPr>
          <w:p w14:paraId="1760467A" w14:textId="6B7B6C54" w:rsidR="2AD621CB" w:rsidRDefault="2AD621CB">
            <w:r>
              <w:t xml:space="preserve"> </w:t>
            </w:r>
          </w:p>
        </w:tc>
      </w:tr>
      <w:tr w:rsidR="2AD621CB" w14:paraId="752EB1AA"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75BE263B" w14:textId="7AA7DCEC" w:rsidR="2AD621CB" w:rsidRDefault="2AD621CB"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41A619A9" w14:textId="7953F426" w:rsidR="2AD621CB" w:rsidRDefault="2AD621CB" w:rsidP="2AD621CB">
            <w:pPr>
              <w:rPr>
                <w:lang w:val="en-US"/>
              </w:rPr>
            </w:pPr>
            <w:r w:rsidRPr="2AD621CB">
              <w:rPr>
                <w:lang w:val="en-US"/>
              </w:rPr>
              <w:t>2. Tiếp nhận sự kiện click của người dùng và kích hoạt hàm xử lý đăng xuất handleLogout().</w:t>
            </w:r>
          </w:p>
        </w:tc>
      </w:tr>
      <w:tr w:rsidR="2AD621CB" w14:paraId="5E2E5648"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41BADD2C" w14:textId="2BF52327" w:rsidR="2AD621CB" w:rsidRDefault="2AD621CB" w:rsidP="2AD621CB">
            <w:pPr>
              <w:rPr>
                <w:rFonts w:eastAsia="Helvetica"/>
                <w:lang w:val="en-US"/>
              </w:rPr>
            </w:pPr>
          </w:p>
        </w:tc>
        <w:tc>
          <w:tcPr>
            <w:tcW w:w="4500" w:type="dxa"/>
            <w:tcBorders>
              <w:top w:val="single" w:sz="8" w:space="0" w:color="auto"/>
              <w:left w:val="single" w:sz="8" w:space="0" w:color="auto"/>
              <w:bottom w:val="single" w:sz="8" w:space="0" w:color="auto"/>
              <w:right w:val="single" w:sz="8" w:space="0" w:color="auto"/>
            </w:tcBorders>
          </w:tcPr>
          <w:p w14:paraId="280A64AF" w14:textId="1DA9D57A" w:rsidR="2AD621CB" w:rsidRDefault="2AD621CB" w:rsidP="2AD621CB">
            <w:pPr>
              <w:rPr>
                <w:lang w:val="en-US"/>
              </w:rPr>
            </w:pPr>
            <w:r w:rsidRPr="2AD621CB">
              <w:rPr>
                <w:lang w:val="en-US"/>
              </w:rPr>
              <w:t>3. Xóa trường dữ liệu người dùng khỏi localStorage bằng câu lệnh localStorage.removeItem("user").</w:t>
            </w:r>
          </w:p>
        </w:tc>
      </w:tr>
      <w:tr w:rsidR="2AD621CB" w14:paraId="27FE1E02"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047242F7" w14:textId="7E9271E3" w:rsidR="2AD621CB" w:rsidRDefault="2AD621CB"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201E2A04" w14:textId="19814D21" w:rsidR="2AD621CB" w:rsidRDefault="2AD621CB" w:rsidP="2AD621CB">
            <w:pPr>
              <w:rPr>
                <w:lang w:val="en-US"/>
              </w:rPr>
            </w:pPr>
            <w:r w:rsidRPr="2AD621CB">
              <w:rPr>
                <w:lang w:val="en-US"/>
              </w:rPr>
              <w:t>4. Thực hiện điều hướng người dùng quay trở lại trang đăng nhập bằng lệnh navigate("/login").</w:t>
            </w:r>
          </w:p>
        </w:tc>
      </w:tr>
      <w:tr w:rsidR="2AD621CB" w14:paraId="5DD403EC"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3D5553C6" w14:textId="28BDFA9C" w:rsidR="2AD621CB" w:rsidRDefault="2AD621CB"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6AE22166" w14:textId="417595F4" w:rsidR="2AD621CB" w:rsidRDefault="2AD621CB" w:rsidP="2AD621CB">
            <w:pPr>
              <w:rPr>
                <w:lang w:val="en-US"/>
              </w:rPr>
            </w:pPr>
            <w:r w:rsidRPr="2AD621CB">
              <w:rPr>
                <w:lang w:val="en-US"/>
              </w:rPr>
              <w:t>5. Cập nhật giao diện và hiển thị màn hình Đăng nhập (Sign In).</w:t>
            </w:r>
          </w:p>
        </w:tc>
      </w:tr>
      <w:tr w:rsidR="2AD621CB" w14:paraId="4723573F"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4960ABFE" w14:textId="305482D7" w:rsidR="2AD621CB" w:rsidRDefault="2AD621CB" w:rsidP="2AD621CB">
            <w:pPr>
              <w:pStyle w:val="ListParagraph"/>
              <w:ind w:left="720"/>
              <w:rPr>
                <w:lang w:val="en-US"/>
              </w:rPr>
            </w:pPr>
          </w:p>
        </w:tc>
        <w:tc>
          <w:tcPr>
            <w:tcW w:w="4500" w:type="dxa"/>
            <w:tcBorders>
              <w:top w:val="single" w:sz="8" w:space="0" w:color="auto"/>
              <w:left w:val="single" w:sz="8" w:space="0" w:color="auto"/>
              <w:bottom w:val="single" w:sz="8" w:space="0" w:color="auto"/>
              <w:right w:val="single" w:sz="8" w:space="0" w:color="auto"/>
            </w:tcBorders>
          </w:tcPr>
          <w:p w14:paraId="09E0DDCE" w14:textId="6B72BC44" w:rsidR="2AD621CB" w:rsidRDefault="2AD621CB" w:rsidP="2AD621CB">
            <w:pPr>
              <w:rPr>
                <w:lang w:val="en-US"/>
              </w:rPr>
            </w:pPr>
          </w:p>
        </w:tc>
      </w:tr>
      <w:tr w:rsidR="2AD621CB" w14:paraId="646ABA7A"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427FAFD" w14:textId="64AC588D" w:rsidR="2AD621CB" w:rsidRDefault="2AD621CB">
            <w:r w:rsidRPr="2AD621CB">
              <w:rPr>
                <w:b/>
                <w:bCs/>
                <w:lang w:val="en-US"/>
              </w:rPr>
              <w:lastRenderedPageBreak/>
              <w:t>Luồng sự kiện thay thế:</w:t>
            </w:r>
            <w:r w:rsidRPr="2AD621CB">
              <w:rPr>
                <w:lang w:val="en-US"/>
              </w:rPr>
              <w:t xml:space="preserve"> </w:t>
            </w:r>
          </w:p>
        </w:tc>
      </w:tr>
      <w:tr w:rsidR="2AD621CB" w14:paraId="264A8DE0"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46F16449" w14:textId="4C1C38D4" w:rsidR="2AD621CB" w:rsidRDefault="2AD621CB"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0F711E2D" w14:textId="635D2BA4" w:rsidR="2AD621CB" w:rsidRDefault="2AD621CB" w:rsidP="2AD621CB">
            <w:pPr>
              <w:rPr>
                <w:lang w:val="en-US"/>
              </w:rPr>
            </w:pPr>
          </w:p>
        </w:tc>
      </w:tr>
      <w:tr w:rsidR="2AD621CB" w14:paraId="2EB49F0B"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E2571BE" w14:textId="7D9928AA" w:rsidR="2AD621CB" w:rsidRDefault="2AD621CB">
            <w:r w:rsidRPr="2AD621CB">
              <w:rPr>
                <w:b/>
                <w:bCs/>
                <w:lang w:val="en-US"/>
              </w:rPr>
              <w:t>Luồng sự kiện ngoại lệ:</w:t>
            </w:r>
            <w:r w:rsidRPr="2AD621CB">
              <w:rPr>
                <w:lang w:val="en-US"/>
              </w:rPr>
              <w:t xml:space="preserve"> </w:t>
            </w:r>
          </w:p>
        </w:tc>
      </w:tr>
      <w:tr w:rsidR="2AD621CB" w14:paraId="668494D6"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746EF92C" w14:textId="579DEDC7" w:rsidR="2AD621CB" w:rsidRDefault="2AD621CB" w:rsidP="2AD621C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442EBFD9" w14:textId="4F3E1802" w:rsidR="2AD621CB" w:rsidRDefault="2AD621CB" w:rsidP="2AD621CB">
            <w:pPr>
              <w:rPr>
                <w:lang w:val="en-US"/>
              </w:rPr>
            </w:pPr>
          </w:p>
        </w:tc>
      </w:tr>
    </w:tbl>
    <w:p w14:paraId="0D0BCA6F" w14:textId="5612EC30" w:rsidR="2AD621CB" w:rsidRDefault="2AD621CB" w:rsidP="2AD621CB">
      <w:pPr>
        <w:rPr>
          <w:lang w:val="en-US"/>
        </w:rPr>
      </w:pPr>
    </w:p>
    <w:p w14:paraId="2080985F" w14:textId="6CED7C92" w:rsidR="2AD621CB" w:rsidRDefault="2AD621CB" w:rsidP="2AD621CB">
      <w:pPr>
        <w:rPr>
          <w:color w:val="081B3A"/>
          <w:lang w:val="en-US"/>
        </w:rPr>
      </w:pPr>
      <w:r w:rsidRPr="2AD621CB">
        <w:rPr>
          <w:color w:val="081B3A"/>
          <w:lang w:val="en-US"/>
        </w:rPr>
        <w:t xml:space="preserve">b) Activity Diagram: </w:t>
      </w:r>
    </w:p>
    <w:p w14:paraId="2447C66E" w14:textId="718C029D" w:rsidR="2AD621CB" w:rsidRDefault="2AD621CB" w:rsidP="2AD621CB">
      <w:r>
        <w:rPr>
          <w:noProof/>
        </w:rPr>
        <w:drawing>
          <wp:inline distT="0" distB="0" distL="0" distR="0" wp14:anchorId="17A24F9E" wp14:editId="15899B6A">
            <wp:extent cx="5724525" cy="3990975"/>
            <wp:effectExtent l="0" t="0" r="0" b="0"/>
            <wp:docPr id="1341935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5310" name="Picture 1341935310"/>
                    <pic:cNvPicPr/>
                  </pic:nvPicPr>
                  <pic:blipFill>
                    <a:blip r:embed="rId69">
                      <a:extLst>
                        <a:ext uri="{28A0092B-C50C-407E-A947-70E740481C1C}">
                          <a14:useLocalDpi xmlns:a14="http://schemas.microsoft.com/office/drawing/2010/main"/>
                        </a:ext>
                      </a:extLst>
                    </a:blip>
                    <a:stretch>
                      <a:fillRect/>
                    </a:stretch>
                  </pic:blipFill>
                  <pic:spPr>
                    <a:xfrm>
                      <a:off x="0" y="0"/>
                      <a:ext cx="5724525" cy="3990975"/>
                    </a:xfrm>
                    <a:prstGeom prst="rect">
                      <a:avLst/>
                    </a:prstGeom>
                  </pic:spPr>
                </pic:pic>
              </a:graphicData>
            </a:graphic>
          </wp:inline>
        </w:drawing>
      </w:r>
    </w:p>
    <w:p w14:paraId="439C81E7" w14:textId="6A74DBC6" w:rsidR="2AD621CB" w:rsidRDefault="2AD621CB" w:rsidP="2AD621CB">
      <w:pPr>
        <w:rPr>
          <w:lang w:val="en-US"/>
        </w:rPr>
      </w:pPr>
      <w:r w:rsidRPr="2AD621CB">
        <w:rPr>
          <w:color w:val="081B3A"/>
          <w:lang w:val="en-US"/>
        </w:rPr>
        <w:t>c) Sequence Diagram:</w:t>
      </w:r>
    </w:p>
    <w:p w14:paraId="24380ACF" w14:textId="59A6251C" w:rsidR="2AD621CB" w:rsidRDefault="2AD621CB" w:rsidP="2AD621CB">
      <w:r>
        <w:rPr>
          <w:noProof/>
        </w:rPr>
        <w:lastRenderedPageBreak/>
        <w:drawing>
          <wp:inline distT="0" distB="0" distL="0" distR="0" wp14:anchorId="1B739CDF" wp14:editId="698B5EAE">
            <wp:extent cx="4905375" cy="3105150"/>
            <wp:effectExtent l="0" t="0" r="0" b="0"/>
            <wp:docPr id="1623032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011" name="Picture 1623032011"/>
                    <pic:cNvPicPr/>
                  </pic:nvPicPr>
                  <pic:blipFill>
                    <a:blip r:embed="rId70">
                      <a:extLst>
                        <a:ext uri="{28A0092B-C50C-407E-A947-70E740481C1C}">
                          <a14:useLocalDpi xmlns:a14="http://schemas.microsoft.com/office/drawing/2010/main"/>
                        </a:ext>
                      </a:extLst>
                    </a:blip>
                    <a:stretch>
                      <a:fillRect/>
                    </a:stretch>
                  </pic:blipFill>
                  <pic:spPr>
                    <a:xfrm>
                      <a:off x="0" y="0"/>
                      <a:ext cx="4905375" cy="3105150"/>
                    </a:xfrm>
                    <a:prstGeom prst="rect">
                      <a:avLst/>
                    </a:prstGeom>
                  </pic:spPr>
                </pic:pic>
              </a:graphicData>
            </a:graphic>
          </wp:inline>
        </w:drawing>
      </w:r>
    </w:p>
    <w:p w14:paraId="27647827" w14:textId="731CA490" w:rsidR="00A47B60" w:rsidRPr="00A47B60" w:rsidRDefault="00A47B60" w:rsidP="00270EB6">
      <w:pPr>
        <w:pStyle w:val="Heading3"/>
        <w:rPr>
          <w:lang w:val="en-US"/>
        </w:rPr>
      </w:pPr>
      <w:r w:rsidRPr="00A47B60">
        <w:rPr>
          <w:lang w:val="en-US"/>
        </w:rPr>
        <w:t>E-03</w:t>
      </w:r>
      <w:r>
        <w:rPr>
          <w:lang w:val="en-US"/>
        </w:rPr>
        <w:t>_</w:t>
      </w:r>
      <w:r w:rsidRPr="00A47B60">
        <w:rPr>
          <w:lang w:val="en-US"/>
        </w:rPr>
        <w:t>Xem profile cá nhân</w:t>
      </w:r>
    </w:p>
    <w:p w14:paraId="20737360" w14:textId="141BA1F2" w:rsidR="001F1C1A" w:rsidRPr="001C65A8" w:rsidRDefault="001F1C1A" w:rsidP="001C65A8">
      <w:pPr>
        <w:pStyle w:val="ListParagraph"/>
        <w:numPr>
          <w:ilvl w:val="0"/>
          <w:numId w:val="104"/>
        </w:numPr>
        <w:rPr>
          <w:lang w:val="en-US"/>
        </w:rPr>
      </w:pPr>
      <w:r w:rsidRPr="001C65A8">
        <w:rPr>
          <w:lang w:val="en-US"/>
        </w:rPr>
        <w:t>Đặc tả</w:t>
      </w:r>
    </w:p>
    <w:tbl>
      <w:tblPr>
        <w:tblStyle w:val="TableGrid"/>
        <w:tblW w:w="9335" w:type="dxa"/>
        <w:tblInd w:w="105" w:type="dxa"/>
        <w:tblLayout w:type="fixed"/>
        <w:tblLook w:val="06A0" w:firstRow="1" w:lastRow="0" w:firstColumn="1" w:lastColumn="0" w:noHBand="1" w:noVBand="1"/>
      </w:tblPr>
      <w:tblGrid>
        <w:gridCol w:w="4835"/>
        <w:gridCol w:w="4500"/>
      </w:tblGrid>
      <w:tr w:rsidR="00C73D4B" w14:paraId="334938C9" w14:textId="77777777" w:rsidTr="2AD621CB">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7928F4EE" w14:textId="7121F463" w:rsidR="00C73D4B" w:rsidRDefault="00C73D4B">
            <w:r w:rsidRPr="6F57F90C">
              <w:rPr>
                <w:b/>
                <w:lang w:val="en-US"/>
              </w:rPr>
              <w:t>UCID:</w:t>
            </w:r>
            <w:r w:rsidRPr="6F57F90C">
              <w:rPr>
                <w:lang w:val="en-US"/>
              </w:rPr>
              <w:t xml:space="preserve"> E-03 Xem profile cá nhân</w:t>
            </w:r>
          </w:p>
        </w:tc>
      </w:tr>
      <w:tr w:rsidR="00C73D4B" w14:paraId="73FEEA25" w14:textId="77777777" w:rsidTr="2AD621CB">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1B144745" w14:textId="099F502E" w:rsidR="00C73D4B" w:rsidRDefault="00C73D4B">
            <w:pPr>
              <w:rPr>
                <w:lang w:val="en-US"/>
              </w:rPr>
            </w:pPr>
            <w:r w:rsidRPr="1126668D">
              <w:rPr>
                <w:b/>
                <w:bCs/>
                <w:lang w:val="en-US"/>
              </w:rPr>
              <w:t>Tên Usecase:</w:t>
            </w:r>
            <w:r w:rsidRPr="1126668D">
              <w:rPr>
                <w:lang w:val="en-US"/>
              </w:rPr>
              <w:t xml:space="preserve"> </w:t>
            </w:r>
            <w:r>
              <w:rPr>
                <w:lang w:val="en-US"/>
              </w:rPr>
              <w:t>Xem profile cá nhân</w:t>
            </w:r>
          </w:p>
        </w:tc>
      </w:tr>
      <w:tr w:rsidR="00C73D4B" w14:paraId="0BEA9605" w14:textId="77777777" w:rsidTr="2AD621CB">
        <w:trPr>
          <w:trHeight w:val="150"/>
        </w:trPr>
        <w:tc>
          <w:tcPr>
            <w:tcW w:w="9335" w:type="dxa"/>
            <w:gridSpan w:val="2"/>
            <w:tcBorders>
              <w:top w:val="single" w:sz="8" w:space="0" w:color="auto"/>
              <w:left w:val="single" w:sz="8" w:space="0" w:color="auto"/>
              <w:bottom w:val="single" w:sz="8" w:space="0" w:color="auto"/>
              <w:right w:val="single" w:sz="8" w:space="0" w:color="auto"/>
            </w:tcBorders>
          </w:tcPr>
          <w:p w14:paraId="1569839B" w14:textId="220E3DE9" w:rsidR="00C73D4B" w:rsidRPr="00840321" w:rsidRDefault="00C73D4B" w:rsidP="00840321">
            <w:pPr>
              <w:pStyle w:val="Heading3"/>
              <w:numPr>
                <w:ilvl w:val="0"/>
                <w:numId w:val="0"/>
              </w:numPr>
              <w:rPr>
                <w:lang w:val="en-US"/>
              </w:rPr>
            </w:pPr>
            <w:r w:rsidRPr="00BD7BB5">
              <w:rPr>
                <w:lang w:val="en-US"/>
              </w:rPr>
              <w:t xml:space="preserve">Mô tả sơ lược: </w:t>
            </w:r>
            <w:r w:rsidR="00BD7BB5" w:rsidRPr="00BD7BB5">
              <w:rPr>
                <w:lang w:val="en-US"/>
              </w:rPr>
              <w:t>E-03_Xem profile cá nhân</w:t>
            </w:r>
          </w:p>
        </w:tc>
      </w:tr>
      <w:tr w:rsidR="00C73D4B" w14:paraId="6739568A"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418A06F2" w14:textId="48FC0E80" w:rsidR="00C73D4B" w:rsidRDefault="00C73D4B">
            <w:r w:rsidRPr="799C28E9">
              <w:rPr>
                <w:b/>
                <w:bCs/>
                <w:lang w:val="en-US"/>
              </w:rPr>
              <w:t>Actor chính:</w:t>
            </w:r>
            <w:r w:rsidRPr="799C28E9">
              <w:rPr>
                <w:lang w:val="en-US"/>
              </w:rPr>
              <w:t xml:space="preserve"> </w:t>
            </w:r>
            <w:r w:rsidRPr="2B567238">
              <w:rPr>
                <w:lang w:val="en-US"/>
              </w:rPr>
              <w:t xml:space="preserve">Nhân viên  </w:t>
            </w:r>
          </w:p>
        </w:tc>
      </w:tr>
      <w:tr w:rsidR="00C73D4B" w14:paraId="005914AB"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1DB9EA2A" w14:textId="77777777" w:rsidR="00C73D4B" w:rsidRDefault="00C73D4B">
            <w:r w:rsidRPr="799C28E9">
              <w:rPr>
                <w:b/>
                <w:bCs/>
                <w:lang w:val="en-US"/>
              </w:rPr>
              <w:t>Actor phụ:</w:t>
            </w:r>
            <w:r w:rsidRPr="799C28E9">
              <w:rPr>
                <w:lang w:val="en-US"/>
              </w:rPr>
              <w:t xml:space="preserve"> Không có </w:t>
            </w:r>
          </w:p>
        </w:tc>
      </w:tr>
      <w:tr w:rsidR="00C73D4B" w14:paraId="1EAEF367"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747A9B91" w14:textId="441AAAAE" w:rsidR="00C73D4B" w:rsidRDefault="00C73D4B">
            <w:r w:rsidRPr="2B567238">
              <w:rPr>
                <w:b/>
                <w:bCs/>
                <w:lang w:val="en-US"/>
              </w:rPr>
              <w:t>Tiền điều kiện:</w:t>
            </w:r>
            <w:r w:rsidRPr="2B567238">
              <w:rPr>
                <w:lang w:val="en-US"/>
              </w:rPr>
              <w:t xml:space="preserve"> </w:t>
            </w:r>
            <w:r w:rsidR="00840321" w:rsidRPr="00840321">
              <w:t>Nhân viên đã đăng nhập thành công vào hệ thống và có JWT Token hợp lệ</w:t>
            </w:r>
          </w:p>
        </w:tc>
      </w:tr>
      <w:tr w:rsidR="00C73D4B" w14:paraId="33141B60"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38BC83AB" w14:textId="2B44BC64" w:rsidR="00C73D4B" w:rsidRDefault="00C73D4B">
            <w:r w:rsidRPr="2D07376A">
              <w:rPr>
                <w:b/>
                <w:bCs/>
                <w:lang w:val="en-US"/>
              </w:rPr>
              <w:t>Hậu điều kiện:</w:t>
            </w:r>
            <w:r w:rsidRPr="2D07376A">
              <w:rPr>
                <w:lang w:val="en-US"/>
              </w:rPr>
              <w:t xml:space="preserve"> </w:t>
            </w:r>
            <w:r w:rsidR="00046805" w:rsidRPr="00046805">
              <w:t>Hiển thị thành công thông tin hồ sơ cá nhân của nhân viên lên màn hình.</w:t>
            </w:r>
          </w:p>
        </w:tc>
      </w:tr>
      <w:tr w:rsidR="00C73D4B" w14:paraId="16E0FAD4"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56B0D11" w14:textId="77777777" w:rsidR="00C73D4B" w:rsidRDefault="00C73D4B">
            <w:r w:rsidRPr="799C28E9">
              <w:rPr>
                <w:b/>
                <w:bCs/>
                <w:lang w:val="en-US"/>
              </w:rPr>
              <w:t>Luồng sự kiện chính:</w:t>
            </w:r>
            <w:r w:rsidRPr="799C28E9">
              <w:rPr>
                <w:lang w:val="en-US"/>
              </w:rPr>
              <w:t xml:space="preserve"> </w:t>
            </w:r>
          </w:p>
        </w:tc>
      </w:tr>
      <w:tr w:rsidR="00C73D4B" w14:paraId="301EA4BE"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50034C97" w14:textId="77777777" w:rsidR="00C73D4B" w:rsidRDefault="00C73D4B">
            <w:pPr>
              <w:jc w:val="center"/>
            </w:pPr>
            <w:r w:rsidRPr="799C28E9">
              <w:rPr>
                <w:b/>
                <w:bCs/>
              </w:rPr>
              <w:t>Actor</w:t>
            </w:r>
            <w:r w:rsidRPr="799C28E9">
              <w:t xml:space="preserve"> </w:t>
            </w:r>
          </w:p>
        </w:tc>
        <w:tc>
          <w:tcPr>
            <w:tcW w:w="4500" w:type="dxa"/>
            <w:tcBorders>
              <w:top w:val="single" w:sz="8" w:space="0" w:color="auto"/>
              <w:left w:val="single" w:sz="8" w:space="0" w:color="auto"/>
              <w:bottom w:val="single" w:sz="8" w:space="0" w:color="auto"/>
              <w:right w:val="single" w:sz="8" w:space="0" w:color="auto"/>
            </w:tcBorders>
          </w:tcPr>
          <w:p w14:paraId="299E11D3" w14:textId="77777777" w:rsidR="00C73D4B" w:rsidRDefault="00C73D4B">
            <w:pPr>
              <w:jc w:val="center"/>
            </w:pPr>
            <w:r w:rsidRPr="799C28E9">
              <w:rPr>
                <w:b/>
                <w:bCs/>
                <w:lang w:val="en-US"/>
              </w:rPr>
              <w:t>Hệ thống</w:t>
            </w:r>
            <w:r w:rsidRPr="799C28E9">
              <w:rPr>
                <w:lang w:val="en-US"/>
              </w:rPr>
              <w:t xml:space="preserve"> </w:t>
            </w:r>
          </w:p>
        </w:tc>
      </w:tr>
      <w:tr w:rsidR="00C73D4B" w14:paraId="65EFC508" w14:textId="77777777" w:rsidTr="2AD621CB">
        <w:trPr>
          <w:trHeight w:val="120"/>
        </w:trPr>
        <w:tc>
          <w:tcPr>
            <w:tcW w:w="4835" w:type="dxa"/>
            <w:tcBorders>
              <w:top w:val="single" w:sz="8" w:space="0" w:color="auto"/>
              <w:left w:val="single" w:sz="8" w:space="0" w:color="auto"/>
              <w:bottom w:val="single" w:sz="8" w:space="0" w:color="auto"/>
              <w:right w:val="single" w:sz="8" w:space="0" w:color="auto"/>
            </w:tcBorders>
          </w:tcPr>
          <w:p w14:paraId="22A2E5BE" w14:textId="295E30F3" w:rsidR="00C73D4B" w:rsidRDefault="00046805">
            <w:r w:rsidRPr="6F57F90C">
              <w:rPr>
                <w:lang w:val="en-US"/>
              </w:rPr>
              <w:t>1. Nhấn chọn mục "Hồ sơ" hoặc truy cập vào đường dẫn /profile.</w:t>
            </w:r>
          </w:p>
        </w:tc>
        <w:tc>
          <w:tcPr>
            <w:tcW w:w="4500" w:type="dxa"/>
            <w:tcBorders>
              <w:top w:val="single" w:sz="8" w:space="0" w:color="auto"/>
              <w:left w:val="single" w:sz="8" w:space="0" w:color="auto"/>
              <w:bottom w:val="single" w:sz="8" w:space="0" w:color="auto"/>
              <w:right w:val="single" w:sz="8" w:space="0" w:color="auto"/>
            </w:tcBorders>
          </w:tcPr>
          <w:p w14:paraId="5E545FE5" w14:textId="79969DEE" w:rsidR="00C73D4B" w:rsidRDefault="00C73D4B">
            <w:r w:rsidRPr="6F57F90C">
              <w:rPr>
                <w:lang w:val="en-US"/>
              </w:rPr>
              <w:t xml:space="preserve"> </w:t>
            </w:r>
            <w:r w:rsidR="00046805" w:rsidRPr="6F57F90C">
              <w:rPr>
                <w:lang w:val="en-US"/>
              </w:rPr>
              <w:t>2. Hiển thị giao diện "Đang tải thông tin cá nhân..." (Loading spinner).</w:t>
            </w:r>
          </w:p>
        </w:tc>
      </w:tr>
      <w:tr w:rsidR="00C73D4B" w14:paraId="58EE1001"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3A66B2E0" w14:textId="23D5ACF8" w:rsidR="00C73D4B" w:rsidRDefault="00C73D4B"/>
        </w:tc>
        <w:tc>
          <w:tcPr>
            <w:tcW w:w="4500" w:type="dxa"/>
            <w:tcBorders>
              <w:top w:val="single" w:sz="8" w:space="0" w:color="auto"/>
              <w:left w:val="single" w:sz="8" w:space="0" w:color="auto"/>
              <w:bottom w:val="single" w:sz="8" w:space="0" w:color="auto"/>
              <w:right w:val="single" w:sz="8" w:space="0" w:color="auto"/>
            </w:tcBorders>
          </w:tcPr>
          <w:p w14:paraId="10E91598" w14:textId="30698AF1" w:rsidR="00C73D4B" w:rsidRDefault="0009399D" w:rsidP="0009399D">
            <w:pPr>
              <w:rPr>
                <w:lang w:val="en-US"/>
              </w:rPr>
            </w:pPr>
            <w:r w:rsidRPr="0009399D">
              <w:t>3. Gửi yêu cầu GET /api/users/profile kèm theo JWT Token tới Backend.</w:t>
            </w:r>
          </w:p>
        </w:tc>
      </w:tr>
      <w:tr w:rsidR="00C73D4B" w14:paraId="41ABF672"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3FE8E183" w14:textId="59D5B8C9" w:rsidR="00C73D4B" w:rsidRDefault="00C73D4B" w:rsidP="0009399D">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64202EB0" w14:textId="4FCAE51B" w:rsidR="00C73D4B" w:rsidRDefault="0009399D">
            <w:pPr>
              <w:rPr>
                <w:lang w:val="en-US"/>
              </w:rPr>
            </w:pPr>
            <w:r w:rsidRPr="0009399D">
              <w:t>4. UserApiController.getProfile() tiếp nhận yêu cầu, trích xuất ID người dùng từ Token.</w:t>
            </w:r>
          </w:p>
        </w:tc>
      </w:tr>
      <w:tr w:rsidR="00C73D4B" w14:paraId="3D7CC0D2"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74CD8B63" w14:textId="77777777" w:rsidR="00C73D4B" w:rsidRDefault="00C73D4B">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0C6944B0" w14:textId="1E9CF10C" w:rsidR="00C73D4B" w:rsidRDefault="0009399D">
            <w:pPr>
              <w:rPr>
                <w:lang w:val="en-US"/>
              </w:rPr>
            </w:pPr>
            <w:r w:rsidRPr="0009399D">
              <w:t>5. UserService.getUserById() gọi UserRepository.findById() để truy vấn thông tin user trong cơ sở dữ liệu.</w:t>
            </w:r>
          </w:p>
        </w:tc>
      </w:tr>
      <w:tr w:rsidR="00C73D4B" w14:paraId="378A5EE7"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75FE0A8F" w14:textId="582790AF" w:rsidR="00C73D4B" w:rsidRDefault="00C73D4B" w:rsidP="00BD7F62">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2DE7FAB9" w14:textId="170C3D11" w:rsidR="00C73D4B" w:rsidRDefault="0009399D" w:rsidP="00BD7F62">
            <w:pPr>
              <w:rPr>
                <w:lang w:val="en-US"/>
              </w:rPr>
            </w:pPr>
            <w:r w:rsidRPr="0009399D">
              <w:t>6. Chuyển đổi dữ liệu sang UserResponse và trả về HTTP 200 OK.</w:t>
            </w:r>
          </w:p>
        </w:tc>
      </w:tr>
      <w:tr w:rsidR="00C73D4B" w14:paraId="4EF3A563"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526799A3" w14:textId="77777777" w:rsidR="00C73D4B" w:rsidRDefault="00C73D4B">
            <w:pPr>
              <w:pStyle w:val="ListParagraph"/>
              <w:ind w:left="720"/>
              <w:rPr>
                <w:lang w:val="en-US"/>
              </w:rPr>
            </w:pPr>
          </w:p>
        </w:tc>
        <w:tc>
          <w:tcPr>
            <w:tcW w:w="4500" w:type="dxa"/>
            <w:tcBorders>
              <w:top w:val="single" w:sz="8" w:space="0" w:color="auto"/>
              <w:left w:val="single" w:sz="8" w:space="0" w:color="auto"/>
              <w:bottom w:val="single" w:sz="8" w:space="0" w:color="auto"/>
              <w:right w:val="single" w:sz="8" w:space="0" w:color="auto"/>
            </w:tcBorders>
          </w:tcPr>
          <w:p w14:paraId="5544E435" w14:textId="7C26C226" w:rsidR="00C73D4B" w:rsidRDefault="00BD7F62">
            <w:pPr>
              <w:rPr>
                <w:lang w:val="en-US"/>
              </w:rPr>
            </w:pPr>
            <w:r w:rsidRPr="00BD7F62">
              <w:t>7. Frontend tắt trạng thái Loading, cập nhật dữ liệu vào component ProfileInfoDisplay và hiển thị thông tin hồ sơ lên màn hình.</w:t>
            </w:r>
          </w:p>
        </w:tc>
      </w:tr>
      <w:tr w:rsidR="00C73D4B" w14:paraId="3AF7A3BE"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27FC6BA" w14:textId="77777777" w:rsidR="00C73D4B" w:rsidRDefault="00C73D4B">
            <w:r w:rsidRPr="799C28E9">
              <w:rPr>
                <w:b/>
                <w:bCs/>
                <w:lang w:val="en-US"/>
              </w:rPr>
              <w:t>Luồng sự kiện ngoại lệ:</w:t>
            </w:r>
            <w:r w:rsidRPr="799C28E9">
              <w:rPr>
                <w:lang w:val="en-US"/>
              </w:rPr>
              <w:t xml:space="preserve"> </w:t>
            </w:r>
          </w:p>
        </w:tc>
      </w:tr>
      <w:tr w:rsidR="00C73D4B" w14:paraId="7C2E2B25"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49517628" w14:textId="282878F8" w:rsidR="00C73D4B" w:rsidRDefault="00C839C6">
            <w:pPr>
              <w:rPr>
                <w:lang w:val="en-US"/>
              </w:rPr>
            </w:pPr>
            <w:r w:rsidRPr="00C839C6">
              <w:rPr>
                <w:lang w:val="en-US"/>
              </w:rPr>
              <w:t>1. Mở trang profile nhưng xảy ra lỗi kết nối mạng hoặc server trả về lỗi (VD: không tìm thấy user).</w:t>
            </w:r>
          </w:p>
        </w:tc>
        <w:tc>
          <w:tcPr>
            <w:tcW w:w="4500" w:type="dxa"/>
            <w:tcBorders>
              <w:top w:val="single" w:sz="8" w:space="0" w:color="auto"/>
              <w:left w:val="single" w:sz="8" w:space="0" w:color="auto"/>
              <w:bottom w:val="single" w:sz="8" w:space="0" w:color="auto"/>
              <w:right w:val="single" w:sz="8" w:space="0" w:color="auto"/>
            </w:tcBorders>
          </w:tcPr>
          <w:p w14:paraId="552EB6F8" w14:textId="1F63E02B" w:rsidR="00C73D4B" w:rsidRDefault="00C839C6">
            <w:pPr>
              <w:rPr>
                <w:lang w:val="en-US"/>
              </w:rPr>
            </w:pPr>
            <w:r w:rsidRPr="00C839C6">
              <w:t>2. API GET /api/users/profile trả về lỗi (VD: 404 Not Found hoặc 500 Internal Server Error).</w:t>
            </w:r>
          </w:p>
        </w:tc>
      </w:tr>
      <w:tr w:rsidR="00C73D4B" w14:paraId="0F410615"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123A2F98" w14:textId="6C4D974E" w:rsidR="00C73D4B" w:rsidRDefault="00C73D4B" w:rsidP="00C839C6">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5D408527" w14:textId="607E7031" w:rsidR="00C73D4B" w:rsidRDefault="00C839C6">
            <w:pPr>
              <w:rPr>
                <w:lang w:val="en-US"/>
              </w:rPr>
            </w:pPr>
            <w:r w:rsidRPr="00C839C6">
              <w:t>3. Hệ thống ghi nhận lỗi vào console.error(), tắt trạng thái loading và hiển thị các trường thông tin trống.</w:t>
            </w:r>
          </w:p>
        </w:tc>
      </w:tr>
    </w:tbl>
    <w:p w14:paraId="49666B23" w14:textId="77777777" w:rsidR="00C73D4B" w:rsidRPr="00C73D4B" w:rsidRDefault="00C73D4B" w:rsidP="00C73D4B">
      <w:pPr>
        <w:rPr>
          <w:lang w:val="en-US"/>
        </w:rPr>
      </w:pPr>
    </w:p>
    <w:p w14:paraId="5104A2AF" w14:textId="77777777" w:rsidR="00C73D4B" w:rsidRPr="00C73D4B" w:rsidRDefault="00C73D4B" w:rsidP="00C73D4B">
      <w:pPr>
        <w:rPr>
          <w:lang w:val="en-US"/>
        </w:rPr>
      </w:pPr>
    </w:p>
    <w:p w14:paraId="0DA562F2" w14:textId="7BB4F1B6" w:rsidR="001F1C1A" w:rsidRPr="001C65A8" w:rsidRDefault="001F1C1A" w:rsidP="001C65A8">
      <w:pPr>
        <w:pStyle w:val="ListParagraph"/>
        <w:numPr>
          <w:ilvl w:val="0"/>
          <w:numId w:val="104"/>
        </w:numPr>
        <w:rPr>
          <w:lang w:val="en-US"/>
        </w:rPr>
      </w:pPr>
      <w:r w:rsidRPr="001C65A8">
        <w:rPr>
          <w:lang w:val="en-US"/>
        </w:rPr>
        <w:t>Activity Diagram</w:t>
      </w:r>
    </w:p>
    <w:p w14:paraId="6205DAB6" w14:textId="098AED64" w:rsidR="00444615" w:rsidRPr="00444615" w:rsidRDefault="00C73D4B" w:rsidP="00444615">
      <w:pPr>
        <w:rPr>
          <w:lang w:val="en-US"/>
        </w:rPr>
      </w:pPr>
      <w:r>
        <w:rPr>
          <w:noProof/>
        </w:rPr>
        <w:lastRenderedPageBreak/>
        <w:drawing>
          <wp:inline distT="0" distB="0" distL="0" distR="0" wp14:anchorId="3888BF25" wp14:editId="13A53A9F">
            <wp:extent cx="5732145" cy="3700145"/>
            <wp:effectExtent l="0" t="0" r="1905" b="0"/>
            <wp:docPr id="422795777"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2145" cy="3700145"/>
                    </a:xfrm>
                    <a:prstGeom prst="rect">
                      <a:avLst/>
                    </a:prstGeom>
                    <a:noFill/>
                    <a:ln>
                      <a:noFill/>
                    </a:ln>
                  </pic:spPr>
                </pic:pic>
              </a:graphicData>
            </a:graphic>
          </wp:inline>
        </w:drawing>
      </w:r>
    </w:p>
    <w:p w14:paraId="791CC288" w14:textId="0EF44900" w:rsidR="001F1C1A" w:rsidRPr="001C65A8" w:rsidRDefault="00444615" w:rsidP="001C65A8">
      <w:pPr>
        <w:pStyle w:val="ListParagraph"/>
        <w:numPr>
          <w:ilvl w:val="0"/>
          <w:numId w:val="104"/>
        </w:numPr>
        <w:rPr>
          <w:lang w:val="en-US"/>
        </w:rPr>
      </w:pPr>
      <w:r w:rsidRPr="001C65A8">
        <w:rPr>
          <w:lang w:val="en-US"/>
        </w:rPr>
        <w:t>Sequence Diagram</w:t>
      </w:r>
    </w:p>
    <w:p w14:paraId="0F5FCDB8" w14:textId="6401E693" w:rsidR="00C73D4B" w:rsidRPr="00C73D4B" w:rsidRDefault="00C73D4B" w:rsidP="00C73D4B">
      <w:pPr>
        <w:rPr>
          <w:lang w:val="en-US"/>
        </w:rPr>
      </w:pPr>
      <w:r>
        <w:rPr>
          <w:noProof/>
        </w:rPr>
        <w:drawing>
          <wp:inline distT="0" distB="0" distL="0" distR="0" wp14:anchorId="2C5A816C" wp14:editId="251450E5">
            <wp:extent cx="5732145" cy="3311525"/>
            <wp:effectExtent l="0" t="0" r="1905" b="3175"/>
            <wp:docPr id="149865662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2145" cy="3311525"/>
                    </a:xfrm>
                    <a:prstGeom prst="rect">
                      <a:avLst/>
                    </a:prstGeom>
                    <a:noFill/>
                    <a:ln>
                      <a:noFill/>
                    </a:ln>
                  </pic:spPr>
                </pic:pic>
              </a:graphicData>
            </a:graphic>
          </wp:inline>
        </w:drawing>
      </w:r>
    </w:p>
    <w:p w14:paraId="54624356" w14:textId="4FBC2CE6" w:rsidR="00A47B60" w:rsidRPr="00A47B60" w:rsidRDefault="00A47B60" w:rsidP="00C317C9">
      <w:pPr>
        <w:pStyle w:val="Heading3"/>
        <w:rPr>
          <w:lang w:val="en-US"/>
        </w:rPr>
      </w:pPr>
      <w:r w:rsidRPr="00A47B60">
        <w:rPr>
          <w:lang w:val="en-US"/>
        </w:rPr>
        <w:t>E-04</w:t>
      </w:r>
      <w:r w:rsidR="00E23E24">
        <w:rPr>
          <w:lang w:val="en-US"/>
        </w:rPr>
        <w:t>_</w:t>
      </w:r>
      <w:r w:rsidRPr="00A47B60">
        <w:rPr>
          <w:lang w:val="en-US"/>
        </w:rPr>
        <w:t>Cập nhật profile cá nhân</w:t>
      </w:r>
    </w:p>
    <w:p w14:paraId="5704C34A" w14:textId="7C565471" w:rsidR="005B1E1F" w:rsidRPr="001C65A8" w:rsidRDefault="005B1E1F" w:rsidP="001C65A8">
      <w:pPr>
        <w:pStyle w:val="ListParagraph"/>
        <w:numPr>
          <w:ilvl w:val="0"/>
          <w:numId w:val="105"/>
        </w:numPr>
        <w:rPr>
          <w:lang w:val="en-US"/>
        </w:rPr>
      </w:pPr>
      <w:r w:rsidRPr="001C65A8">
        <w:rPr>
          <w:lang w:val="en-US"/>
        </w:rPr>
        <w:t>Đặc tả</w:t>
      </w:r>
    </w:p>
    <w:tbl>
      <w:tblPr>
        <w:tblStyle w:val="TableGrid"/>
        <w:tblW w:w="9335" w:type="dxa"/>
        <w:tblInd w:w="105" w:type="dxa"/>
        <w:tblLayout w:type="fixed"/>
        <w:tblLook w:val="06A0" w:firstRow="1" w:lastRow="0" w:firstColumn="1" w:lastColumn="0" w:noHBand="1" w:noVBand="1"/>
      </w:tblPr>
      <w:tblGrid>
        <w:gridCol w:w="4835"/>
        <w:gridCol w:w="4500"/>
      </w:tblGrid>
      <w:tr w:rsidR="00F6711D" w14:paraId="4355D549" w14:textId="77777777" w:rsidTr="2AD621CB">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32640D0F" w14:textId="2412EBC0" w:rsidR="00F6711D" w:rsidRDefault="00F6711D">
            <w:r w:rsidRPr="6F57F90C">
              <w:rPr>
                <w:b/>
                <w:lang w:val="en-US"/>
              </w:rPr>
              <w:t>UCID:</w:t>
            </w:r>
            <w:r w:rsidRPr="6F57F90C">
              <w:rPr>
                <w:lang w:val="en-US"/>
              </w:rPr>
              <w:t xml:space="preserve"> E-0</w:t>
            </w:r>
            <w:r>
              <w:rPr>
                <w:lang w:val="en-US"/>
              </w:rPr>
              <w:t>4</w:t>
            </w:r>
            <w:r w:rsidRPr="6F57F90C">
              <w:rPr>
                <w:lang w:val="en-US"/>
              </w:rPr>
              <w:t xml:space="preserve"> </w:t>
            </w:r>
            <w:r w:rsidRPr="00A47B60">
              <w:rPr>
                <w:lang w:val="en-US"/>
              </w:rPr>
              <w:t>Cập nhật profile cá nhân</w:t>
            </w:r>
          </w:p>
        </w:tc>
      </w:tr>
      <w:tr w:rsidR="00F6711D" w14:paraId="22ADD69B" w14:textId="77777777" w:rsidTr="2AD621CB">
        <w:trPr>
          <w:trHeight w:val="90"/>
        </w:trPr>
        <w:tc>
          <w:tcPr>
            <w:tcW w:w="9335" w:type="dxa"/>
            <w:gridSpan w:val="2"/>
            <w:tcBorders>
              <w:top w:val="single" w:sz="8" w:space="0" w:color="auto"/>
              <w:left w:val="single" w:sz="8" w:space="0" w:color="auto"/>
              <w:bottom w:val="single" w:sz="8" w:space="0" w:color="auto"/>
              <w:right w:val="single" w:sz="8" w:space="0" w:color="auto"/>
            </w:tcBorders>
          </w:tcPr>
          <w:p w14:paraId="4EE42D62" w14:textId="411ACA92" w:rsidR="00F6711D" w:rsidRDefault="00F6711D">
            <w:pPr>
              <w:rPr>
                <w:lang w:val="en-US"/>
              </w:rPr>
            </w:pPr>
            <w:r w:rsidRPr="1126668D">
              <w:rPr>
                <w:b/>
                <w:bCs/>
                <w:lang w:val="en-US"/>
              </w:rPr>
              <w:t>Tên Usecase:</w:t>
            </w:r>
            <w:r w:rsidRPr="1126668D">
              <w:rPr>
                <w:lang w:val="en-US"/>
              </w:rPr>
              <w:t xml:space="preserve"> </w:t>
            </w:r>
            <w:r w:rsidRPr="00A47B60">
              <w:rPr>
                <w:lang w:val="en-US"/>
              </w:rPr>
              <w:t>Cập nhật profile cá nhân</w:t>
            </w:r>
          </w:p>
        </w:tc>
      </w:tr>
      <w:tr w:rsidR="00F6711D" w:rsidRPr="00840321" w14:paraId="086269E0" w14:textId="77777777" w:rsidTr="2AD621CB">
        <w:trPr>
          <w:trHeight w:val="150"/>
        </w:trPr>
        <w:tc>
          <w:tcPr>
            <w:tcW w:w="9335" w:type="dxa"/>
            <w:gridSpan w:val="2"/>
            <w:tcBorders>
              <w:top w:val="single" w:sz="8" w:space="0" w:color="auto"/>
              <w:left w:val="single" w:sz="8" w:space="0" w:color="auto"/>
              <w:bottom w:val="single" w:sz="8" w:space="0" w:color="auto"/>
              <w:right w:val="single" w:sz="8" w:space="0" w:color="auto"/>
            </w:tcBorders>
          </w:tcPr>
          <w:p w14:paraId="020EAF29" w14:textId="1B2F5514" w:rsidR="00F6711D" w:rsidRPr="00840321" w:rsidRDefault="00F6711D">
            <w:pPr>
              <w:pStyle w:val="Heading3"/>
              <w:numPr>
                <w:ilvl w:val="0"/>
                <w:numId w:val="0"/>
              </w:numPr>
              <w:rPr>
                <w:lang w:val="en-US"/>
              </w:rPr>
            </w:pPr>
            <w:r w:rsidRPr="00BD7BB5">
              <w:rPr>
                <w:lang w:val="en-US"/>
              </w:rPr>
              <w:lastRenderedPageBreak/>
              <w:t xml:space="preserve">Mô tả sơ lược: </w:t>
            </w:r>
            <w:r w:rsidR="00B70425" w:rsidRPr="00B70425">
              <w:rPr>
                <w:b w:val="0"/>
                <w:bCs w:val="0"/>
              </w:rPr>
              <w:t>Nhân viên truy cập giao diện cá nhân trên hệ thống quản trị (ứng dụng Web/SPA) để lấy thông tin hồ sơ của chính mình dưới dạng dữ liệu JSON thông qua API.</w:t>
            </w:r>
          </w:p>
        </w:tc>
      </w:tr>
      <w:tr w:rsidR="00F6711D" w14:paraId="6DC0CEA4"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42846FC6" w14:textId="77777777" w:rsidR="00F6711D" w:rsidRDefault="00F6711D">
            <w:r w:rsidRPr="799C28E9">
              <w:rPr>
                <w:b/>
                <w:bCs/>
                <w:lang w:val="en-US"/>
              </w:rPr>
              <w:t>Actor chính:</w:t>
            </w:r>
            <w:r w:rsidRPr="799C28E9">
              <w:rPr>
                <w:lang w:val="en-US"/>
              </w:rPr>
              <w:t xml:space="preserve"> </w:t>
            </w:r>
            <w:r>
              <w:rPr>
                <w:lang w:val="en-US"/>
              </w:rPr>
              <w:t xml:space="preserve">Nhân viên </w:t>
            </w:r>
            <w:r w:rsidRPr="2B567238">
              <w:rPr>
                <w:lang w:val="en-US"/>
              </w:rPr>
              <w:t xml:space="preserve"> </w:t>
            </w:r>
          </w:p>
        </w:tc>
      </w:tr>
      <w:tr w:rsidR="00F6711D" w14:paraId="41577833"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18C464B0" w14:textId="77777777" w:rsidR="00F6711D" w:rsidRDefault="00F6711D">
            <w:r w:rsidRPr="799C28E9">
              <w:rPr>
                <w:b/>
                <w:bCs/>
                <w:lang w:val="en-US"/>
              </w:rPr>
              <w:t>Actor phụ:</w:t>
            </w:r>
            <w:r w:rsidRPr="799C28E9">
              <w:rPr>
                <w:lang w:val="en-US"/>
              </w:rPr>
              <w:t xml:space="preserve"> Không có </w:t>
            </w:r>
          </w:p>
        </w:tc>
      </w:tr>
      <w:tr w:rsidR="00F6711D" w14:paraId="6280A89B"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53AB0236" w14:textId="04D108FC" w:rsidR="00F6711D" w:rsidRDefault="00F6711D">
            <w:r w:rsidRPr="2B567238">
              <w:rPr>
                <w:b/>
                <w:bCs/>
                <w:lang w:val="en-US"/>
              </w:rPr>
              <w:t>Tiền điều kiện:</w:t>
            </w:r>
            <w:r w:rsidRPr="2B567238">
              <w:rPr>
                <w:lang w:val="en-US"/>
              </w:rPr>
              <w:t xml:space="preserve"> </w:t>
            </w:r>
            <w:r w:rsidR="00B70425" w:rsidRPr="00B70425">
              <w:t>Employee</w:t>
            </w:r>
            <w:r w:rsidRPr="00840321">
              <w:t xml:space="preserve"> đã </w:t>
            </w:r>
            <w:r w:rsidR="00B70425" w:rsidRPr="00B70425">
              <w:t>xác thực hợp lệ</w:t>
            </w:r>
            <w:r w:rsidRPr="00840321">
              <w:t xml:space="preserve"> vào hệ thống </w:t>
            </w:r>
            <w:r w:rsidR="00B70425" w:rsidRPr="00B70425">
              <w:t>quản trị (</w:t>
            </w:r>
            <w:r w:rsidRPr="00840321">
              <w:t xml:space="preserve">có </w:t>
            </w:r>
            <w:r w:rsidR="00B70425" w:rsidRPr="00B70425">
              <w:t>phiên đăng nhập hợp lệ/</w:t>
            </w:r>
            <w:r w:rsidRPr="00840321">
              <w:t>Token hợp lệ</w:t>
            </w:r>
            <w:r w:rsidR="00B70425" w:rsidRPr="00B70425">
              <w:t>).</w:t>
            </w:r>
          </w:p>
        </w:tc>
      </w:tr>
      <w:tr w:rsidR="00F6711D" w14:paraId="0247D4E5"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7CD13E16" w14:textId="2864EDF3" w:rsidR="00F6711D" w:rsidRDefault="00F6711D">
            <w:r w:rsidRPr="2D07376A">
              <w:rPr>
                <w:b/>
                <w:bCs/>
                <w:lang w:val="en-US"/>
              </w:rPr>
              <w:t>Hậu điều kiện:</w:t>
            </w:r>
            <w:r w:rsidRPr="2D07376A">
              <w:rPr>
                <w:lang w:val="en-US"/>
              </w:rPr>
              <w:t xml:space="preserve"> </w:t>
            </w:r>
            <w:r w:rsidR="00B70425" w:rsidRPr="00B70425">
              <w:t>Hệ thống trả về chính xác thông tin User tương ứng với Employee đang đăng nhập dưới dạng JSON.</w:t>
            </w:r>
          </w:p>
        </w:tc>
      </w:tr>
      <w:tr w:rsidR="00F6711D" w14:paraId="759F4411"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8BF1542" w14:textId="77777777" w:rsidR="00F6711D" w:rsidRDefault="00F6711D">
            <w:r w:rsidRPr="799C28E9">
              <w:rPr>
                <w:b/>
                <w:bCs/>
                <w:lang w:val="en-US"/>
              </w:rPr>
              <w:t>Luồng sự kiện chính:</w:t>
            </w:r>
            <w:r w:rsidRPr="799C28E9">
              <w:rPr>
                <w:lang w:val="en-US"/>
              </w:rPr>
              <w:t xml:space="preserve"> </w:t>
            </w:r>
          </w:p>
        </w:tc>
      </w:tr>
      <w:tr w:rsidR="00F6711D" w14:paraId="3BA581CE"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7A032EC4" w14:textId="77777777" w:rsidR="00F6711D" w:rsidRDefault="00F6711D">
            <w:pPr>
              <w:jc w:val="center"/>
            </w:pPr>
            <w:r w:rsidRPr="799C28E9">
              <w:rPr>
                <w:b/>
                <w:bCs/>
              </w:rPr>
              <w:t>Actor</w:t>
            </w:r>
            <w:r w:rsidRPr="799C28E9">
              <w:t xml:space="preserve"> </w:t>
            </w:r>
          </w:p>
        </w:tc>
        <w:tc>
          <w:tcPr>
            <w:tcW w:w="4500" w:type="dxa"/>
            <w:tcBorders>
              <w:top w:val="single" w:sz="8" w:space="0" w:color="auto"/>
              <w:left w:val="single" w:sz="8" w:space="0" w:color="auto"/>
              <w:bottom w:val="single" w:sz="8" w:space="0" w:color="auto"/>
              <w:right w:val="single" w:sz="8" w:space="0" w:color="auto"/>
            </w:tcBorders>
          </w:tcPr>
          <w:p w14:paraId="6726194D" w14:textId="77777777" w:rsidR="00F6711D" w:rsidRDefault="00F6711D">
            <w:pPr>
              <w:jc w:val="center"/>
            </w:pPr>
            <w:r w:rsidRPr="799C28E9">
              <w:rPr>
                <w:b/>
                <w:bCs/>
                <w:lang w:val="en-US"/>
              </w:rPr>
              <w:t>Hệ thống</w:t>
            </w:r>
            <w:r w:rsidRPr="799C28E9">
              <w:rPr>
                <w:lang w:val="en-US"/>
              </w:rPr>
              <w:t xml:space="preserve"> </w:t>
            </w:r>
          </w:p>
        </w:tc>
      </w:tr>
      <w:tr w:rsidR="00F6711D" w14:paraId="2600AFFF" w14:textId="77777777" w:rsidTr="2AD621CB">
        <w:trPr>
          <w:trHeight w:val="120"/>
        </w:trPr>
        <w:tc>
          <w:tcPr>
            <w:tcW w:w="4835" w:type="dxa"/>
            <w:tcBorders>
              <w:top w:val="single" w:sz="8" w:space="0" w:color="auto"/>
              <w:left w:val="single" w:sz="8" w:space="0" w:color="auto"/>
              <w:bottom w:val="single" w:sz="8" w:space="0" w:color="auto"/>
              <w:right w:val="single" w:sz="8" w:space="0" w:color="auto"/>
            </w:tcBorders>
          </w:tcPr>
          <w:p w14:paraId="577185B7" w14:textId="7144E7E0" w:rsidR="00F6711D" w:rsidRDefault="00F6711D">
            <w:r w:rsidRPr="6F57F90C">
              <w:rPr>
                <w:lang w:val="en-US"/>
              </w:rPr>
              <w:t xml:space="preserve">1. </w:t>
            </w:r>
            <w:r w:rsidR="000F28BF" w:rsidRPr="000F28BF">
              <w:t>Employee truy cập mục thông tin cá nhân. Ứng dụng Client gửi yêu cầu GET /api/users/profile.</w:t>
            </w:r>
          </w:p>
        </w:tc>
        <w:tc>
          <w:tcPr>
            <w:tcW w:w="4500" w:type="dxa"/>
            <w:tcBorders>
              <w:top w:val="single" w:sz="8" w:space="0" w:color="auto"/>
              <w:left w:val="single" w:sz="8" w:space="0" w:color="auto"/>
              <w:bottom w:val="single" w:sz="8" w:space="0" w:color="auto"/>
              <w:right w:val="single" w:sz="8" w:space="0" w:color="auto"/>
            </w:tcBorders>
          </w:tcPr>
          <w:p w14:paraId="39239B11" w14:textId="7B805E87" w:rsidR="00F6711D" w:rsidRDefault="00F6711D">
            <w:r w:rsidRPr="6F57F90C">
              <w:rPr>
                <w:lang w:val="en-US"/>
              </w:rPr>
              <w:t xml:space="preserve"> </w:t>
            </w:r>
          </w:p>
        </w:tc>
      </w:tr>
      <w:tr w:rsidR="00F6711D" w:rsidRPr="0009399D" w14:paraId="26EEE718"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036C94CB" w14:textId="77777777" w:rsidR="00F6711D" w:rsidRDefault="00F6711D"/>
        </w:tc>
        <w:tc>
          <w:tcPr>
            <w:tcW w:w="4500" w:type="dxa"/>
            <w:tcBorders>
              <w:top w:val="single" w:sz="8" w:space="0" w:color="auto"/>
              <w:left w:val="single" w:sz="8" w:space="0" w:color="auto"/>
              <w:bottom w:val="single" w:sz="8" w:space="0" w:color="auto"/>
              <w:right w:val="single" w:sz="8" w:space="0" w:color="auto"/>
            </w:tcBorders>
          </w:tcPr>
          <w:p w14:paraId="7794EA56" w14:textId="14BE07D5" w:rsidR="00F6711D" w:rsidRPr="0009399D" w:rsidRDefault="000F28BF">
            <w:pPr>
              <w:rPr>
                <w:lang w:val="en-US"/>
              </w:rPr>
            </w:pPr>
            <w:r w:rsidRPr="000F28BF">
              <w:t>2. Spring Security kiểm tra tính hợp lệ của phiên làm việc và trích xuất thông tin định danh CustomUserDetails.</w:t>
            </w:r>
          </w:p>
        </w:tc>
      </w:tr>
      <w:tr w:rsidR="00F6711D" w14:paraId="67E4152D"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36245551" w14:textId="77777777" w:rsidR="00F6711D" w:rsidRPr="0009399D" w:rsidRDefault="00F6711D">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2AE9D6D9" w14:textId="4D8346AB" w:rsidR="00F6711D" w:rsidRDefault="00D9627F">
            <w:pPr>
              <w:rPr>
                <w:lang w:val="en-US"/>
              </w:rPr>
            </w:pPr>
            <w:r w:rsidRPr="00D9627F">
              <w:t xml:space="preserve">3. </w:t>
            </w:r>
            <w:r w:rsidR="00F6711D" w:rsidRPr="0009399D">
              <w:t>UserApiController.getProfile()</w:t>
            </w:r>
            <w:r w:rsidRPr="00D9627F">
              <w:t xml:space="preserve"> </w:t>
            </w:r>
            <w:r w:rsidR="00F6711D" w:rsidRPr="0009399D">
              <w:t>tiếp nhận yêu cầu</w:t>
            </w:r>
            <w:r w:rsidRPr="00D9627F">
              <w:t xml:space="preserve"> và đối tượng CustomUserDetails</w:t>
            </w:r>
            <w:r w:rsidR="00F6711D" w:rsidRPr="0009399D">
              <w:t>.</w:t>
            </w:r>
          </w:p>
        </w:tc>
      </w:tr>
      <w:tr w:rsidR="00F6711D" w14:paraId="7BFCD6AE"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340D5117" w14:textId="77777777" w:rsidR="00F6711D" w:rsidRPr="0009399D" w:rsidRDefault="00F6711D">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7DECAEDA" w14:textId="19CD17F9" w:rsidR="00F6711D" w:rsidRDefault="00D9627F">
            <w:pPr>
              <w:rPr>
                <w:lang w:val="en-US"/>
              </w:rPr>
            </w:pPr>
            <w:r w:rsidRPr="00D9627F">
              <w:t>4. Controller gọi UserService.getUserById(userDetails.getId()).</w:t>
            </w:r>
          </w:p>
        </w:tc>
      </w:tr>
      <w:tr w:rsidR="00F6711D" w:rsidRPr="00BD7F62" w14:paraId="09A96579"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2DC4CA39" w14:textId="77777777" w:rsidR="00F6711D" w:rsidRPr="00BD7F62" w:rsidRDefault="00F6711D">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718EADAB" w14:textId="228C8681" w:rsidR="00F6711D" w:rsidRPr="00BD7F62" w:rsidRDefault="004D484D">
            <w:pPr>
              <w:rPr>
                <w:lang w:val="en-US"/>
              </w:rPr>
            </w:pPr>
            <w:r w:rsidRPr="004D484D">
              <w:t>5. Service gọi UserRepository.findById(id) để lấy Entity tương ứng từ cơ sở dữ liệu.</w:t>
            </w:r>
          </w:p>
        </w:tc>
      </w:tr>
      <w:tr w:rsidR="00F6711D" w:rsidRPr="00BD7F62" w14:paraId="433C4045"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42A6793F" w14:textId="77777777" w:rsidR="00F6711D" w:rsidRDefault="00F6711D">
            <w:pPr>
              <w:pStyle w:val="ListParagraph"/>
              <w:ind w:left="720"/>
              <w:rPr>
                <w:lang w:val="en-US"/>
              </w:rPr>
            </w:pPr>
          </w:p>
        </w:tc>
        <w:tc>
          <w:tcPr>
            <w:tcW w:w="4500" w:type="dxa"/>
            <w:tcBorders>
              <w:top w:val="single" w:sz="8" w:space="0" w:color="auto"/>
              <w:left w:val="single" w:sz="8" w:space="0" w:color="auto"/>
              <w:bottom w:val="single" w:sz="8" w:space="0" w:color="auto"/>
              <w:right w:val="single" w:sz="8" w:space="0" w:color="auto"/>
            </w:tcBorders>
          </w:tcPr>
          <w:p w14:paraId="078638C3" w14:textId="6A2B07D6" w:rsidR="00F6711D" w:rsidRPr="00BD7F62" w:rsidRDefault="004D484D">
            <w:pPr>
              <w:rPr>
                <w:lang w:val="en-US"/>
              </w:rPr>
            </w:pPr>
            <w:r w:rsidRPr="004D484D">
              <w:t>6. Tồn tại User, Service sử dụng UserMapper để ánh xạ Entity sang đối tượng UserResponse.</w:t>
            </w:r>
          </w:p>
        </w:tc>
      </w:tr>
      <w:tr w:rsidR="004D484D" w:rsidRPr="00BD7F62" w14:paraId="74B6E1E0"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1B54FFE6" w14:textId="77777777" w:rsidR="004D484D" w:rsidRDefault="004D484D">
            <w:pPr>
              <w:pStyle w:val="ListParagraph"/>
              <w:ind w:left="720"/>
              <w:rPr>
                <w:lang w:val="en-US"/>
              </w:rPr>
            </w:pPr>
          </w:p>
        </w:tc>
        <w:tc>
          <w:tcPr>
            <w:tcW w:w="4500" w:type="dxa"/>
            <w:tcBorders>
              <w:top w:val="single" w:sz="8" w:space="0" w:color="auto"/>
              <w:left w:val="single" w:sz="8" w:space="0" w:color="auto"/>
              <w:bottom w:val="single" w:sz="8" w:space="0" w:color="auto"/>
              <w:right w:val="single" w:sz="8" w:space="0" w:color="auto"/>
            </w:tcBorders>
          </w:tcPr>
          <w:p w14:paraId="26E9DC58" w14:textId="21FF9E72" w:rsidR="004D484D" w:rsidRPr="004D484D" w:rsidRDefault="006658E9">
            <w:r w:rsidRPr="1022481F">
              <w:rPr>
                <w:lang w:val="en-US"/>
              </w:rPr>
              <w:t>7. Controller nhận đối tượng UserResponse và trả về phản hồi HTTP 200 OK với thân chứa dữ liệu JSON.</w:t>
            </w:r>
          </w:p>
        </w:tc>
      </w:tr>
      <w:tr w:rsidR="006658E9" w:rsidRPr="00BD7F62" w14:paraId="56CB3729" w14:textId="77777777" w:rsidTr="2AD621CB">
        <w:trPr>
          <w:trHeight w:val="645"/>
        </w:trPr>
        <w:tc>
          <w:tcPr>
            <w:tcW w:w="4835" w:type="dxa"/>
            <w:tcBorders>
              <w:top w:val="single" w:sz="8" w:space="0" w:color="auto"/>
              <w:left w:val="single" w:sz="8" w:space="0" w:color="auto"/>
              <w:bottom w:val="single" w:sz="8" w:space="0" w:color="auto"/>
              <w:right w:val="single" w:sz="8" w:space="0" w:color="auto"/>
            </w:tcBorders>
          </w:tcPr>
          <w:p w14:paraId="78FAC475" w14:textId="19AA49CD" w:rsidR="006658E9" w:rsidRPr="006658E9" w:rsidRDefault="006658E9" w:rsidP="006658E9">
            <w:pPr>
              <w:rPr>
                <w:lang w:val="en-US"/>
              </w:rPr>
            </w:pPr>
            <w:r w:rsidRPr="006658E9">
              <w:t>8. Ứng dụng Client nhận dữ liệu JSON và render hiển thị thông tin lên giao diện cho Employee.</w:t>
            </w:r>
          </w:p>
        </w:tc>
        <w:tc>
          <w:tcPr>
            <w:tcW w:w="4500" w:type="dxa"/>
            <w:tcBorders>
              <w:top w:val="single" w:sz="8" w:space="0" w:color="auto"/>
              <w:left w:val="single" w:sz="8" w:space="0" w:color="auto"/>
              <w:bottom w:val="single" w:sz="8" w:space="0" w:color="auto"/>
              <w:right w:val="single" w:sz="8" w:space="0" w:color="auto"/>
            </w:tcBorders>
          </w:tcPr>
          <w:p w14:paraId="474FADCC" w14:textId="77777777" w:rsidR="006658E9" w:rsidRPr="006658E9" w:rsidRDefault="006658E9"/>
        </w:tc>
      </w:tr>
      <w:tr w:rsidR="00F6711D" w14:paraId="692AA760"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97A7014" w14:textId="77777777" w:rsidR="00F6711D" w:rsidRDefault="00F6711D">
            <w:r w:rsidRPr="799C28E9">
              <w:rPr>
                <w:b/>
                <w:bCs/>
                <w:lang w:val="en-US"/>
              </w:rPr>
              <w:t>Luồng sự kiện ngoại lệ:</w:t>
            </w:r>
            <w:r w:rsidRPr="799C28E9">
              <w:rPr>
                <w:lang w:val="en-US"/>
              </w:rPr>
              <w:t xml:space="preserve"> </w:t>
            </w:r>
          </w:p>
        </w:tc>
      </w:tr>
      <w:tr w:rsidR="00A872CC" w14:paraId="098A4431"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526B8BF" w14:textId="17C2AC46" w:rsidR="00A872CC" w:rsidRPr="799C28E9" w:rsidRDefault="00A872CC" w:rsidP="00A872CC">
            <w:pPr>
              <w:rPr>
                <w:b/>
                <w:bCs/>
                <w:lang w:val="en-US"/>
              </w:rPr>
            </w:pPr>
            <w:r w:rsidRPr="00A30FA5">
              <w:t>EXC-01: Phiên làm việc không tồn tại hoặc hết hạn</w:t>
            </w:r>
          </w:p>
        </w:tc>
      </w:tr>
      <w:tr w:rsidR="00F6711D" w14:paraId="0714FCF1"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2463EE4F" w14:textId="3DE04B1C" w:rsidR="00F6711D" w:rsidRDefault="00354140">
            <w:pPr>
              <w:rPr>
                <w:lang w:val="en-US"/>
              </w:rPr>
            </w:pPr>
            <w:r w:rsidRPr="00354140">
              <w:rPr>
                <w:lang w:val="en-US"/>
              </w:rPr>
              <w:t>1. Employee gửi GET request nhưng chưa đăng nhập hoặc token đã hết hạn.</w:t>
            </w:r>
          </w:p>
        </w:tc>
        <w:tc>
          <w:tcPr>
            <w:tcW w:w="4500" w:type="dxa"/>
            <w:tcBorders>
              <w:top w:val="single" w:sz="8" w:space="0" w:color="auto"/>
              <w:left w:val="single" w:sz="8" w:space="0" w:color="auto"/>
              <w:bottom w:val="single" w:sz="8" w:space="0" w:color="auto"/>
              <w:right w:val="single" w:sz="8" w:space="0" w:color="auto"/>
            </w:tcBorders>
          </w:tcPr>
          <w:p w14:paraId="28BA1DC6" w14:textId="7B02D381" w:rsidR="00F6711D" w:rsidRDefault="00354140">
            <w:pPr>
              <w:rPr>
                <w:lang w:val="en-US"/>
              </w:rPr>
            </w:pPr>
            <w:r w:rsidRPr="00354140">
              <w:t>2. Spring Security chặn Request và trả về mã lỗi HTTP 401 Unauthorized.</w:t>
            </w:r>
          </w:p>
        </w:tc>
      </w:tr>
      <w:tr w:rsidR="00F6711D" w14:paraId="448CDD30" w14:textId="77777777" w:rsidTr="2AD621CB">
        <w:trPr>
          <w:trHeight w:val="15"/>
        </w:trPr>
        <w:tc>
          <w:tcPr>
            <w:tcW w:w="9335" w:type="dxa"/>
            <w:gridSpan w:val="2"/>
            <w:tcBorders>
              <w:top w:val="single" w:sz="8" w:space="0" w:color="auto"/>
              <w:left w:val="single" w:sz="8" w:space="0" w:color="auto"/>
              <w:bottom w:val="single" w:sz="8" w:space="0" w:color="auto"/>
              <w:right w:val="single" w:sz="8" w:space="0" w:color="auto"/>
            </w:tcBorders>
          </w:tcPr>
          <w:p w14:paraId="49C92492" w14:textId="51ADC785" w:rsidR="00F6711D" w:rsidRDefault="00E02EF3">
            <w:pPr>
              <w:rPr>
                <w:lang w:val="en-US"/>
              </w:rPr>
            </w:pPr>
            <w:r w:rsidRPr="00E02EF3">
              <w:rPr>
                <w:b/>
                <w:bCs/>
              </w:rPr>
              <w:t>EXC-02: Không tìm thấy người dùng trong hệ thống</w:t>
            </w:r>
          </w:p>
        </w:tc>
      </w:tr>
      <w:tr w:rsidR="00354140" w14:paraId="095ABB96" w14:textId="77777777" w:rsidTr="2AD621CB">
        <w:trPr>
          <w:trHeight w:val="15"/>
        </w:trPr>
        <w:tc>
          <w:tcPr>
            <w:tcW w:w="4835" w:type="dxa"/>
            <w:tcBorders>
              <w:top w:val="single" w:sz="8" w:space="0" w:color="auto"/>
              <w:left w:val="single" w:sz="8" w:space="0" w:color="auto"/>
              <w:bottom w:val="single" w:sz="8" w:space="0" w:color="auto"/>
              <w:right w:val="single" w:sz="8" w:space="0" w:color="auto"/>
            </w:tcBorders>
          </w:tcPr>
          <w:p w14:paraId="2349B623" w14:textId="6A08E8B9" w:rsidR="00354140" w:rsidRPr="00C839C6" w:rsidRDefault="00E02EF3">
            <w:pPr>
              <w:rPr>
                <w:lang w:val="en-US"/>
              </w:rPr>
            </w:pPr>
            <w:r w:rsidRPr="00E02EF3">
              <w:t>1. Employee gửi GET request hợp lệ nhưng tài khoản đã bị xóa khỏi hệ thống.</w:t>
            </w:r>
          </w:p>
        </w:tc>
        <w:tc>
          <w:tcPr>
            <w:tcW w:w="4500" w:type="dxa"/>
            <w:tcBorders>
              <w:top w:val="single" w:sz="8" w:space="0" w:color="auto"/>
              <w:left w:val="single" w:sz="8" w:space="0" w:color="auto"/>
              <w:bottom w:val="single" w:sz="8" w:space="0" w:color="auto"/>
              <w:right w:val="single" w:sz="8" w:space="0" w:color="auto"/>
            </w:tcBorders>
          </w:tcPr>
          <w:p w14:paraId="5DDD2ED6" w14:textId="3F55FD8E" w:rsidR="00354140" w:rsidRDefault="00E02EF3">
            <w:pPr>
              <w:rPr>
                <w:lang w:val="en-US"/>
              </w:rPr>
            </w:pPr>
            <w:r w:rsidRPr="00E02EF3">
              <w:t>2. Service ném ngoại lệ RuntimeException("User not found") khi tìm kiếm qua Repository. Hệ thống (Exception Handler) kết thúc Request với mã lỗi tương ứng (VD: 500/404).</w:t>
            </w:r>
          </w:p>
        </w:tc>
      </w:tr>
    </w:tbl>
    <w:p w14:paraId="414C97B0" w14:textId="77777777" w:rsidR="00F6711D" w:rsidRPr="00F6711D" w:rsidRDefault="00F6711D" w:rsidP="00F6711D">
      <w:pPr>
        <w:rPr>
          <w:lang w:val="en-US"/>
        </w:rPr>
      </w:pPr>
    </w:p>
    <w:p w14:paraId="6D1A037F" w14:textId="5DDDBD21" w:rsidR="005B1E1F" w:rsidRPr="001C65A8" w:rsidRDefault="004B3C09" w:rsidP="001C65A8">
      <w:pPr>
        <w:pStyle w:val="ListParagraph"/>
        <w:numPr>
          <w:ilvl w:val="0"/>
          <w:numId w:val="103"/>
        </w:numPr>
        <w:rPr>
          <w:lang w:val="en-US"/>
        </w:rPr>
      </w:pPr>
      <w:r w:rsidRPr="001C65A8">
        <w:rPr>
          <w:lang w:val="en-US"/>
        </w:rPr>
        <w:t>Activity Diagram</w:t>
      </w:r>
    </w:p>
    <w:p w14:paraId="779DFCE1" w14:textId="270E2CFE" w:rsidR="0037058E" w:rsidRPr="0037058E" w:rsidRDefault="0037058E" w:rsidP="0037058E">
      <w:pPr>
        <w:rPr>
          <w:lang w:val="en-US"/>
        </w:rPr>
      </w:pPr>
      <w:r>
        <w:rPr>
          <w:noProof/>
        </w:rPr>
        <w:lastRenderedPageBreak/>
        <w:drawing>
          <wp:inline distT="0" distB="0" distL="0" distR="0" wp14:anchorId="3F9B8839" wp14:editId="66DBFC40">
            <wp:extent cx="5732145" cy="3403600"/>
            <wp:effectExtent l="0" t="0" r="1905" b="6350"/>
            <wp:docPr id="825406659"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2145" cy="3403600"/>
                    </a:xfrm>
                    <a:prstGeom prst="rect">
                      <a:avLst/>
                    </a:prstGeom>
                    <a:noFill/>
                    <a:ln>
                      <a:noFill/>
                    </a:ln>
                  </pic:spPr>
                </pic:pic>
              </a:graphicData>
            </a:graphic>
          </wp:inline>
        </w:drawing>
      </w:r>
    </w:p>
    <w:p w14:paraId="02223B44" w14:textId="57625935" w:rsidR="004B3C09" w:rsidRPr="001C65A8" w:rsidRDefault="004B3C09" w:rsidP="001C65A8">
      <w:pPr>
        <w:pStyle w:val="ListParagraph"/>
        <w:numPr>
          <w:ilvl w:val="0"/>
          <w:numId w:val="103"/>
        </w:numPr>
        <w:rPr>
          <w:lang w:val="en-US"/>
        </w:rPr>
      </w:pPr>
      <w:r w:rsidRPr="001C65A8">
        <w:rPr>
          <w:lang w:val="en-US"/>
        </w:rPr>
        <w:t>Sequence Diagram</w:t>
      </w:r>
    </w:p>
    <w:p w14:paraId="5BBA0BEE" w14:textId="6FA583FD" w:rsidR="00F6711D" w:rsidRPr="00F6711D" w:rsidRDefault="00F6711D" w:rsidP="00F6711D">
      <w:pPr>
        <w:rPr>
          <w:lang w:val="en-US"/>
        </w:rPr>
      </w:pPr>
      <w:r>
        <w:rPr>
          <w:noProof/>
        </w:rPr>
        <w:drawing>
          <wp:inline distT="0" distB="0" distL="0" distR="0" wp14:anchorId="26033F29" wp14:editId="729E1CB5">
            <wp:extent cx="5732145" cy="2976245"/>
            <wp:effectExtent l="0" t="0" r="1905" b="0"/>
            <wp:docPr id="1381886452"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2145" cy="2976245"/>
                    </a:xfrm>
                    <a:prstGeom prst="rect">
                      <a:avLst/>
                    </a:prstGeom>
                    <a:noFill/>
                    <a:ln>
                      <a:noFill/>
                    </a:ln>
                  </pic:spPr>
                </pic:pic>
              </a:graphicData>
            </a:graphic>
          </wp:inline>
        </w:drawing>
      </w:r>
    </w:p>
    <w:p w14:paraId="58BE2BE8" w14:textId="5D956177" w:rsidR="00A47B60" w:rsidRPr="00A47B60" w:rsidRDefault="00A47B60" w:rsidP="00270EB6">
      <w:pPr>
        <w:pStyle w:val="Heading3"/>
        <w:rPr>
          <w:lang w:val="en-US"/>
        </w:rPr>
      </w:pPr>
      <w:r w:rsidRPr="00A47B60">
        <w:rPr>
          <w:lang w:val="en-US"/>
        </w:rPr>
        <w:t>E-05</w:t>
      </w:r>
      <w:r w:rsidR="00E23E24">
        <w:rPr>
          <w:lang w:val="en-US"/>
        </w:rPr>
        <w:t>_</w:t>
      </w:r>
      <w:r w:rsidRPr="00A47B60">
        <w:rPr>
          <w:lang w:val="en-US"/>
        </w:rPr>
        <w:t>Đổi mật khẩu</w:t>
      </w:r>
    </w:p>
    <w:p w14:paraId="5C16B17C" w14:textId="03D4084B" w:rsidR="001377BC" w:rsidRPr="001C65A8" w:rsidRDefault="001377BC" w:rsidP="001C65A8">
      <w:pPr>
        <w:pStyle w:val="ListParagraph"/>
        <w:numPr>
          <w:ilvl w:val="0"/>
          <w:numId w:val="106"/>
        </w:numPr>
        <w:rPr>
          <w:lang w:val="en-US"/>
        </w:rPr>
      </w:pPr>
      <w:r w:rsidRPr="001C65A8">
        <w:rPr>
          <w:lang w:val="en-US"/>
        </w:rPr>
        <w:t>Đặc tả</w:t>
      </w:r>
    </w:p>
    <w:tbl>
      <w:tblPr>
        <w:tblStyle w:val="TableGrid"/>
        <w:tblW w:w="9335" w:type="dxa"/>
        <w:tblInd w:w="105" w:type="dxa"/>
        <w:tblLayout w:type="fixed"/>
        <w:tblLook w:val="06A0" w:firstRow="1" w:lastRow="0" w:firstColumn="1" w:lastColumn="0" w:noHBand="1" w:noVBand="1"/>
      </w:tblPr>
      <w:tblGrid>
        <w:gridCol w:w="4667"/>
        <w:gridCol w:w="168"/>
        <w:gridCol w:w="4500"/>
      </w:tblGrid>
      <w:tr w:rsidR="00862EC8" w14:paraId="6EBC8D17" w14:textId="77777777" w:rsidTr="2AD621CB">
        <w:trPr>
          <w:trHeight w:val="90"/>
        </w:trPr>
        <w:tc>
          <w:tcPr>
            <w:tcW w:w="9335" w:type="dxa"/>
            <w:gridSpan w:val="3"/>
            <w:tcBorders>
              <w:top w:val="single" w:sz="8" w:space="0" w:color="auto"/>
              <w:left w:val="single" w:sz="8" w:space="0" w:color="auto"/>
              <w:bottom w:val="single" w:sz="8" w:space="0" w:color="auto"/>
              <w:right w:val="single" w:sz="8" w:space="0" w:color="auto"/>
            </w:tcBorders>
          </w:tcPr>
          <w:p w14:paraId="4392B87E" w14:textId="05801185" w:rsidR="00862EC8" w:rsidRDefault="00862EC8">
            <w:r w:rsidRPr="6F57F90C">
              <w:rPr>
                <w:b/>
                <w:lang w:val="en-US"/>
              </w:rPr>
              <w:t>UCID:</w:t>
            </w:r>
            <w:r w:rsidRPr="6F57F90C">
              <w:rPr>
                <w:lang w:val="en-US"/>
              </w:rPr>
              <w:t xml:space="preserve"> E-0</w:t>
            </w:r>
            <w:r w:rsidR="002A53E0">
              <w:rPr>
                <w:lang w:val="en-US"/>
              </w:rPr>
              <w:t>5</w:t>
            </w:r>
            <w:r w:rsidRPr="6F57F90C">
              <w:rPr>
                <w:lang w:val="en-US"/>
              </w:rPr>
              <w:t xml:space="preserve"> </w:t>
            </w:r>
            <w:r w:rsidR="002A53E0" w:rsidRPr="002A53E0">
              <w:t>Đổi mật khẩu nhân viên</w:t>
            </w:r>
          </w:p>
        </w:tc>
      </w:tr>
      <w:tr w:rsidR="00862EC8" w14:paraId="3A145FBB" w14:textId="77777777" w:rsidTr="2AD621CB">
        <w:trPr>
          <w:trHeight w:val="90"/>
        </w:trPr>
        <w:tc>
          <w:tcPr>
            <w:tcW w:w="9335" w:type="dxa"/>
            <w:gridSpan w:val="3"/>
            <w:tcBorders>
              <w:top w:val="single" w:sz="8" w:space="0" w:color="auto"/>
              <w:left w:val="single" w:sz="8" w:space="0" w:color="auto"/>
              <w:bottom w:val="single" w:sz="8" w:space="0" w:color="auto"/>
              <w:right w:val="single" w:sz="8" w:space="0" w:color="auto"/>
            </w:tcBorders>
          </w:tcPr>
          <w:p w14:paraId="527DAAF5" w14:textId="3F9D10B4" w:rsidR="00862EC8" w:rsidRDefault="00862EC8">
            <w:pPr>
              <w:rPr>
                <w:lang w:val="en-US"/>
              </w:rPr>
            </w:pPr>
            <w:r w:rsidRPr="1126668D">
              <w:rPr>
                <w:b/>
                <w:bCs/>
                <w:lang w:val="en-US"/>
              </w:rPr>
              <w:t>Tên Usecase:</w:t>
            </w:r>
            <w:r w:rsidRPr="1126668D">
              <w:rPr>
                <w:lang w:val="en-US"/>
              </w:rPr>
              <w:t xml:space="preserve"> </w:t>
            </w:r>
            <w:r w:rsidR="002A53E0" w:rsidRPr="002A53E0">
              <w:t>Đổi mật khẩu</w:t>
            </w:r>
            <w:r w:rsidRPr="002A53E0">
              <w:t xml:space="preserve"> nhân</w:t>
            </w:r>
            <w:r w:rsidR="002A53E0" w:rsidRPr="002A53E0">
              <w:t xml:space="preserve"> viên</w:t>
            </w:r>
          </w:p>
        </w:tc>
      </w:tr>
      <w:tr w:rsidR="00862EC8" w:rsidRPr="00840321" w14:paraId="0F6A35AA" w14:textId="77777777" w:rsidTr="2AD621CB">
        <w:trPr>
          <w:trHeight w:val="150"/>
        </w:trPr>
        <w:tc>
          <w:tcPr>
            <w:tcW w:w="9335" w:type="dxa"/>
            <w:gridSpan w:val="3"/>
            <w:tcBorders>
              <w:top w:val="single" w:sz="8" w:space="0" w:color="auto"/>
              <w:left w:val="single" w:sz="8" w:space="0" w:color="auto"/>
              <w:bottom w:val="single" w:sz="8" w:space="0" w:color="auto"/>
              <w:right w:val="single" w:sz="8" w:space="0" w:color="auto"/>
            </w:tcBorders>
          </w:tcPr>
          <w:p w14:paraId="3AA963E6" w14:textId="7BFE78B0" w:rsidR="00862EC8" w:rsidRPr="00840321" w:rsidRDefault="00862EC8">
            <w:pPr>
              <w:pStyle w:val="Heading3"/>
              <w:numPr>
                <w:ilvl w:val="0"/>
                <w:numId w:val="0"/>
              </w:numPr>
              <w:rPr>
                <w:lang w:val="en-US"/>
              </w:rPr>
            </w:pPr>
            <w:r w:rsidRPr="00BD7BB5">
              <w:rPr>
                <w:lang w:val="en-US"/>
              </w:rPr>
              <w:lastRenderedPageBreak/>
              <w:t xml:space="preserve">Mô tả sơ lược: </w:t>
            </w:r>
            <w:r w:rsidR="002A53E0" w:rsidRPr="002A53E0">
              <w:rPr>
                <w:b w:val="0"/>
                <w:bCs w:val="0"/>
              </w:rPr>
              <w:t>Cho phép nhân viên (Employee) đổi mật khẩu tài khoản của mình bằng cách xác nhận lại mật khẩu cũ và cung cấp mật khẩu mới bảo mật.</w:t>
            </w:r>
          </w:p>
        </w:tc>
      </w:tr>
      <w:tr w:rsidR="00862EC8" w14:paraId="33518C83" w14:textId="77777777" w:rsidTr="2AD621CB">
        <w:trPr>
          <w:trHeight w:val="15"/>
        </w:trPr>
        <w:tc>
          <w:tcPr>
            <w:tcW w:w="9335" w:type="dxa"/>
            <w:gridSpan w:val="3"/>
            <w:tcBorders>
              <w:top w:val="single" w:sz="8" w:space="0" w:color="auto"/>
              <w:left w:val="single" w:sz="8" w:space="0" w:color="auto"/>
              <w:bottom w:val="single" w:sz="8" w:space="0" w:color="auto"/>
              <w:right w:val="single" w:sz="8" w:space="0" w:color="auto"/>
            </w:tcBorders>
          </w:tcPr>
          <w:p w14:paraId="78997CB1" w14:textId="77777777" w:rsidR="00862EC8" w:rsidRDefault="00862EC8">
            <w:r w:rsidRPr="799C28E9">
              <w:rPr>
                <w:b/>
                <w:bCs/>
                <w:lang w:val="en-US"/>
              </w:rPr>
              <w:t>Actor chính:</w:t>
            </w:r>
            <w:r w:rsidRPr="799C28E9">
              <w:rPr>
                <w:lang w:val="en-US"/>
              </w:rPr>
              <w:t xml:space="preserve"> </w:t>
            </w:r>
            <w:r>
              <w:rPr>
                <w:lang w:val="en-US"/>
              </w:rPr>
              <w:t xml:space="preserve">Nhân viên </w:t>
            </w:r>
            <w:r w:rsidRPr="2B567238">
              <w:rPr>
                <w:lang w:val="en-US"/>
              </w:rPr>
              <w:t xml:space="preserve"> </w:t>
            </w:r>
          </w:p>
        </w:tc>
      </w:tr>
      <w:tr w:rsidR="00862EC8" w14:paraId="374A99C7" w14:textId="77777777" w:rsidTr="2AD621CB">
        <w:trPr>
          <w:trHeight w:val="15"/>
        </w:trPr>
        <w:tc>
          <w:tcPr>
            <w:tcW w:w="9335" w:type="dxa"/>
            <w:gridSpan w:val="3"/>
            <w:tcBorders>
              <w:top w:val="single" w:sz="8" w:space="0" w:color="auto"/>
              <w:left w:val="single" w:sz="8" w:space="0" w:color="auto"/>
              <w:bottom w:val="single" w:sz="8" w:space="0" w:color="auto"/>
              <w:right w:val="single" w:sz="8" w:space="0" w:color="auto"/>
            </w:tcBorders>
          </w:tcPr>
          <w:p w14:paraId="5A883AF4" w14:textId="77777777" w:rsidR="00862EC8" w:rsidRDefault="00862EC8">
            <w:r w:rsidRPr="799C28E9">
              <w:rPr>
                <w:b/>
                <w:bCs/>
                <w:lang w:val="en-US"/>
              </w:rPr>
              <w:t>Actor phụ:</w:t>
            </w:r>
            <w:r w:rsidRPr="799C28E9">
              <w:rPr>
                <w:lang w:val="en-US"/>
              </w:rPr>
              <w:t xml:space="preserve"> Không có </w:t>
            </w:r>
          </w:p>
        </w:tc>
      </w:tr>
      <w:tr w:rsidR="00862EC8" w14:paraId="7187D3B2" w14:textId="77777777" w:rsidTr="2AD621CB">
        <w:trPr>
          <w:trHeight w:val="15"/>
        </w:trPr>
        <w:tc>
          <w:tcPr>
            <w:tcW w:w="9335" w:type="dxa"/>
            <w:gridSpan w:val="3"/>
            <w:tcBorders>
              <w:top w:val="single" w:sz="8" w:space="0" w:color="auto"/>
              <w:left w:val="single" w:sz="8" w:space="0" w:color="auto"/>
              <w:bottom w:val="single" w:sz="8" w:space="0" w:color="auto"/>
              <w:right w:val="single" w:sz="8" w:space="0" w:color="auto"/>
            </w:tcBorders>
          </w:tcPr>
          <w:p w14:paraId="43FA39CA" w14:textId="1372B8A9" w:rsidR="00862EC8" w:rsidRDefault="00862EC8">
            <w:r w:rsidRPr="2B567238">
              <w:rPr>
                <w:b/>
                <w:bCs/>
                <w:lang w:val="en-US"/>
              </w:rPr>
              <w:t>Tiền điều kiện:</w:t>
            </w:r>
            <w:r w:rsidRPr="2B567238">
              <w:rPr>
                <w:lang w:val="en-US"/>
              </w:rPr>
              <w:t xml:space="preserve"> </w:t>
            </w:r>
            <w:r w:rsidR="002A53E0" w:rsidRPr="002A53E0">
              <w:t>Nhân viên đã đăng nhập và truy cập vào trang Tài Khoản &amp; Cài Đặt (/profile).</w:t>
            </w:r>
          </w:p>
        </w:tc>
      </w:tr>
      <w:tr w:rsidR="00862EC8" w14:paraId="30C25D78" w14:textId="77777777" w:rsidTr="2AD621CB">
        <w:trPr>
          <w:trHeight w:val="15"/>
        </w:trPr>
        <w:tc>
          <w:tcPr>
            <w:tcW w:w="9335" w:type="dxa"/>
            <w:gridSpan w:val="3"/>
            <w:tcBorders>
              <w:top w:val="single" w:sz="8" w:space="0" w:color="auto"/>
              <w:left w:val="single" w:sz="8" w:space="0" w:color="auto"/>
              <w:bottom w:val="single" w:sz="8" w:space="0" w:color="auto"/>
              <w:right w:val="single" w:sz="8" w:space="0" w:color="auto"/>
            </w:tcBorders>
          </w:tcPr>
          <w:p w14:paraId="02D1414A" w14:textId="7BDBF14D" w:rsidR="00862EC8" w:rsidRDefault="00862EC8">
            <w:r w:rsidRPr="2D07376A">
              <w:rPr>
                <w:b/>
                <w:bCs/>
                <w:lang w:val="en-US"/>
              </w:rPr>
              <w:t>Hậu điều kiện:</w:t>
            </w:r>
            <w:r w:rsidRPr="2D07376A">
              <w:rPr>
                <w:lang w:val="en-US"/>
              </w:rPr>
              <w:t xml:space="preserve"> </w:t>
            </w:r>
            <w:r w:rsidR="002A53E0" w:rsidRPr="002A53E0">
              <w:t>Mật khẩu của nhân viên được mã hóa (encode) và cập nhật thành công vào cơ sở dữ liệu.</w:t>
            </w:r>
          </w:p>
        </w:tc>
      </w:tr>
      <w:tr w:rsidR="00862EC8" w14:paraId="321C1D8B" w14:textId="77777777" w:rsidTr="2AD621CB">
        <w:trPr>
          <w:trHeight w:val="15"/>
        </w:trPr>
        <w:tc>
          <w:tcPr>
            <w:tcW w:w="9335" w:type="dxa"/>
            <w:gridSpan w:val="3"/>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B88972B" w14:textId="77777777" w:rsidR="00862EC8" w:rsidRDefault="00862EC8">
            <w:r w:rsidRPr="799C28E9">
              <w:rPr>
                <w:b/>
                <w:bCs/>
                <w:lang w:val="en-US"/>
              </w:rPr>
              <w:t>Luồng sự kiện chính:</w:t>
            </w:r>
            <w:r w:rsidRPr="799C28E9">
              <w:rPr>
                <w:lang w:val="en-US"/>
              </w:rPr>
              <w:t xml:space="preserve"> </w:t>
            </w:r>
          </w:p>
        </w:tc>
      </w:tr>
      <w:tr w:rsidR="00862EC8" w14:paraId="018EE3EE" w14:textId="77777777" w:rsidTr="2AD621CB">
        <w:trPr>
          <w:trHeight w:val="15"/>
        </w:trPr>
        <w:tc>
          <w:tcPr>
            <w:tcW w:w="4835" w:type="dxa"/>
            <w:gridSpan w:val="2"/>
            <w:tcBorders>
              <w:top w:val="single" w:sz="8" w:space="0" w:color="auto"/>
              <w:left w:val="single" w:sz="8" w:space="0" w:color="auto"/>
              <w:bottom w:val="single" w:sz="8" w:space="0" w:color="auto"/>
              <w:right w:val="single" w:sz="8" w:space="0" w:color="auto"/>
            </w:tcBorders>
          </w:tcPr>
          <w:p w14:paraId="7BA63DED" w14:textId="77777777" w:rsidR="00862EC8" w:rsidRDefault="00862EC8">
            <w:pPr>
              <w:jc w:val="center"/>
            </w:pPr>
            <w:r w:rsidRPr="799C28E9">
              <w:rPr>
                <w:b/>
                <w:bCs/>
              </w:rPr>
              <w:t>Actor</w:t>
            </w:r>
            <w:r w:rsidRPr="799C28E9">
              <w:t xml:space="preserve"> </w:t>
            </w:r>
          </w:p>
        </w:tc>
        <w:tc>
          <w:tcPr>
            <w:tcW w:w="4500" w:type="dxa"/>
            <w:tcBorders>
              <w:top w:val="single" w:sz="8" w:space="0" w:color="auto"/>
              <w:left w:val="single" w:sz="8" w:space="0" w:color="auto"/>
              <w:bottom w:val="single" w:sz="8" w:space="0" w:color="auto"/>
              <w:right w:val="single" w:sz="8" w:space="0" w:color="auto"/>
            </w:tcBorders>
          </w:tcPr>
          <w:p w14:paraId="33A2A489" w14:textId="77777777" w:rsidR="00862EC8" w:rsidRDefault="00862EC8">
            <w:pPr>
              <w:jc w:val="center"/>
            </w:pPr>
            <w:r w:rsidRPr="799C28E9">
              <w:rPr>
                <w:b/>
                <w:bCs/>
                <w:lang w:val="en-US"/>
              </w:rPr>
              <w:t>Hệ thống</w:t>
            </w:r>
            <w:r w:rsidRPr="799C28E9">
              <w:rPr>
                <w:lang w:val="en-US"/>
              </w:rPr>
              <w:t xml:space="preserve"> </w:t>
            </w:r>
          </w:p>
        </w:tc>
      </w:tr>
      <w:tr w:rsidR="00862EC8" w14:paraId="43140342" w14:textId="77777777" w:rsidTr="2AD621CB">
        <w:trPr>
          <w:trHeight w:val="120"/>
        </w:trPr>
        <w:tc>
          <w:tcPr>
            <w:tcW w:w="4835" w:type="dxa"/>
            <w:gridSpan w:val="2"/>
            <w:tcBorders>
              <w:top w:val="single" w:sz="8" w:space="0" w:color="auto"/>
              <w:left w:val="single" w:sz="8" w:space="0" w:color="auto"/>
              <w:bottom w:val="single" w:sz="8" w:space="0" w:color="auto"/>
              <w:right w:val="single" w:sz="8" w:space="0" w:color="auto"/>
            </w:tcBorders>
          </w:tcPr>
          <w:p w14:paraId="61CAD1DD" w14:textId="6F093961" w:rsidR="00862EC8" w:rsidRDefault="002A53E0">
            <w:r w:rsidRPr="1022481F">
              <w:rPr>
                <w:lang w:val="en-US"/>
              </w:rPr>
              <w:t>1. Nhấn chọn tab "Đổi mật khẩu" ở bên trái giao diện.</w:t>
            </w:r>
          </w:p>
        </w:tc>
        <w:tc>
          <w:tcPr>
            <w:tcW w:w="4500" w:type="dxa"/>
            <w:tcBorders>
              <w:top w:val="single" w:sz="8" w:space="0" w:color="auto"/>
              <w:left w:val="single" w:sz="8" w:space="0" w:color="auto"/>
              <w:bottom w:val="single" w:sz="8" w:space="0" w:color="auto"/>
              <w:right w:val="single" w:sz="8" w:space="0" w:color="auto"/>
            </w:tcBorders>
          </w:tcPr>
          <w:p w14:paraId="3CE1F22A" w14:textId="305C50D1" w:rsidR="00862EC8" w:rsidRDefault="00862EC8">
            <w:r w:rsidRPr="6F57F90C">
              <w:rPr>
                <w:lang w:val="en-US"/>
              </w:rPr>
              <w:t xml:space="preserve"> </w:t>
            </w:r>
            <w:r w:rsidR="002A53E0" w:rsidRPr="002A53E0">
              <w:t>2. Hiển thị form gồm 3 ô nhập: Mật khẩu cũ, Mật khẩu mới, Xác nhận mật khẩu mới.</w:t>
            </w:r>
          </w:p>
        </w:tc>
      </w:tr>
      <w:tr w:rsidR="00862EC8" w:rsidRPr="0009399D" w14:paraId="65DE8F20" w14:textId="77777777" w:rsidTr="2AD621CB">
        <w:trPr>
          <w:trHeight w:val="15"/>
        </w:trPr>
        <w:tc>
          <w:tcPr>
            <w:tcW w:w="4835" w:type="dxa"/>
            <w:gridSpan w:val="2"/>
            <w:tcBorders>
              <w:top w:val="single" w:sz="8" w:space="0" w:color="auto"/>
              <w:left w:val="single" w:sz="8" w:space="0" w:color="auto"/>
              <w:bottom w:val="single" w:sz="8" w:space="0" w:color="auto"/>
              <w:right w:val="single" w:sz="8" w:space="0" w:color="auto"/>
            </w:tcBorders>
          </w:tcPr>
          <w:p w14:paraId="71CDD82F" w14:textId="43780C55" w:rsidR="00862EC8" w:rsidRDefault="002A53E0">
            <w:r w:rsidRPr="1022481F">
              <w:rPr>
                <w:lang w:val="en-US"/>
              </w:rPr>
              <w:t>3. Nhập đầy đủ 3 trường thông tin và nhấn nút "Cập nhật mật khẩu".</w:t>
            </w:r>
          </w:p>
        </w:tc>
        <w:tc>
          <w:tcPr>
            <w:tcW w:w="4500" w:type="dxa"/>
            <w:tcBorders>
              <w:top w:val="single" w:sz="8" w:space="0" w:color="auto"/>
              <w:left w:val="single" w:sz="8" w:space="0" w:color="auto"/>
              <w:bottom w:val="single" w:sz="8" w:space="0" w:color="auto"/>
              <w:right w:val="single" w:sz="8" w:space="0" w:color="auto"/>
            </w:tcBorders>
          </w:tcPr>
          <w:p w14:paraId="00EB81C8" w14:textId="1D0DD923" w:rsidR="00862EC8" w:rsidRPr="0009399D" w:rsidRDefault="002A53E0">
            <w:pPr>
              <w:rPr>
                <w:lang w:val="en-US"/>
              </w:rPr>
            </w:pPr>
            <w:r w:rsidRPr="002A53E0">
              <w:t>4. Frontend kiểm tra độ dài mật khẩu mới (&gt;= 6) và xác nhận mật khẩu trùng khớp.</w:t>
            </w:r>
          </w:p>
        </w:tc>
      </w:tr>
      <w:tr w:rsidR="00862EC8" w14:paraId="573F55B3" w14:textId="77777777" w:rsidTr="2AD621CB">
        <w:trPr>
          <w:trHeight w:val="15"/>
        </w:trPr>
        <w:tc>
          <w:tcPr>
            <w:tcW w:w="4835" w:type="dxa"/>
            <w:gridSpan w:val="2"/>
            <w:tcBorders>
              <w:top w:val="single" w:sz="8" w:space="0" w:color="auto"/>
              <w:left w:val="single" w:sz="8" w:space="0" w:color="auto"/>
              <w:bottom w:val="single" w:sz="8" w:space="0" w:color="auto"/>
              <w:right w:val="single" w:sz="8" w:space="0" w:color="auto"/>
            </w:tcBorders>
          </w:tcPr>
          <w:p w14:paraId="2625A4AE" w14:textId="77777777" w:rsidR="00862EC8" w:rsidRPr="0009399D" w:rsidRDefault="00862EC8">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0D2B754A" w14:textId="4D273914" w:rsidR="00862EC8" w:rsidRDefault="002A53E0">
            <w:pPr>
              <w:rPr>
                <w:lang w:val="en-US"/>
              </w:rPr>
            </w:pPr>
            <w:r w:rsidRPr="002A53E0">
              <w:t>5. Gửi yêu cầu PUT /api/users/change-password kèm payload dữ liệu và JWT Token tới Backend.</w:t>
            </w:r>
          </w:p>
        </w:tc>
      </w:tr>
      <w:tr w:rsidR="00862EC8" w14:paraId="3140D061" w14:textId="77777777" w:rsidTr="2AD621CB">
        <w:trPr>
          <w:trHeight w:val="15"/>
        </w:trPr>
        <w:tc>
          <w:tcPr>
            <w:tcW w:w="4835" w:type="dxa"/>
            <w:gridSpan w:val="2"/>
            <w:tcBorders>
              <w:top w:val="single" w:sz="8" w:space="0" w:color="auto"/>
              <w:left w:val="single" w:sz="8" w:space="0" w:color="auto"/>
              <w:bottom w:val="single" w:sz="8" w:space="0" w:color="auto"/>
              <w:right w:val="single" w:sz="8" w:space="0" w:color="auto"/>
            </w:tcBorders>
          </w:tcPr>
          <w:p w14:paraId="33C7883F" w14:textId="77777777" w:rsidR="00862EC8" w:rsidRPr="0009399D" w:rsidRDefault="00862EC8">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08C2B906" w14:textId="6D114D7B" w:rsidR="00862EC8" w:rsidRDefault="00CD58D2">
            <w:pPr>
              <w:rPr>
                <w:lang w:val="en-US"/>
              </w:rPr>
            </w:pPr>
            <w:r w:rsidRPr="00CD58D2">
              <w:t>6. UserApiController.changePassword() tiếp nhận yêu cầu, truy xuất thông tin User từ Database thông qua ID trong JWT.</w:t>
            </w:r>
          </w:p>
        </w:tc>
      </w:tr>
      <w:tr w:rsidR="00862EC8" w:rsidRPr="00BD7F62" w14:paraId="6E37B98B" w14:textId="77777777" w:rsidTr="2AD621CB">
        <w:trPr>
          <w:trHeight w:val="15"/>
        </w:trPr>
        <w:tc>
          <w:tcPr>
            <w:tcW w:w="4835" w:type="dxa"/>
            <w:gridSpan w:val="2"/>
            <w:tcBorders>
              <w:top w:val="single" w:sz="8" w:space="0" w:color="auto"/>
              <w:left w:val="single" w:sz="8" w:space="0" w:color="auto"/>
              <w:bottom w:val="single" w:sz="8" w:space="0" w:color="auto"/>
              <w:right w:val="single" w:sz="8" w:space="0" w:color="auto"/>
            </w:tcBorders>
          </w:tcPr>
          <w:p w14:paraId="1E86F1BB" w14:textId="77777777" w:rsidR="00862EC8" w:rsidRPr="00BD7F62" w:rsidRDefault="00862EC8">
            <w:pPr>
              <w:rPr>
                <w:lang w:val="en-US"/>
              </w:rPr>
            </w:pPr>
          </w:p>
        </w:tc>
        <w:tc>
          <w:tcPr>
            <w:tcW w:w="4500" w:type="dxa"/>
            <w:tcBorders>
              <w:top w:val="single" w:sz="8" w:space="0" w:color="auto"/>
              <w:left w:val="single" w:sz="8" w:space="0" w:color="auto"/>
              <w:bottom w:val="single" w:sz="8" w:space="0" w:color="auto"/>
              <w:right w:val="single" w:sz="8" w:space="0" w:color="auto"/>
            </w:tcBorders>
          </w:tcPr>
          <w:p w14:paraId="39F45A44" w14:textId="4FCE6B68" w:rsidR="00862EC8" w:rsidRPr="00BD7F62" w:rsidRDefault="00CD58D2">
            <w:pPr>
              <w:rPr>
                <w:lang w:val="en-US"/>
              </w:rPr>
            </w:pPr>
            <w:r w:rsidRPr="00CD58D2">
              <w:t>7.Hàm passwordEncoder.matches() kiểm tra mật khẩu cũ trùng khớp với hash lưu trong CSDL.</w:t>
            </w:r>
          </w:p>
        </w:tc>
      </w:tr>
      <w:tr w:rsidR="00862EC8" w:rsidRPr="00BD7F62" w14:paraId="6F3ABA05" w14:textId="77777777" w:rsidTr="2AD621CB">
        <w:trPr>
          <w:trHeight w:val="645"/>
        </w:trPr>
        <w:tc>
          <w:tcPr>
            <w:tcW w:w="4835" w:type="dxa"/>
            <w:gridSpan w:val="2"/>
            <w:tcBorders>
              <w:top w:val="single" w:sz="8" w:space="0" w:color="auto"/>
              <w:left w:val="single" w:sz="8" w:space="0" w:color="auto"/>
              <w:bottom w:val="single" w:sz="8" w:space="0" w:color="auto"/>
              <w:right w:val="single" w:sz="8" w:space="0" w:color="auto"/>
            </w:tcBorders>
          </w:tcPr>
          <w:p w14:paraId="6AD5F757" w14:textId="77777777" w:rsidR="00862EC8" w:rsidRDefault="00862EC8">
            <w:pPr>
              <w:pStyle w:val="ListParagraph"/>
              <w:ind w:left="720"/>
              <w:rPr>
                <w:lang w:val="en-US"/>
              </w:rPr>
            </w:pPr>
          </w:p>
        </w:tc>
        <w:tc>
          <w:tcPr>
            <w:tcW w:w="4500" w:type="dxa"/>
            <w:tcBorders>
              <w:top w:val="single" w:sz="8" w:space="0" w:color="auto"/>
              <w:left w:val="single" w:sz="8" w:space="0" w:color="auto"/>
              <w:bottom w:val="single" w:sz="8" w:space="0" w:color="auto"/>
              <w:right w:val="single" w:sz="8" w:space="0" w:color="auto"/>
            </w:tcBorders>
          </w:tcPr>
          <w:p w14:paraId="2D7EA989" w14:textId="07BCB5A6" w:rsidR="00862EC8" w:rsidRPr="00BD7F62" w:rsidRDefault="00CD58D2">
            <w:pPr>
              <w:rPr>
                <w:lang w:val="en-US"/>
              </w:rPr>
            </w:pPr>
            <w:r w:rsidRPr="00CD58D2">
              <w:t xml:space="preserve">8. Hàm passwordEncoder.encode() mã hóa mật khẩu mới. Gọi UserRepository.save() để lưu vào </w:t>
            </w:r>
            <w:r w:rsidRPr="00CD58D2">
              <w:lastRenderedPageBreak/>
              <w:t>DB và trả về dữ liệu kèm HTTP 200 OK.</w:t>
            </w:r>
          </w:p>
        </w:tc>
      </w:tr>
      <w:tr w:rsidR="00862EC8" w:rsidRPr="004D484D" w14:paraId="46021A53" w14:textId="77777777" w:rsidTr="2AD621CB">
        <w:trPr>
          <w:trHeight w:val="645"/>
        </w:trPr>
        <w:tc>
          <w:tcPr>
            <w:tcW w:w="4835" w:type="dxa"/>
            <w:gridSpan w:val="2"/>
            <w:tcBorders>
              <w:top w:val="single" w:sz="8" w:space="0" w:color="auto"/>
              <w:left w:val="single" w:sz="8" w:space="0" w:color="auto"/>
              <w:bottom w:val="single" w:sz="8" w:space="0" w:color="auto"/>
              <w:right w:val="single" w:sz="8" w:space="0" w:color="auto"/>
            </w:tcBorders>
          </w:tcPr>
          <w:p w14:paraId="3AFF3612" w14:textId="77777777" w:rsidR="00862EC8" w:rsidRDefault="00862EC8">
            <w:pPr>
              <w:pStyle w:val="ListParagraph"/>
              <w:ind w:left="720"/>
              <w:rPr>
                <w:lang w:val="en-US"/>
              </w:rPr>
            </w:pPr>
          </w:p>
        </w:tc>
        <w:tc>
          <w:tcPr>
            <w:tcW w:w="4500" w:type="dxa"/>
            <w:tcBorders>
              <w:top w:val="single" w:sz="8" w:space="0" w:color="auto"/>
              <w:left w:val="single" w:sz="8" w:space="0" w:color="auto"/>
              <w:bottom w:val="single" w:sz="8" w:space="0" w:color="auto"/>
              <w:right w:val="single" w:sz="8" w:space="0" w:color="auto"/>
            </w:tcBorders>
          </w:tcPr>
          <w:p w14:paraId="6BCA2BE0" w14:textId="41C8A7ED" w:rsidR="00862EC8" w:rsidRPr="004D484D" w:rsidRDefault="00CD58D2">
            <w:r w:rsidRPr="1022481F">
              <w:rPr>
                <w:lang w:val="en-US"/>
              </w:rPr>
              <w:t>9. Frontend nhận kết quả thành công, xóa trắng 3 ô nhập liệu và hiển thị thông báo "Đổi mật khẩu thành công!".</w:t>
            </w:r>
          </w:p>
        </w:tc>
      </w:tr>
      <w:tr w:rsidR="00862EC8" w:rsidRPr="006658E9" w14:paraId="6D2B960C" w14:textId="77777777" w:rsidTr="2AD621CB">
        <w:trPr>
          <w:trHeight w:val="645"/>
        </w:trPr>
        <w:tc>
          <w:tcPr>
            <w:tcW w:w="9335" w:type="dxa"/>
            <w:gridSpan w:val="3"/>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E2ADB4B" w14:textId="58393317" w:rsidR="00862EC8" w:rsidRPr="006658E9" w:rsidRDefault="00CC2CFB">
            <w:r w:rsidRPr="1022481F">
              <w:rPr>
                <w:b/>
                <w:lang w:val="en-US"/>
              </w:rPr>
              <w:t>Luồng sự kiện thay thế</w:t>
            </w:r>
          </w:p>
        </w:tc>
      </w:tr>
      <w:tr w:rsidR="00CC2CFB" w:rsidRPr="006658E9" w14:paraId="204A3598" w14:textId="77777777" w:rsidTr="2AD621CB">
        <w:trPr>
          <w:trHeight w:val="645"/>
        </w:trPr>
        <w:tc>
          <w:tcPr>
            <w:tcW w:w="4667" w:type="dxa"/>
            <w:tcBorders>
              <w:top w:val="single" w:sz="8" w:space="0" w:color="auto"/>
              <w:left w:val="single" w:sz="8" w:space="0" w:color="auto"/>
              <w:bottom w:val="single" w:sz="8" w:space="0" w:color="auto"/>
              <w:right w:val="single" w:sz="8" w:space="0" w:color="auto"/>
            </w:tcBorders>
            <w:shd w:val="clear" w:color="auto" w:fill="FFFFFF" w:themeFill="background1"/>
          </w:tcPr>
          <w:p w14:paraId="31E46A4D" w14:textId="7DC91302" w:rsidR="00CC2CFB" w:rsidRPr="00CC2CFB" w:rsidRDefault="00CC2CFB">
            <w:r w:rsidRPr="1022481F">
              <w:rPr>
                <w:lang w:val="en-US"/>
              </w:rPr>
              <w:t>1. Nhấn vào biểu tượng con mắt (con mắt gạch chéo) ở ô nhập mật khẩu.</w:t>
            </w:r>
          </w:p>
        </w:tc>
        <w:tc>
          <w:tcPr>
            <w:tcW w:w="4668" w:type="dxa"/>
            <w:gridSpan w:val="2"/>
            <w:tcBorders>
              <w:top w:val="single" w:sz="8" w:space="0" w:color="auto"/>
              <w:left w:val="single" w:sz="8" w:space="0" w:color="auto"/>
              <w:bottom w:val="single" w:sz="8" w:space="0" w:color="auto"/>
              <w:right w:val="single" w:sz="8" w:space="0" w:color="auto"/>
            </w:tcBorders>
            <w:shd w:val="clear" w:color="auto" w:fill="FFFFFF" w:themeFill="background1"/>
          </w:tcPr>
          <w:p w14:paraId="4206F74E" w14:textId="22C9EE70" w:rsidR="00CC2CFB" w:rsidRPr="00CC2CFB" w:rsidRDefault="00CC2CFB">
            <w:r w:rsidRPr="1022481F">
              <w:rPr>
                <w:lang w:val="en-US"/>
              </w:rPr>
              <w:t>2. Đổi định dạng HTML của ô nhập từ password sang text để hiển thị rõ các ký tự (hoặc ngược lại).</w:t>
            </w:r>
          </w:p>
        </w:tc>
      </w:tr>
      <w:tr w:rsidR="00862EC8" w14:paraId="7045AD8B" w14:textId="77777777" w:rsidTr="2AD621CB">
        <w:trPr>
          <w:trHeight w:val="15"/>
        </w:trPr>
        <w:tc>
          <w:tcPr>
            <w:tcW w:w="9335" w:type="dxa"/>
            <w:gridSpan w:val="3"/>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C284757" w14:textId="77777777" w:rsidR="00862EC8" w:rsidRDefault="00862EC8">
            <w:r w:rsidRPr="799C28E9">
              <w:rPr>
                <w:b/>
                <w:bCs/>
                <w:lang w:val="en-US"/>
              </w:rPr>
              <w:t>Luồng sự kiện ngoại lệ:</w:t>
            </w:r>
            <w:r w:rsidRPr="799C28E9">
              <w:rPr>
                <w:lang w:val="en-US"/>
              </w:rPr>
              <w:t xml:space="preserve"> </w:t>
            </w:r>
          </w:p>
        </w:tc>
      </w:tr>
      <w:tr w:rsidR="00862EC8" w14:paraId="1F43AA26" w14:textId="77777777" w:rsidTr="2AD621CB">
        <w:trPr>
          <w:trHeight w:val="15"/>
        </w:trPr>
        <w:tc>
          <w:tcPr>
            <w:tcW w:w="4835" w:type="dxa"/>
            <w:gridSpan w:val="2"/>
            <w:tcBorders>
              <w:top w:val="single" w:sz="8" w:space="0" w:color="auto"/>
              <w:left w:val="single" w:sz="8" w:space="0" w:color="auto"/>
              <w:bottom w:val="single" w:sz="8" w:space="0" w:color="auto"/>
              <w:right w:val="single" w:sz="8" w:space="0" w:color="auto"/>
            </w:tcBorders>
          </w:tcPr>
          <w:p w14:paraId="703AB122" w14:textId="117FF275" w:rsidR="00862EC8" w:rsidRDefault="000E163A">
            <w:pPr>
              <w:rPr>
                <w:lang w:val="en-US"/>
              </w:rPr>
            </w:pPr>
            <w:r w:rsidRPr="000E163A">
              <w:t>1. Nhập Mật khẩu mới và Xác nhận không giống nhau, sau đó bấm Lưu.</w:t>
            </w:r>
          </w:p>
        </w:tc>
        <w:tc>
          <w:tcPr>
            <w:tcW w:w="4500" w:type="dxa"/>
            <w:tcBorders>
              <w:top w:val="single" w:sz="8" w:space="0" w:color="auto"/>
              <w:left w:val="single" w:sz="8" w:space="0" w:color="auto"/>
              <w:bottom w:val="single" w:sz="8" w:space="0" w:color="auto"/>
              <w:right w:val="single" w:sz="8" w:space="0" w:color="auto"/>
            </w:tcBorders>
          </w:tcPr>
          <w:p w14:paraId="16AA5320" w14:textId="06F65585" w:rsidR="00862EC8" w:rsidRDefault="000E163A">
            <w:pPr>
              <w:rPr>
                <w:lang w:val="en-US"/>
              </w:rPr>
            </w:pPr>
            <w:r w:rsidRPr="000E163A">
              <w:t>2. Frontend chặn gửi đi (Block) và hiển thị thông báo "Mật khẩu mới và xác nhận mật khẩu không trùng khớp".</w:t>
            </w:r>
          </w:p>
        </w:tc>
      </w:tr>
      <w:tr w:rsidR="00862EC8" w14:paraId="45A80C58" w14:textId="77777777" w:rsidTr="2AD621CB">
        <w:trPr>
          <w:trHeight w:val="15"/>
        </w:trPr>
        <w:tc>
          <w:tcPr>
            <w:tcW w:w="4835" w:type="dxa"/>
            <w:gridSpan w:val="2"/>
            <w:tcBorders>
              <w:top w:val="single" w:sz="8" w:space="0" w:color="auto"/>
              <w:left w:val="single" w:sz="8" w:space="0" w:color="auto"/>
              <w:bottom w:val="single" w:sz="8" w:space="0" w:color="auto"/>
              <w:right w:val="single" w:sz="8" w:space="0" w:color="auto"/>
            </w:tcBorders>
          </w:tcPr>
          <w:p w14:paraId="1DCAB510" w14:textId="00521192" w:rsidR="00862EC8" w:rsidRPr="00C839C6" w:rsidRDefault="000E163A">
            <w:pPr>
              <w:rPr>
                <w:lang w:val="en-US"/>
              </w:rPr>
            </w:pPr>
            <w:r w:rsidRPr="000E163A">
              <w:t>3. Nhập mật khẩu mới ít hơn 6 ký tự.</w:t>
            </w:r>
          </w:p>
        </w:tc>
        <w:tc>
          <w:tcPr>
            <w:tcW w:w="4500" w:type="dxa"/>
            <w:tcBorders>
              <w:top w:val="single" w:sz="8" w:space="0" w:color="auto"/>
              <w:left w:val="single" w:sz="8" w:space="0" w:color="auto"/>
              <w:bottom w:val="single" w:sz="8" w:space="0" w:color="auto"/>
              <w:right w:val="single" w:sz="8" w:space="0" w:color="auto"/>
            </w:tcBorders>
          </w:tcPr>
          <w:p w14:paraId="0490E4D9" w14:textId="0EFD50FD" w:rsidR="00862EC8" w:rsidRDefault="000E163A">
            <w:pPr>
              <w:rPr>
                <w:lang w:val="en-US"/>
              </w:rPr>
            </w:pPr>
            <w:r w:rsidRPr="000E163A">
              <w:t>4. Frontend chặn gửi đi và hiển thị lỗi "Mật khẩu mới phải có ít nhất 6 ký tự".</w:t>
            </w:r>
          </w:p>
        </w:tc>
      </w:tr>
      <w:tr w:rsidR="000E163A" w14:paraId="5699A784" w14:textId="77777777" w:rsidTr="2AD621CB">
        <w:trPr>
          <w:trHeight w:val="15"/>
        </w:trPr>
        <w:tc>
          <w:tcPr>
            <w:tcW w:w="4835" w:type="dxa"/>
            <w:gridSpan w:val="2"/>
            <w:tcBorders>
              <w:top w:val="single" w:sz="8" w:space="0" w:color="auto"/>
              <w:left w:val="single" w:sz="8" w:space="0" w:color="auto"/>
              <w:bottom w:val="single" w:sz="8" w:space="0" w:color="auto"/>
              <w:right w:val="single" w:sz="8" w:space="0" w:color="auto"/>
            </w:tcBorders>
          </w:tcPr>
          <w:p w14:paraId="7C621B0B" w14:textId="176F6EBC" w:rsidR="000E163A" w:rsidRPr="000E163A" w:rsidRDefault="009034E2">
            <w:r w:rsidRPr="1022481F">
              <w:rPr>
                <w:lang w:val="en-US"/>
              </w:rPr>
              <w:t>5. Nhập sai Mật khẩu cũ (Mật khẩu cũ không chính xác).</w:t>
            </w:r>
          </w:p>
        </w:tc>
        <w:tc>
          <w:tcPr>
            <w:tcW w:w="4500" w:type="dxa"/>
            <w:tcBorders>
              <w:top w:val="single" w:sz="8" w:space="0" w:color="auto"/>
              <w:left w:val="single" w:sz="8" w:space="0" w:color="auto"/>
              <w:bottom w:val="single" w:sz="8" w:space="0" w:color="auto"/>
              <w:right w:val="single" w:sz="8" w:space="0" w:color="auto"/>
            </w:tcBorders>
          </w:tcPr>
          <w:p w14:paraId="5AB46BD5" w14:textId="0D5BB68C" w:rsidR="000E163A" w:rsidRPr="000E163A" w:rsidRDefault="009034E2">
            <w:r w:rsidRPr="1022481F">
              <w:rPr>
                <w:lang w:val="en-US"/>
              </w:rPr>
              <w:t>6. Ở bước 7 luồng chính, Backend phát hiện passwordEncoder.matches() sai. Trả về HTTP 400 Bad Request kèm theo câu thông báo lỗi.</w:t>
            </w:r>
          </w:p>
        </w:tc>
      </w:tr>
      <w:tr w:rsidR="000E163A" w14:paraId="25D59CBC" w14:textId="77777777" w:rsidTr="2AD621CB">
        <w:trPr>
          <w:trHeight w:val="15"/>
        </w:trPr>
        <w:tc>
          <w:tcPr>
            <w:tcW w:w="4835" w:type="dxa"/>
            <w:gridSpan w:val="2"/>
            <w:tcBorders>
              <w:top w:val="single" w:sz="8" w:space="0" w:color="auto"/>
              <w:left w:val="single" w:sz="8" w:space="0" w:color="auto"/>
              <w:bottom w:val="single" w:sz="8" w:space="0" w:color="auto"/>
              <w:right w:val="single" w:sz="8" w:space="0" w:color="auto"/>
            </w:tcBorders>
          </w:tcPr>
          <w:p w14:paraId="1ABEF99E" w14:textId="77777777" w:rsidR="000E163A" w:rsidRPr="000E163A" w:rsidRDefault="000E163A"/>
        </w:tc>
        <w:tc>
          <w:tcPr>
            <w:tcW w:w="4500" w:type="dxa"/>
            <w:tcBorders>
              <w:top w:val="single" w:sz="8" w:space="0" w:color="auto"/>
              <w:left w:val="single" w:sz="8" w:space="0" w:color="auto"/>
              <w:bottom w:val="single" w:sz="8" w:space="0" w:color="auto"/>
              <w:right w:val="single" w:sz="8" w:space="0" w:color="auto"/>
            </w:tcBorders>
          </w:tcPr>
          <w:p w14:paraId="2B7AECA7" w14:textId="612BAD98" w:rsidR="000E163A" w:rsidRPr="000E163A" w:rsidRDefault="009034E2">
            <w:r w:rsidRPr="1022481F">
              <w:rPr>
                <w:lang w:val="en-US"/>
              </w:rPr>
              <w:t>7. Frontend nhận mã 400, hiển thị thông báo đỏ "Mật khẩu cũ không chính xác" lên màn hình.</w:t>
            </w:r>
          </w:p>
        </w:tc>
      </w:tr>
    </w:tbl>
    <w:p w14:paraId="34B5F55D" w14:textId="77777777" w:rsidR="00862EC8" w:rsidRPr="00862EC8" w:rsidRDefault="00862EC8" w:rsidP="00862EC8">
      <w:pPr>
        <w:rPr>
          <w:lang w:val="en-US"/>
        </w:rPr>
      </w:pPr>
    </w:p>
    <w:p w14:paraId="052A73E2" w14:textId="304B12C5" w:rsidR="001377BC" w:rsidRPr="001C65A8" w:rsidRDefault="001377BC" w:rsidP="001C65A8">
      <w:pPr>
        <w:pStyle w:val="ListParagraph"/>
        <w:numPr>
          <w:ilvl w:val="0"/>
          <w:numId w:val="103"/>
        </w:numPr>
        <w:rPr>
          <w:lang w:val="en-US"/>
        </w:rPr>
      </w:pPr>
      <w:r w:rsidRPr="001C65A8">
        <w:rPr>
          <w:lang w:val="en-US"/>
        </w:rPr>
        <w:t>Activity Diagram</w:t>
      </w:r>
    </w:p>
    <w:p w14:paraId="620F5FFE" w14:textId="789B2CDA" w:rsidR="00862EC8" w:rsidRPr="00862EC8" w:rsidRDefault="00862EC8" w:rsidP="00862EC8">
      <w:pPr>
        <w:rPr>
          <w:lang w:val="en-US"/>
        </w:rPr>
      </w:pPr>
      <w:r>
        <w:rPr>
          <w:noProof/>
        </w:rPr>
        <w:lastRenderedPageBreak/>
        <w:drawing>
          <wp:inline distT="0" distB="0" distL="0" distR="0" wp14:anchorId="76B951A7" wp14:editId="1896EA55">
            <wp:extent cx="5732145" cy="2905125"/>
            <wp:effectExtent l="0" t="0" r="1905" b="9525"/>
            <wp:docPr id="827567887"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2145" cy="2905125"/>
                    </a:xfrm>
                    <a:prstGeom prst="rect">
                      <a:avLst/>
                    </a:prstGeom>
                    <a:noFill/>
                    <a:ln>
                      <a:noFill/>
                    </a:ln>
                  </pic:spPr>
                </pic:pic>
              </a:graphicData>
            </a:graphic>
          </wp:inline>
        </w:drawing>
      </w:r>
    </w:p>
    <w:p w14:paraId="046F3F27" w14:textId="3D1567DA" w:rsidR="001377BC" w:rsidRPr="001C65A8" w:rsidRDefault="001377BC" w:rsidP="001C65A8">
      <w:pPr>
        <w:pStyle w:val="ListParagraph"/>
        <w:numPr>
          <w:ilvl w:val="0"/>
          <w:numId w:val="103"/>
        </w:numPr>
        <w:rPr>
          <w:lang w:val="en-US"/>
        </w:rPr>
      </w:pPr>
      <w:r w:rsidRPr="001C65A8">
        <w:rPr>
          <w:lang w:val="en-US"/>
        </w:rPr>
        <w:t>Sequence Diagram</w:t>
      </w:r>
    </w:p>
    <w:p w14:paraId="22F7D454" w14:textId="7ED7CFAD" w:rsidR="004A0DBC" w:rsidRPr="004A0DBC" w:rsidRDefault="00862EC8" w:rsidP="004A0DBC">
      <w:pPr>
        <w:rPr>
          <w:lang w:val="en-US"/>
        </w:rPr>
      </w:pPr>
      <w:r>
        <w:rPr>
          <w:noProof/>
        </w:rPr>
        <w:drawing>
          <wp:inline distT="0" distB="0" distL="0" distR="0" wp14:anchorId="192547C3" wp14:editId="79CCFDA3">
            <wp:extent cx="5732145" cy="4807585"/>
            <wp:effectExtent l="0" t="0" r="1905" b="0"/>
            <wp:docPr id="1647270734"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2145" cy="4807585"/>
                    </a:xfrm>
                    <a:prstGeom prst="rect">
                      <a:avLst/>
                    </a:prstGeom>
                    <a:noFill/>
                    <a:ln>
                      <a:noFill/>
                    </a:ln>
                  </pic:spPr>
                </pic:pic>
              </a:graphicData>
            </a:graphic>
          </wp:inline>
        </w:drawing>
      </w:r>
    </w:p>
    <w:p w14:paraId="12A7522E" w14:textId="34410CF9" w:rsidR="00A47B60" w:rsidRPr="00A47B60" w:rsidRDefault="2AD621CB" w:rsidP="00270EB6">
      <w:pPr>
        <w:pStyle w:val="Heading3"/>
        <w:rPr>
          <w:lang w:val="en-US"/>
        </w:rPr>
      </w:pPr>
      <w:r w:rsidRPr="2AD621CB">
        <w:rPr>
          <w:lang w:val="en-US"/>
        </w:rPr>
        <w:t>E-06_Xem danh sách đơn hàng</w:t>
      </w:r>
    </w:p>
    <w:tbl>
      <w:tblPr>
        <w:tblW w:w="0" w:type="auto"/>
        <w:tblLook w:val="04A0" w:firstRow="1" w:lastRow="0" w:firstColumn="1" w:lastColumn="0" w:noHBand="0" w:noVBand="1"/>
      </w:tblPr>
      <w:tblGrid>
        <w:gridCol w:w="4498"/>
        <w:gridCol w:w="4509"/>
      </w:tblGrid>
      <w:tr w:rsidR="2AD621CB" w14:paraId="0145C382" w14:textId="77777777" w:rsidTr="2AD621CB">
        <w:trPr>
          <w:trHeight w:val="300"/>
        </w:trPr>
        <w:tc>
          <w:tcPr>
            <w:tcW w:w="96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60" w:type="dxa"/>
              <w:left w:w="100" w:type="dxa"/>
              <w:bottom w:w="60" w:type="dxa"/>
              <w:right w:w="100" w:type="dxa"/>
            </w:tcMar>
          </w:tcPr>
          <w:p w14:paraId="524C8252" w14:textId="4A0F8C9F" w:rsidR="2AD621CB" w:rsidRDefault="2AD621CB" w:rsidP="2AD621CB">
            <w:r w:rsidRPr="2AD621CB">
              <w:rPr>
                <w:b/>
                <w:bCs/>
                <w:color w:val="000000" w:themeColor="text1"/>
                <w:sz w:val="24"/>
                <w:szCs w:val="24"/>
                <w:lang w:val="en-US"/>
              </w:rPr>
              <w:t>Use case: E-06_Xem danh sách đơn hàng</w:t>
            </w:r>
          </w:p>
        </w:tc>
      </w:tr>
      <w:tr w:rsidR="2AD621CB" w14:paraId="133B3BD9"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EF35B5D" w14:textId="1A960863" w:rsidR="2AD621CB" w:rsidRDefault="2AD621CB" w:rsidP="2AD621CB">
            <w:r w:rsidRPr="2AD621CB">
              <w:rPr>
                <w:b/>
                <w:bCs/>
                <w:sz w:val="24"/>
                <w:szCs w:val="24"/>
                <w:lang w:val="en-US"/>
              </w:rPr>
              <w:lastRenderedPageBreak/>
              <w:t>Mục đích:</w:t>
            </w:r>
          </w:p>
        </w:tc>
        <w:tc>
          <w:tcPr>
            <w:tcW w:w="4815" w:type="dxa"/>
            <w:tcBorders>
              <w:top w:val="nil"/>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0C6CFCE" w14:textId="49315087" w:rsidR="2AD621CB" w:rsidRDefault="2AD621CB" w:rsidP="2AD621CB">
            <w:r w:rsidRPr="2AD621CB">
              <w:rPr>
                <w:sz w:val="24"/>
                <w:szCs w:val="24"/>
                <w:lang w:val="en-US"/>
              </w:rPr>
              <w:t>Cho phép nhân viên xem toàn bộ danh sách đơn hàng trong hệ thống để theo dõi, quản lý và xử lý tình trạng đơn hàng.</w:t>
            </w:r>
          </w:p>
        </w:tc>
      </w:tr>
      <w:tr w:rsidR="2AD621CB" w14:paraId="47343A5A"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20CB16B" w14:textId="1206FFE4" w:rsidR="2AD621CB" w:rsidRDefault="2AD621CB" w:rsidP="2AD621CB">
            <w:r w:rsidRPr="2AD621CB">
              <w:rPr>
                <w:b/>
                <w:bCs/>
                <w:sz w:val="24"/>
                <w:szCs w:val="24"/>
                <w:lang w:val="en-US"/>
              </w:rPr>
              <w:t>Mô tả:</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4BC4665" w14:textId="42DA9131" w:rsidR="2AD621CB" w:rsidRDefault="2AD621CB" w:rsidP="2AD621CB">
            <w:r w:rsidRPr="2AD621CB">
              <w:rPr>
                <w:sz w:val="24"/>
                <w:szCs w:val="24"/>
                <w:lang w:val="en-US"/>
              </w:rPr>
              <w:t>Nhân viên chọn chức năng "Quản lý đơn hàng", hệ thống sẽ hiển thị danh sách tất cả đơn hàng với các thông tin cơ bản (Mã đơn hàng, khách hàng, ngày đặt, tổng tiền, trạng thái).</w:t>
            </w:r>
          </w:p>
        </w:tc>
      </w:tr>
      <w:tr w:rsidR="2AD621CB" w14:paraId="40CCE8D9"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5252C73" w14:textId="230ECB83" w:rsidR="2AD621CB" w:rsidRDefault="2AD621CB" w:rsidP="2AD621CB">
            <w:r w:rsidRPr="2AD621CB">
              <w:rPr>
                <w:b/>
                <w:bCs/>
                <w:sz w:val="24"/>
                <w:szCs w:val="24"/>
                <w:lang w:val="en-US"/>
              </w:rPr>
              <w:t>Tác nhân:</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62D0EC5" w14:textId="526C12A2" w:rsidR="2AD621CB" w:rsidRDefault="2AD621CB" w:rsidP="2AD621CB">
            <w:r w:rsidRPr="2AD621CB">
              <w:rPr>
                <w:sz w:val="24"/>
                <w:szCs w:val="24"/>
                <w:lang w:val="en-US"/>
              </w:rPr>
              <w:t>Nhân viên (Employee)</w:t>
            </w:r>
          </w:p>
        </w:tc>
      </w:tr>
      <w:tr w:rsidR="2AD621CB" w14:paraId="0024D4F3"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3987BA8" w14:textId="0CC877E0" w:rsidR="2AD621CB" w:rsidRDefault="2AD621CB" w:rsidP="2AD621CB">
            <w:r w:rsidRPr="2AD621CB">
              <w:rPr>
                <w:b/>
                <w:bCs/>
                <w:sz w:val="24"/>
                <w:szCs w:val="24"/>
                <w:lang w:val="en-US"/>
              </w:rPr>
              <w:t>Điều kiện trước:</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18D4142" w14:textId="07898806" w:rsidR="2AD621CB" w:rsidRDefault="2AD621CB" w:rsidP="2AD621CB">
            <w:r w:rsidRPr="2AD621CB">
              <w:rPr>
                <w:sz w:val="24"/>
                <w:szCs w:val="24"/>
                <w:lang w:val="en-US"/>
              </w:rPr>
              <w:t>Employee đã đăng nhập vào hệ thống với quyền hợp lệ.</w:t>
            </w:r>
          </w:p>
        </w:tc>
      </w:tr>
      <w:tr w:rsidR="2AD621CB" w14:paraId="73B443AC"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E7486C8" w14:textId="507C0F35" w:rsidR="2AD621CB" w:rsidRDefault="2AD621CB" w:rsidP="2AD621CB">
            <w:r w:rsidRPr="2AD621CB">
              <w:rPr>
                <w:b/>
                <w:bCs/>
                <w:sz w:val="24"/>
                <w:szCs w:val="24"/>
                <w:lang w:val="en-US"/>
              </w:rPr>
              <w:t>Điều kiện sau:</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4F8F5F9" w14:textId="30CC5D41" w:rsidR="2AD621CB" w:rsidRDefault="2AD621CB" w:rsidP="2AD621CB">
            <w:r w:rsidRPr="2AD621CB">
              <w:rPr>
                <w:sz w:val="24"/>
                <w:szCs w:val="24"/>
                <w:lang w:val="en-US"/>
              </w:rPr>
              <w:t>Hệ thống hiển thị danh sách đơn hàng dưới dạng bảng.</w:t>
            </w:r>
          </w:p>
        </w:tc>
      </w:tr>
      <w:tr w:rsidR="2AD621CB" w14:paraId="3662D92E" w14:textId="77777777" w:rsidTr="2AD621CB">
        <w:trPr>
          <w:trHeight w:val="300"/>
        </w:trPr>
        <w:tc>
          <w:tcPr>
            <w:tcW w:w="96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E2AEC1D" w14:textId="12EA5A48" w:rsidR="2AD621CB" w:rsidRDefault="2AD621CB" w:rsidP="2AD621CB">
            <w:r w:rsidRPr="2AD621CB">
              <w:rPr>
                <w:b/>
                <w:bCs/>
                <w:sz w:val="24"/>
                <w:szCs w:val="24"/>
                <w:lang w:val="en-US"/>
              </w:rPr>
              <w:t>Luồng sự kiện chính (Basic flows)</w:t>
            </w:r>
          </w:p>
        </w:tc>
      </w:tr>
      <w:tr w:rsidR="2AD621CB" w14:paraId="6E851B47"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60" w:type="dxa"/>
              <w:left w:w="100" w:type="dxa"/>
              <w:bottom w:w="60" w:type="dxa"/>
              <w:right w:w="100" w:type="dxa"/>
            </w:tcMar>
          </w:tcPr>
          <w:p w14:paraId="5BB9915F" w14:textId="02265A96" w:rsidR="2AD621CB" w:rsidRDefault="2AD621CB" w:rsidP="2AD621CB">
            <w:r w:rsidRPr="2AD621CB">
              <w:rPr>
                <w:b/>
                <w:bCs/>
                <w:color w:val="000000" w:themeColor="text1"/>
                <w:sz w:val="24"/>
                <w:szCs w:val="24"/>
              </w:rPr>
              <w:t>Employee</w:t>
            </w:r>
          </w:p>
        </w:tc>
        <w:tc>
          <w:tcPr>
            <w:tcW w:w="4815"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60" w:type="dxa"/>
              <w:left w:w="100" w:type="dxa"/>
              <w:bottom w:w="60" w:type="dxa"/>
              <w:right w:w="100" w:type="dxa"/>
            </w:tcMar>
          </w:tcPr>
          <w:p w14:paraId="2379651E" w14:textId="17BB863D" w:rsidR="2AD621CB" w:rsidRDefault="2AD621CB" w:rsidP="2AD621CB">
            <w:r w:rsidRPr="2AD621CB">
              <w:rPr>
                <w:b/>
                <w:bCs/>
                <w:color w:val="000000" w:themeColor="text1"/>
                <w:sz w:val="24"/>
                <w:szCs w:val="24"/>
                <w:lang w:val="en-US"/>
              </w:rPr>
              <w:t>Hệ thống</w:t>
            </w:r>
          </w:p>
        </w:tc>
      </w:tr>
      <w:tr w:rsidR="2AD621CB" w14:paraId="6CE95B53"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59856EF" w14:textId="453ED6BF" w:rsidR="2AD621CB" w:rsidRDefault="2AD621CB" w:rsidP="2AD621CB">
            <w:r w:rsidRPr="2AD621CB">
              <w:rPr>
                <w:sz w:val="24"/>
                <w:szCs w:val="24"/>
                <w:lang w:val="en-US"/>
              </w:rPr>
              <w:t>1. Employee đăng nhập và chọn menu "Quản lý đơn hàng".</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A256C0C" w14:textId="41E8B1E3" w:rsidR="2AD621CB" w:rsidRDefault="2AD621CB" w:rsidP="2AD621CB">
            <w:r w:rsidRPr="2AD621CB">
              <w:rPr>
                <w:sz w:val="24"/>
                <w:szCs w:val="24"/>
              </w:rPr>
              <w:t xml:space="preserve"> </w:t>
            </w:r>
          </w:p>
        </w:tc>
      </w:tr>
      <w:tr w:rsidR="2AD621CB" w14:paraId="7519DCCE"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402371F" w14:textId="01B7F57D" w:rsidR="2AD621CB" w:rsidRDefault="2AD621CB" w:rsidP="2AD621CB">
            <w:r w:rsidRPr="2AD621CB">
              <w:rPr>
                <w:sz w:val="24"/>
                <w:szCs w:val="24"/>
              </w:rPr>
              <w:t xml:space="preserve"> </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CE4BFE9" w14:textId="5D0FC0FA" w:rsidR="2AD621CB" w:rsidRDefault="2AD621CB" w:rsidP="2AD621CB">
            <w:r w:rsidRPr="2AD621CB">
              <w:rPr>
                <w:sz w:val="24"/>
                <w:szCs w:val="24"/>
                <w:lang w:val="en-US"/>
              </w:rPr>
              <w:t>2. Hệ thống truy vấn CSDL và lấy danh sách đơn hàng.</w:t>
            </w:r>
          </w:p>
        </w:tc>
      </w:tr>
      <w:tr w:rsidR="2AD621CB" w14:paraId="25E9FC3D"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F73FE26" w14:textId="184E501A" w:rsidR="2AD621CB" w:rsidRDefault="2AD621CB" w:rsidP="2AD621CB">
            <w:r w:rsidRPr="2AD621CB">
              <w:rPr>
                <w:sz w:val="24"/>
                <w:szCs w:val="24"/>
              </w:rPr>
              <w:t xml:space="preserve"> </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DF0F0F4" w14:textId="16EA4BFF" w:rsidR="2AD621CB" w:rsidRDefault="2AD621CB" w:rsidP="2AD621CB">
            <w:r w:rsidRPr="2AD621CB">
              <w:rPr>
                <w:sz w:val="24"/>
                <w:szCs w:val="24"/>
                <w:lang w:val="en-US"/>
              </w:rPr>
              <w:t>3. Hệ thống hiển thị danh sách đơn hàng với thông tin cơ bản: mã đơn, tên khách hàng, ngày đặt, tổng tiền, trạng thái.</w:t>
            </w:r>
          </w:p>
        </w:tc>
      </w:tr>
      <w:tr w:rsidR="2AD621CB" w14:paraId="0B1865C5"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814438F" w14:textId="6101E782" w:rsidR="2AD621CB" w:rsidRDefault="2AD621CB" w:rsidP="2AD621CB">
            <w:r w:rsidRPr="2AD621CB">
              <w:rPr>
                <w:sz w:val="24"/>
                <w:szCs w:val="24"/>
                <w:lang w:val="en-US"/>
              </w:rPr>
              <w:t>4. Employee có thể tìm kiếm hoặc lọc danh sách theo khách hàng, trạng thái, ngày đặt.</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ED395ED" w14:textId="7FF4673C" w:rsidR="2AD621CB" w:rsidRDefault="2AD621CB" w:rsidP="2AD621CB">
            <w:r w:rsidRPr="2AD621CB">
              <w:rPr>
                <w:sz w:val="24"/>
                <w:szCs w:val="24"/>
              </w:rPr>
              <w:t xml:space="preserve"> </w:t>
            </w:r>
          </w:p>
        </w:tc>
      </w:tr>
      <w:tr w:rsidR="2AD621CB" w14:paraId="75E08022"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AA7E5A1" w14:textId="22854666" w:rsidR="2AD621CB" w:rsidRDefault="2AD621CB" w:rsidP="2AD621CB">
            <w:r w:rsidRPr="2AD621CB">
              <w:rPr>
                <w:sz w:val="24"/>
                <w:szCs w:val="24"/>
              </w:rPr>
              <w:t xml:space="preserve"> </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F4CCF8A" w14:textId="02D7F542" w:rsidR="2AD621CB" w:rsidRDefault="2AD621CB" w:rsidP="2AD621CB">
            <w:r w:rsidRPr="2AD621CB">
              <w:rPr>
                <w:sz w:val="24"/>
                <w:szCs w:val="24"/>
                <w:lang w:val="en-US"/>
              </w:rPr>
              <w:t>5. Hệ thống áp dụng bộ lọc/tìm kiếm và hiển thị kết quả phù hợp.</w:t>
            </w:r>
          </w:p>
        </w:tc>
      </w:tr>
      <w:tr w:rsidR="2AD621CB" w14:paraId="3982A55B" w14:textId="77777777" w:rsidTr="2AD621CB">
        <w:trPr>
          <w:trHeight w:val="300"/>
        </w:trPr>
        <w:tc>
          <w:tcPr>
            <w:tcW w:w="96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96C1AE6" w14:textId="314AC0BB" w:rsidR="2AD621CB" w:rsidRDefault="2AD621CB" w:rsidP="2AD621CB">
            <w:r w:rsidRPr="2AD621CB">
              <w:rPr>
                <w:b/>
                <w:bCs/>
                <w:sz w:val="24"/>
                <w:szCs w:val="24"/>
                <w:lang w:val="en-US"/>
              </w:rPr>
              <w:t>Luồng sự kiện thay thế (Alternative flows)</w:t>
            </w:r>
          </w:p>
        </w:tc>
      </w:tr>
      <w:tr w:rsidR="2AD621CB" w14:paraId="4C8EBCCE"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60" w:type="dxa"/>
              <w:left w:w="100" w:type="dxa"/>
              <w:bottom w:w="60" w:type="dxa"/>
              <w:right w:w="100" w:type="dxa"/>
            </w:tcMar>
          </w:tcPr>
          <w:p w14:paraId="1AC6995B" w14:textId="4E80C9D6" w:rsidR="2AD621CB" w:rsidRDefault="2AD621CB" w:rsidP="2AD621CB">
            <w:r w:rsidRPr="2AD621CB">
              <w:rPr>
                <w:b/>
                <w:bCs/>
                <w:color w:val="000000" w:themeColor="text1"/>
                <w:sz w:val="24"/>
                <w:szCs w:val="24"/>
              </w:rPr>
              <w:t>Employee</w:t>
            </w:r>
          </w:p>
        </w:tc>
        <w:tc>
          <w:tcPr>
            <w:tcW w:w="4815"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60" w:type="dxa"/>
              <w:left w:w="100" w:type="dxa"/>
              <w:bottom w:w="60" w:type="dxa"/>
              <w:right w:w="100" w:type="dxa"/>
            </w:tcMar>
          </w:tcPr>
          <w:p w14:paraId="53E7CC88" w14:textId="5D9F50A7" w:rsidR="2AD621CB" w:rsidRDefault="2AD621CB" w:rsidP="2AD621CB">
            <w:r w:rsidRPr="2AD621CB">
              <w:rPr>
                <w:b/>
                <w:bCs/>
                <w:color w:val="000000" w:themeColor="text1"/>
                <w:sz w:val="24"/>
                <w:szCs w:val="24"/>
                <w:lang w:val="en-US"/>
              </w:rPr>
              <w:t>Hệ thống</w:t>
            </w:r>
          </w:p>
        </w:tc>
      </w:tr>
      <w:tr w:rsidR="2AD621CB" w14:paraId="3E837859"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EE626BC" w14:textId="0C04D641" w:rsidR="2AD621CB" w:rsidRDefault="2AD621CB" w:rsidP="2AD621CB">
            <w:r w:rsidRPr="2AD621CB">
              <w:rPr>
                <w:sz w:val="24"/>
                <w:szCs w:val="24"/>
                <w:lang w:val="en-US"/>
              </w:rPr>
              <w:lastRenderedPageBreak/>
              <w:t>1.1. Employee chọn chức năng "Quản lý đơn hàng" nhưng CSDL chưa có đơn hàng nào.</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48FC7D6" w14:textId="3FBD7E77" w:rsidR="2AD621CB" w:rsidRDefault="2AD621CB" w:rsidP="2AD621CB">
            <w:r w:rsidRPr="2AD621CB">
              <w:rPr>
                <w:sz w:val="24"/>
                <w:szCs w:val="24"/>
              </w:rPr>
              <w:t xml:space="preserve"> </w:t>
            </w:r>
          </w:p>
        </w:tc>
      </w:tr>
      <w:tr w:rsidR="2AD621CB" w14:paraId="4BB6CD34"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628DBB0" w14:textId="438B1D23" w:rsidR="2AD621CB" w:rsidRDefault="2AD621CB" w:rsidP="2AD621CB">
            <w:r w:rsidRPr="2AD621CB">
              <w:rPr>
                <w:sz w:val="24"/>
                <w:szCs w:val="24"/>
              </w:rPr>
              <w:t xml:space="preserve"> </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D8BBB6B" w14:textId="6969E0FE" w:rsidR="2AD621CB" w:rsidRDefault="2AD621CB" w:rsidP="2AD621CB">
            <w:r w:rsidRPr="2AD621CB">
              <w:rPr>
                <w:sz w:val="24"/>
                <w:szCs w:val="24"/>
                <w:lang w:val="en-US"/>
              </w:rPr>
              <w:t>1.2. Hệ thống hiển thị thông báo "Không có đơn hàng nào".</w:t>
            </w:r>
          </w:p>
        </w:tc>
      </w:tr>
      <w:tr w:rsidR="2AD621CB" w14:paraId="7AE3B4D3" w14:textId="77777777" w:rsidTr="2AD621CB">
        <w:trPr>
          <w:trHeight w:val="300"/>
        </w:trPr>
        <w:tc>
          <w:tcPr>
            <w:tcW w:w="96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E3DCC2C" w14:textId="0160E6A7" w:rsidR="2AD621CB" w:rsidRDefault="2AD621CB" w:rsidP="2AD621CB">
            <w:r w:rsidRPr="2AD621CB">
              <w:rPr>
                <w:b/>
                <w:bCs/>
                <w:sz w:val="24"/>
                <w:szCs w:val="24"/>
                <w:lang w:val="en-US"/>
              </w:rPr>
              <w:t>Luồng sự kiện ngoại lệ (Exception flows)</w:t>
            </w:r>
          </w:p>
        </w:tc>
      </w:tr>
      <w:tr w:rsidR="2AD621CB" w14:paraId="0B181D39"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60" w:type="dxa"/>
              <w:left w:w="100" w:type="dxa"/>
              <w:bottom w:w="60" w:type="dxa"/>
              <w:right w:w="100" w:type="dxa"/>
            </w:tcMar>
          </w:tcPr>
          <w:p w14:paraId="57730F66" w14:textId="5E708ABA" w:rsidR="2AD621CB" w:rsidRDefault="2AD621CB" w:rsidP="2AD621CB">
            <w:r w:rsidRPr="2AD621CB">
              <w:rPr>
                <w:b/>
                <w:bCs/>
                <w:color w:val="000000" w:themeColor="text1"/>
                <w:sz w:val="24"/>
                <w:szCs w:val="24"/>
              </w:rPr>
              <w:t>Employee</w:t>
            </w:r>
          </w:p>
        </w:tc>
        <w:tc>
          <w:tcPr>
            <w:tcW w:w="4815"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60" w:type="dxa"/>
              <w:left w:w="100" w:type="dxa"/>
              <w:bottom w:w="60" w:type="dxa"/>
              <w:right w:w="100" w:type="dxa"/>
            </w:tcMar>
          </w:tcPr>
          <w:p w14:paraId="6E718F4C" w14:textId="6DF7FF37" w:rsidR="2AD621CB" w:rsidRDefault="2AD621CB" w:rsidP="2AD621CB">
            <w:r w:rsidRPr="2AD621CB">
              <w:rPr>
                <w:b/>
                <w:bCs/>
                <w:color w:val="000000" w:themeColor="text1"/>
                <w:sz w:val="24"/>
                <w:szCs w:val="24"/>
                <w:lang w:val="en-US"/>
              </w:rPr>
              <w:t>Hệ thống</w:t>
            </w:r>
          </w:p>
        </w:tc>
      </w:tr>
      <w:tr w:rsidR="2AD621CB" w14:paraId="7EA501DF" w14:textId="77777777" w:rsidTr="2AD621CB">
        <w:trPr>
          <w:trHeight w:val="30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5837C12" w14:textId="19FB7444" w:rsidR="2AD621CB" w:rsidRDefault="2AD621CB" w:rsidP="2AD621CB">
            <w:r w:rsidRPr="2AD621CB">
              <w:rPr>
                <w:sz w:val="24"/>
                <w:szCs w:val="24"/>
              </w:rPr>
              <w:t xml:space="preserve"> </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9F28CC9" w14:textId="0FD912EC" w:rsidR="2AD621CB" w:rsidRDefault="2AD621CB" w:rsidP="2AD621CB">
            <w:r w:rsidRPr="2AD621CB">
              <w:rPr>
                <w:sz w:val="24"/>
                <w:szCs w:val="24"/>
                <w:lang w:val="en-US"/>
              </w:rPr>
              <w:t>2.2. Nếu xảy ra lỗi khi truy vấn CSDL, hệ thống hiển thị thông báo "Không thể tải danh sách đơn hàng, vui lòng thử lại sau".</w:t>
            </w:r>
          </w:p>
        </w:tc>
      </w:tr>
    </w:tbl>
    <w:p w14:paraId="22D7456F" w14:textId="3FE73357" w:rsidR="1022481F" w:rsidRDefault="2AD621CB" w:rsidP="2AD621CB">
      <w:r>
        <w:t>b) Activity Diagram</w:t>
      </w:r>
    </w:p>
    <w:p w14:paraId="66F44AD6" w14:textId="3B69BDA6" w:rsidR="1022481F" w:rsidRDefault="1022481F" w:rsidP="2AD621CB">
      <w:r>
        <w:rPr>
          <w:noProof/>
        </w:rPr>
        <w:drawing>
          <wp:inline distT="0" distB="0" distL="0" distR="0" wp14:anchorId="671E4787" wp14:editId="775BB789">
            <wp:extent cx="5477639" cy="4563112"/>
            <wp:effectExtent l="0" t="0" r="0" b="0"/>
            <wp:docPr id="2137956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6275" name="Picture 2137956275"/>
                    <pic:cNvPicPr/>
                  </pic:nvPicPr>
                  <pic:blipFill>
                    <a:blip r:embed="rId77">
                      <a:extLst>
                        <a:ext uri="{28A0092B-C50C-407E-A947-70E740481C1C}">
                          <a14:useLocalDpi xmlns:a14="http://schemas.microsoft.com/office/drawing/2010/main"/>
                        </a:ext>
                      </a:extLst>
                    </a:blip>
                    <a:stretch>
                      <a:fillRect/>
                    </a:stretch>
                  </pic:blipFill>
                  <pic:spPr>
                    <a:xfrm>
                      <a:off x="0" y="0"/>
                      <a:ext cx="5477639" cy="4563112"/>
                    </a:xfrm>
                    <a:prstGeom prst="rect">
                      <a:avLst/>
                    </a:prstGeom>
                  </pic:spPr>
                </pic:pic>
              </a:graphicData>
            </a:graphic>
          </wp:inline>
        </w:drawing>
      </w:r>
    </w:p>
    <w:p w14:paraId="387DFDB4" w14:textId="347354D4" w:rsidR="1022481F" w:rsidRDefault="2AD621CB" w:rsidP="2AD621CB">
      <w:r>
        <w:t>c) Sequence Diagram</w:t>
      </w:r>
    </w:p>
    <w:p w14:paraId="67E2E568" w14:textId="747C0509" w:rsidR="1022481F" w:rsidRDefault="1022481F" w:rsidP="2AD621CB">
      <w:r>
        <w:rPr>
          <w:noProof/>
        </w:rPr>
        <w:lastRenderedPageBreak/>
        <w:drawing>
          <wp:inline distT="0" distB="0" distL="0" distR="0" wp14:anchorId="42D9E48C" wp14:editId="7CFB7A48">
            <wp:extent cx="5724525" cy="4572000"/>
            <wp:effectExtent l="0" t="0" r="0" b="0"/>
            <wp:docPr id="1066807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7570" name="Picture 1066807570"/>
                    <pic:cNvPicPr/>
                  </pic:nvPicPr>
                  <pic:blipFill>
                    <a:blip r:embed="rId78">
                      <a:extLst>
                        <a:ext uri="{28A0092B-C50C-407E-A947-70E740481C1C}">
                          <a14:useLocalDpi xmlns:a14="http://schemas.microsoft.com/office/drawing/2010/main"/>
                        </a:ext>
                      </a:extLst>
                    </a:blip>
                    <a:stretch>
                      <a:fillRect/>
                    </a:stretch>
                  </pic:blipFill>
                  <pic:spPr>
                    <a:xfrm>
                      <a:off x="0" y="0"/>
                      <a:ext cx="5724525" cy="4572000"/>
                    </a:xfrm>
                    <a:prstGeom prst="rect">
                      <a:avLst/>
                    </a:prstGeom>
                  </pic:spPr>
                </pic:pic>
              </a:graphicData>
            </a:graphic>
          </wp:inline>
        </w:drawing>
      </w:r>
    </w:p>
    <w:p w14:paraId="37D8C7FA" w14:textId="3269CB7D" w:rsidR="1022481F" w:rsidRDefault="1022481F" w:rsidP="2AD621CB"/>
    <w:p w14:paraId="4920CA9A" w14:textId="6B983A6E" w:rsidR="1022481F" w:rsidRDefault="1022481F" w:rsidP="1022481F">
      <w:pPr>
        <w:rPr>
          <w:lang w:val="en-US"/>
        </w:rPr>
      </w:pPr>
    </w:p>
    <w:p w14:paraId="38085B98" w14:textId="753A26B7" w:rsidR="00A47B60" w:rsidRPr="00A47B60" w:rsidRDefault="2AD621CB" w:rsidP="00270EB6">
      <w:pPr>
        <w:pStyle w:val="Heading3"/>
        <w:rPr>
          <w:lang w:val="en-US"/>
        </w:rPr>
      </w:pPr>
      <w:r w:rsidRPr="2AD621CB">
        <w:rPr>
          <w:lang w:val="en-US"/>
        </w:rPr>
        <w:t>E-07_C-08Xem chi tiết đơn hàng</w:t>
      </w:r>
    </w:p>
    <w:tbl>
      <w:tblPr>
        <w:tblW w:w="0" w:type="auto"/>
        <w:tblLook w:val="06A0" w:firstRow="1" w:lastRow="0" w:firstColumn="1" w:lastColumn="0" w:noHBand="1" w:noVBand="1"/>
      </w:tblPr>
      <w:tblGrid>
        <w:gridCol w:w="2707"/>
        <w:gridCol w:w="6300"/>
      </w:tblGrid>
      <w:tr w:rsidR="2AD621CB" w14:paraId="64100DF0" w14:textId="77777777" w:rsidTr="2AD621CB">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43FD16E3" w14:textId="7581ADF3" w:rsidR="2AD621CB" w:rsidRDefault="2AD621CB" w:rsidP="2AD621CB">
            <w:r w:rsidRPr="2AD621CB">
              <w:rPr>
                <w:b/>
                <w:bCs/>
                <w:color w:val="000000" w:themeColor="text1"/>
                <w:sz w:val="24"/>
                <w:szCs w:val="24"/>
                <w:lang w:val="en-US"/>
              </w:rPr>
              <w:t>Use case: E-07_C-08Xem chi tiết đơn hàng</w:t>
            </w:r>
          </w:p>
        </w:tc>
      </w:tr>
      <w:tr w:rsidR="2AD621CB" w14:paraId="08F7045B"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ADD104F" w14:textId="69884462" w:rsidR="2AD621CB" w:rsidRDefault="2AD621CB" w:rsidP="2AD621CB">
            <w:r w:rsidRPr="2AD621CB">
              <w:rPr>
                <w:b/>
                <w:bCs/>
                <w:color w:val="000000" w:themeColor="text1"/>
                <w:sz w:val="24"/>
                <w:szCs w:val="24"/>
                <w:lang w:val="en-US"/>
              </w:rPr>
              <w:t>Mục đích:</w:t>
            </w:r>
          </w:p>
        </w:tc>
        <w:tc>
          <w:tcPr>
            <w:tcW w:w="655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DD761A5" w14:textId="26EB18E1" w:rsidR="2AD621CB" w:rsidRDefault="2AD621CB" w:rsidP="2AD621CB">
            <w:r w:rsidRPr="2AD621CB">
              <w:rPr>
                <w:color w:val="000000" w:themeColor="text1"/>
                <w:sz w:val="24"/>
                <w:szCs w:val="24"/>
              </w:rPr>
              <w:t xml:space="preserve">Cho phép người dùng (Customer, </w:t>
            </w:r>
            <w:r w:rsidRPr="2AD621CB">
              <w:rPr>
                <w:color w:val="000000" w:themeColor="text1"/>
                <w:sz w:val="24"/>
                <w:szCs w:val="24"/>
                <w:lang w:val="en-US"/>
              </w:rPr>
              <w:t>Employee</w:t>
            </w:r>
            <w:r w:rsidRPr="2AD621CB">
              <w:rPr>
                <w:color w:val="000000" w:themeColor="text1"/>
                <w:sz w:val="24"/>
                <w:szCs w:val="24"/>
              </w:rPr>
              <w:t>) xem thông tin chi tiết của một đơn hàng cụ thể trong hệ thống.</w:t>
            </w:r>
          </w:p>
        </w:tc>
      </w:tr>
      <w:tr w:rsidR="2AD621CB" w14:paraId="295FA0F7"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62FFEBF" w14:textId="51AE8FD7" w:rsidR="2AD621CB" w:rsidRDefault="2AD621CB" w:rsidP="2AD621CB">
            <w:r w:rsidRPr="2AD621CB">
              <w:rPr>
                <w:b/>
                <w:bCs/>
                <w:color w:val="000000" w:themeColor="text1"/>
                <w:sz w:val="24"/>
                <w:szCs w:val="24"/>
                <w:lang w:val="en-US"/>
              </w:rPr>
              <w:t>Mô tả:</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C9D127F" w14:textId="4914DE17" w:rsidR="2AD621CB" w:rsidRDefault="2AD621CB" w:rsidP="2AD621CB">
            <w:pPr>
              <w:pStyle w:val="ListParagraph"/>
              <w:numPr>
                <w:ilvl w:val="0"/>
                <w:numId w:val="1"/>
              </w:numPr>
              <w:ind w:left="360"/>
              <w:rPr>
                <w:color w:val="000000" w:themeColor="text1"/>
                <w:sz w:val="24"/>
                <w:szCs w:val="24"/>
                <w:lang w:val="en-US"/>
              </w:rPr>
            </w:pPr>
            <w:r w:rsidRPr="2AD621CB">
              <w:rPr>
                <w:color w:val="000000" w:themeColor="text1"/>
                <w:sz w:val="24"/>
                <w:szCs w:val="24"/>
                <w:lang w:val="en-US"/>
              </w:rPr>
              <w:t>Customer chọn một đơn hàng từ danh sách đơn hàng của chính mình → hệ thống truy xuất dữ liệu và hiển thị đầy đủ thông tin (mã đơn, ngày đặt, sản phẩm, số lượng, giá, trạng thái thanh toán/giao hàng...).</w:t>
            </w:r>
          </w:p>
          <w:p w14:paraId="1351138B" w14:textId="67AEA143" w:rsidR="2AD621CB" w:rsidRDefault="2AD621CB" w:rsidP="2AD621CB">
            <w:pPr>
              <w:pStyle w:val="ListParagraph"/>
              <w:numPr>
                <w:ilvl w:val="0"/>
                <w:numId w:val="1"/>
              </w:numPr>
              <w:ind w:left="360"/>
              <w:rPr>
                <w:color w:val="000000" w:themeColor="text1"/>
                <w:sz w:val="24"/>
                <w:szCs w:val="24"/>
              </w:rPr>
            </w:pPr>
            <w:r w:rsidRPr="2AD621CB">
              <w:rPr>
                <w:color w:val="000000" w:themeColor="text1"/>
                <w:sz w:val="24"/>
                <w:szCs w:val="24"/>
                <w:lang w:val="en-US"/>
              </w:rPr>
              <w:t xml:space="preserve">Employee </w:t>
            </w:r>
            <w:r w:rsidRPr="2AD621CB">
              <w:rPr>
                <w:color w:val="000000" w:themeColor="text1"/>
                <w:sz w:val="24"/>
                <w:szCs w:val="24"/>
              </w:rPr>
              <w:t>chọn một đơn hàng từ danh sách, hệ thống truy xuất dữ liệu và hiển thị đầy đủ thông tin chi tiết (mã đơn, ngày đặt, khách hàng, sản phẩm, số lượng, giá, trạng thái thanh toán/giao hàng…).</w:t>
            </w:r>
          </w:p>
        </w:tc>
      </w:tr>
      <w:tr w:rsidR="2AD621CB" w14:paraId="31A7B165"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BA6803C" w14:textId="63DE060C" w:rsidR="2AD621CB" w:rsidRDefault="2AD621CB" w:rsidP="2AD621CB">
            <w:r w:rsidRPr="2AD621CB">
              <w:rPr>
                <w:b/>
                <w:bCs/>
                <w:color w:val="000000" w:themeColor="text1"/>
                <w:sz w:val="24"/>
                <w:szCs w:val="24"/>
                <w:lang w:val="en-US"/>
              </w:rPr>
              <w:lastRenderedPageBreak/>
              <w:t>Tác nhân:</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EF95344" w14:textId="580DF744" w:rsidR="2AD621CB" w:rsidRDefault="2AD621CB" w:rsidP="2AD621CB">
            <w:r w:rsidRPr="2AD621CB">
              <w:rPr>
                <w:color w:val="000000" w:themeColor="text1"/>
                <w:sz w:val="24"/>
                <w:szCs w:val="24"/>
              </w:rPr>
              <w:t xml:space="preserve">Customer, </w:t>
            </w:r>
            <w:r w:rsidRPr="2AD621CB">
              <w:rPr>
                <w:color w:val="000000" w:themeColor="text1"/>
                <w:sz w:val="24"/>
                <w:szCs w:val="24"/>
                <w:lang w:val="en-US"/>
              </w:rPr>
              <w:t>Employee</w:t>
            </w:r>
          </w:p>
        </w:tc>
      </w:tr>
      <w:tr w:rsidR="2AD621CB" w14:paraId="2C326AB8"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1C74915" w14:textId="61158E43" w:rsidR="2AD621CB" w:rsidRDefault="2AD621CB" w:rsidP="2AD621CB">
            <w:r w:rsidRPr="2AD621CB">
              <w:rPr>
                <w:b/>
                <w:bCs/>
                <w:color w:val="000000" w:themeColor="text1"/>
                <w:sz w:val="24"/>
                <w:szCs w:val="24"/>
                <w:lang w:val="en-US"/>
              </w:rPr>
              <w:t>Điều kiện trước:</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40F728D" w14:textId="764A70DF" w:rsidR="2AD621CB" w:rsidRDefault="2AD621CB" w:rsidP="2AD621CB">
            <w:r w:rsidRPr="2AD621CB">
              <w:rPr>
                <w:color w:val="000000" w:themeColor="text1"/>
                <w:sz w:val="24"/>
                <w:szCs w:val="24"/>
              </w:rPr>
              <w:t xml:space="preserve">Customer đã đăng nhập hợp lệ và có đơn hàng trong hệ thống, </w:t>
            </w:r>
            <w:r w:rsidRPr="2AD621CB">
              <w:rPr>
                <w:color w:val="000000" w:themeColor="text1"/>
                <w:sz w:val="24"/>
                <w:szCs w:val="24"/>
                <w:lang w:val="en-US"/>
              </w:rPr>
              <w:t>Employee</w:t>
            </w:r>
            <w:r w:rsidRPr="2AD621CB">
              <w:rPr>
                <w:color w:val="000000" w:themeColor="text1"/>
                <w:sz w:val="24"/>
                <w:szCs w:val="24"/>
              </w:rPr>
              <w:t xml:space="preserve"> đã đăng nhập hợp lệ, trong hệ thống đã tồn tại đơn hàng cần xem chi tiết.</w:t>
            </w:r>
          </w:p>
        </w:tc>
      </w:tr>
      <w:tr w:rsidR="2AD621CB" w14:paraId="0DEEA3A7"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B616B02" w14:textId="7B238A2C" w:rsidR="2AD621CB" w:rsidRDefault="2AD621CB" w:rsidP="2AD621CB">
            <w:r w:rsidRPr="2AD621CB">
              <w:rPr>
                <w:b/>
                <w:bCs/>
                <w:color w:val="000000" w:themeColor="text1"/>
                <w:sz w:val="24"/>
                <w:szCs w:val="24"/>
                <w:lang w:val="en-US"/>
              </w:rPr>
              <w:t>Điều kiện sau:</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45C335E" w14:textId="6EC25F7E" w:rsidR="2AD621CB" w:rsidRDefault="2AD621CB" w:rsidP="2AD621CB">
            <w:r w:rsidRPr="2AD621CB">
              <w:rPr>
                <w:color w:val="000000" w:themeColor="text1"/>
                <w:sz w:val="24"/>
                <w:szCs w:val="24"/>
              </w:rPr>
              <w:t xml:space="preserve">Thông tin chi tiết đơn hàng được hiển thị đầy đủ cho tác nhân (Customer chỉ xem đơn hàng của mình, </w:t>
            </w:r>
            <w:r w:rsidRPr="2AD621CB">
              <w:rPr>
                <w:color w:val="000000" w:themeColor="text1"/>
                <w:sz w:val="24"/>
                <w:szCs w:val="24"/>
                <w:lang w:val="en-US"/>
              </w:rPr>
              <w:t xml:space="preserve">Employee </w:t>
            </w:r>
            <w:r w:rsidRPr="2AD621CB">
              <w:rPr>
                <w:color w:val="000000" w:themeColor="text1"/>
                <w:sz w:val="24"/>
                <w:szCs w:val="24"/>
              </w:rPr>
              <w:t>có thể xem bất kỳ đơn hàng nào).</w:t>
            </w:r>
          </w:p>
        </w:tc>
      </w:tr>
      <w:tr w:rsidR="2AD621CB" w14:paraId="46B541F6" w14:textId="77777777" w:rsidTr="2AD621CB">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52B94E92" w14:textId="10B339EF" w:rsidR="2AD621CB" w:rsidRDefault="2AD621CB" w:rsidP="2AD621CB">
            <w:r w:rsidRPr="2AD621CB">
              <w:rPr>
                <w:b/>
                <w:bCs/>
                <w:color w:val="000000" w:themeColor="text1"/>
                <w:sz w:val="24"/>
                <w:szCs w:val="24"/>
                <w:lang w:val="en-US"/>
              </w:rPr>
              <w:t>Luồng sự kiện chính (Basic flows)</w:t>
            </w:r>
          </w:p>
        </w:tc>
      </w:tr>
      <w:tr w:rsidR="2AD621CB" w14:paraId="4D908036"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04264C7D" w14:textId="17654E85" w:rsidR="2AD621CB" w:rsidRDefault="2AD621CB" w:rsidP="2AD621CB">
            <w:r w:rsidRPr="2AD621CB">
              <w:rPr>
                <w:b/>
                <w:bCs/>
                <w:color w:val="000000" w:themeColor="text1"/>
                <w:sz w:val="24"/>
                <w:szCs w:val="24"/>
                <w:lang w:val="en-US"/>
              </w:rPr>
              <w:t>Người dùng</w:t>
            </w:r>
          </w:p>
        </w:tc>
        <w:tc>
          <w:tcPr>
            <w:tcW w:w="6555" w:type="dxa"/>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0CFE4827" w14:textId="39AD5164" w:rsidR="2AD621CB" w:rsidRDefault="2AD621CB" w:rsidP="2AD621CB">
            <w:r w:rsidRPr="2AD621CB">
              <w:rPr>
                <w:b/>
                <w:bCs/>
                <w:color w:val="000000" w:themeColor="text1"/>
                <w:sz w:val="24"/>
                <w:szCs w:val="24"/>
                <w:lang w:val="en-US"/>
              </w:rPr>
              <w:t>Hệ thống</w:t>
            </w:r>
          </w:p>
        </w:tc>
      </w:tr>
      <w:tr w:rsidR="2AD621CB" w14:paraId="15954B26"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502569E" w14:textId="7FE648CC" w:rsidR="2AD621CB" w:rsidRDefault="2AD621CB" w:rsidP="2AD621CB">
            <w:r w:rsidRPr="2AD621CB">
              <w:rPr>
                <w:color w:val="000000" w:themeColor="text1"/>
                <w:sz w:val="24"/>
                <w:szCs w:val="24"/>
                <w:lang w:val="en-US"/>
              </w:rPr>
              <w:t>1   Người dùng chọn chức năng Xem chi tiết đơn hàng.</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E5C1A9D" w14:textId="5BABFDC2" w:rsidR="2AD621CB" w:rsidRDefault="2AD621CB" w:rsidP="2AD621CB">
            <w:r w:rsidRPr="2AD621CB">
              <w:rPr>
                <w:sz w:val="24"/>
                <w:szCs w:val="24"/>
              </w:rPr>
              <w:t xml:space="preserve"> </w:t>
            </w:r>
          </w:p>
        </w:tc>
      </w:tr>
      <w:tr w:rsidR="2AD621CB" w14:paraId="265547C5"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9A6263D" w14:textId="60B57ABA" w:rsidR="2AD621CB" w:rsidRDefault="2AD621CB" w:rsidP="2AD621CB">
            <w:r w:rsidRPr="2AD621CB">
              <w:rPr>
                <w:color w:val="000000" w:themeColor="text1"/>
                <w:sz w:val="24"/>
                <w:szCs w:val="24"/>
                <w:lang w:val="en-US"/>
              </w:rPr>
              <w:t>2   Người dùng chọn một đơn hàng từ danh sách đơn hàng.</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05ACCBD" w14:textId="617E8DD9" w:rsidR="2AD621CB" w:rsidRDefault="2AD621CB" w:rsidP="2AD621CB">
            <w:r w:rsidRPr="2AD621CB">
              <w:rPr>
                <w:sz w:val="24"/>
                <w:szCs w:val="24"/>
              </w:rPr>
              <w:t xml:space="preserve"> </w:t>
            </w:r>
          </w:p>
        </w:tc>
      </w:tr>
      <w:tr w:rsidR="2AD621CB" w14:paraId="5AEDB893"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67D2A55" w14:textId="380A8822" w:rsidR="2AD621CB" w:rsidRDefault="2AD621CB" w:rsidP="2AD621CB">
            <w:r w:rsidRPr="2AD621CB">
              <w:rPr>
                <w:sz w:val="24"/>
                <w:szCs w:val="24"/>
              </w:rPr>
              <w:t xml:space="preserve"> </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A39CB11" w14:textId="28286348" w:rsidR="2AD621CB" w:rsidRDefault="2AD621CB" w:rsidP="2AD621CB">
            <w:r w:rsidRPr="2AD621CB">
              <w:rPr>
                <w:color w:val="000000" w:themeColor="text1"/>
                <w:sz w:val="24"/>
                <w:szCs w:val="24"/>
                <w:lang w:val="en-US"/>
              </w:rPr>
              <w:t>3   Hệ thống truy vấn dữ liệu chi tiết của đơn hàng từ CSDL.</w:t>
            </w:r>
          </w:p>
        </w:tc>
      </w:tr>
      <w:tr w:rsidR="2AD621CB" w14:paraId="7A0D6389"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9EA650D" w14:textId="238E1D10" w:rsidR="2AD621CB" w:rsidRDefault="2AD621CB" w:rsidP="2AD621CB">
            <w:r w:rsidRPr="2AD621CB">
              <w:rPr>
                <w:sz w:val="24"/>
                <w:szCs w:val="24"/>
              </w:rPr>
              <w:t xml:space="preserve"> </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A5036A4" w14:textId="1FA94795" w:rsidR="2AD621CB" w:rsidRDefault="2AD621CB" w:rsidP="2AD621CB">
            <w:r w:rsidRPr="2AD621CB">
              <w:rPr>
                <w:color w:val="000000" w:themeColor="text1"/>
                <w:sz w:val="24"/>
                <w:szCs w:val="24"/>
                <w:lang w:val="en-US"/>
              </w:rPr>
              <w:t>4   Hệ thống hiển thị chi tiết đơn hàng (mã đơn, khách hàng, sản phẩm, số lượng, giá, trạng thái…).</w:t>
            </w:r>
          </w:p>
        </w:tc>
      </w:tr>
      <w:tr w:rsidR="2AD621CB" w14:paraId="71536493" w14:textId="77777777" w:rsidTr="2AD621CB">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1F4D8E83" w14:textId="453E91C0" w:rsidR="2AD621CB" w:rsidRDefault="2AD621CB" w:rsidP="2AD621CB">
            <w:r w:rsidRPr="2AD621CB">
              <w:rPr>
                <w:b/>
                <w:bCs/>
                <w:color w:val="000000" w:themeColor="text1"/>
                <w:sz w:val="24"/>
                <w:szCs w:val="24"/>
                <w:lang w:val="en-US"/>
              </w:rPr>
              <w:t>Luồng sự kiện thay thế (Alternative flows)</w:t>
            </w:r>
          </w:p>
        </w:tc>
      </w:tr>
      <w:tr w:rsidR="2AD621CB" w14:paraId="673AB2E0"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140DB3CB" w14:textId="009AA4F4" w:rsidR="2AD621CB" w:rsidRDefault="2AD621CB" w:rsidP="2AD621CB">
            <w:r w:rsidRPr="2AD621CB">
              <w:rPr>
                <w:b/>
                <w:bCs/>
                <w:color w:val="000000" w:themeColor="text1"/>
                <w:sz w:val="24"/>
                <w:szCs w:val="24"/>
                <w:lang w:val="en-US"/>
              </w:rPr>
              <w:t>Người dùng</w:t>
            </w:r>
          </w:p>
        </w:tc>
        <w:tc>
          <w:tcPr>
            <w:tcW w:w="6555" w:type="dxa"/>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294F3511" w14:textId="7EB8284D" w:rsidR="2AD621CB" w:rsidRDefault="2AD621CB" w:rsidP="2AD621CB">
            <w:r w:rsidRPr="2AD621CB">
              <w:rPr>
                <w:b/>
                <w:bCs/>
                <w:color w:val="000000" w:themeColor="text1"/>
                <w:sz w:val="24"/>
                <w:szCs w:val="24"/>
                <w:lang w:val="en-US"/>
              </w:rPr>
              <w:t>Hệ thống</w:t>
            </w:r>
          </w:p>
        </w:tc>
      </w:tr>
      <w:tr w:rsidR="2AD621CB" w14:paraId="0D627D3F"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7C63786" w14:textId="0641F037" w:rsidR="2AD621CB" w:rsidRDefault="2AD621CB" w:rsidP="2AD621CB">
            <w:r w:rsidRPr="2AD621CB">
              <w:rPr>
                <w:sz w:val="24"/>
                <w:szCs w:val="24"/>
              </w:rPr>
              <w:t xml:space="preserve"> </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3BCEF86" w14:textId="1046D47D" w:rsidR="2AD621CB" w:rsidRDefault="2AD621CB" w:rsidP="2AD621CB">
            <w:r w:rsidRPr="2AD621CB">
              <w:rPr>
                <w:color w:val="000000" w:themeColor="text1"/>
                <w:sz w:val="24"/>
                <w:szCs w:val="24"/>
                <w:lang w:val="en-US"/>
              </w:rPr>
              <w:t>2.1   Nếu người dùng không chọn đơn hàng nào mà nhấn Xem chi tiết → Hệ thống hiển thị cảnh báo "Vui lòng chọn đơn hàng để xem chi tiết".</w:t>
            </w:r>
          </w:p>
        </w:tc>
      </w:tr>
      <w:tr w:rsidR="2AD621CB" w14:paraId="326A3439" w14:textId="77777777" w:rsidTr="2AD621CB">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2AEC3F5E" w14:textId="42D0B455" w:rsidR="2AD621CB" w:rsidRDefault="2AD621CB" w:rsidP="2AD621CB">
            <w:r w:rsidRPr="2AD621CB">
              <w:rPr>
                <w:b/>
                <w:bCs/>
                <w:color w:val="000000" w:themeColor="text1"/>
                <w:sz w:val="24"/>
                <w:szCs w:val="24"/>
                <w:lang w:val="en-US"/>
              </w:rPr>
              <w:t>Luồng sự kiện ngoại lệ (Exception flows)</w:t>
            </w:r>
          </w:p>
        </w:tc>
      </w:tr>
      <w:tr w:rsidR="2AD621CB" w14:paraId="739C999A"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7950EC3F" w14:textId="40DF384C" w:rsidR="2AD621CB" w:rsidRDefault="2AD621CB" w:rsidP="2AD621CB">
            <w:r w:rsidRPr="2AD621CB">
              <w:rPr>
                <w:b/>
                <w:bCs/>
                <w:color w:val="000000" w:themeColor="text1"/>
                <w:sz w:val="24"/>
                <w:szCs w:val="24"/>
                <w:lang w:val="en-US"/>
              </w:rPr>
              <w:t>Người dùng</w:t>
            </w:r>
          </w:p>
        </w:tc>
        <w:tc>
          <w:tcPr>
            <w:tcW w:w="6555" w:type="dxa"/>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80" w:type="dxa"/>
              <w:left w:w="120" w:type="dxa"/>
              <w:bottom w:w="80" w:type="dxa"/>
              <w:right w:w="120" w:type="dxa"/>
            </w:tcMar>
          </w:tcPr>
          <w:p w14:paraId="2396D8A3" w14:textId="5AA9C833" w:rsidR="2AD621CB" w:rsidRDefault="2AD621CB" w:rsidP="2AD621CB">
            <w:r w:rsidRPr="2AD621CB">
              <w:rPr>
                <w:b/>
                <w:bCs/>
                <w:color w:val="000000" w:themeColor="text1"/>
                <w:sz w:val="24"/>
                <w:szCs w:val="24"/>
                <w:lang w:val="en-US"/>
              </w:rPr>
              <w:t>Hệ thống</w:t>
            </w:r>
          </w:p>
        </w:tc>
      </w:tr>
      <w:tr w:rsidR="2AD621CB" w14:paraId="40B24CF1" w14:textId="77777777" w:rsidTr="2AD621CB">
        <w:trPr>
          <w:trHeight w:val="300"/>
        </w:trPr>
        <w:tc>
          <w:tcPr>
            <w:tcW w:w="28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AF35EF5" w14:textId="411713E2" w:rsidR="2AD621CB" w:rsidRDefault="2AD621CB" w:rsidP="2AD621CB">
            <w:r w:rsidRPr="2AD621CB">
              <w:rPr>
                <w:sz w:val="24"/>
                <w:szCs w:val="24"/>
              </w:rPr>
              <w:lastRenderedPageBreak/>
              <w:t xml:space="preserve"> </w:t>
            </w:r>
          </w:p>
        </w:tc>
        <w:tc>
          <w:tcPr>
            <w:tcW w:w="6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74C8FF9" w14:textId="600FAD32" w:rsidR="2AD621CB" w:rsidRDefault="2AD621CB" w:rsidP="2AD621CB">
            <w:r w:rsidRPr="2AD621CB">
              <w:rPr>
                <w:color w:val="000000" w:themeColor="text1"/>
                <w:sz w:val="24"/>
                <w:szCs w:val="24"/>
                <w:lang w:val="en-US"/>
              </w:rPr>
              <w:t>3.1  Nếu đơn hàng không còn tồn tại (đã bị xóa hoặc không tìm thấy) → Hệ thống hiển thị thông báo "Đơn hàng không tồn tại".</w:t>
            </w:r>
          </w:p>
        </w:tc>
      </w:tr>
    </w:tbl>
    <w:p w14:paraId="62C4A146" w14:textId="5304E83B" w:rsidR="2AD621CB" w:rsidRDefault="2AD621CB" w:rsidP="2AD621CB">
      <w:pPr>
        <w:rPr>
          <w:sz w:val="24"/>
          <w:szCs w:val="24"/>
          <w:lang w:val="en-US"/>
        </w:rPr>
      </w:pPr>
    </w:p>
    <w:p w14:paraId="07469D97" w14:textId="3FE73357" w:rsidR="2AD621CB" w:rsidRDefault="2AD621CB" w:rsidP="2AD621CB">
      <w:r>
        <w:t>b) Activity Diagram</w:t>
      </w:r>
    </w:p>
    <w:p w14:paraId="75D3ABBF" w14:textId="4B08974E" w:rsidR="2AD621CB" w:rsidRDefault="2AD621CB" w:rsidP="2AD621CB">
      <w:r>
        <w:rPr>
          <w:noProof/>
        </w:rPr>
        <w:drawing>
          <wp:inline distT="0" distB="0" distL="0" distR="0" wp14:anchorId="470A15BB" wp14:editId="51F66B9B">
            <wp:extent cx="5191849" cy="3057952"/>
            <wp:effectExtent l="0" t="0" r="0" b="0"/>
            <wp:docPr id="159513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3469" name="Picture 159513469"/>
                    <pic:cNvPicPr/>
                  </pic:nvPicPr>
                  <pic:blipFill>
                    <a:blip r:embed="rId79">
                      <a:extLst>
                        <a:ext uri="{28A0092B-C50C-407E-A947-70E740481C1C}">
                          <a14:useLocalDpi xmlns:a14="http://schemas.microsoft.com/office/drawing/2010/main"/>
                        </a:ext>
                      </a:extLst>
                    </a:blip>
                    <a:stretch>
                      <a:fillRect/>
                    </a:stretch>
                  </pic:blipFill>
                  <pic:spPr>
                    <a:xfrm>
                      <a:off x="0" y="0"/>
                      <a:ext cx="5191849" cy="3057952"/>
                    </a:xfrm>
                    <a:prstGeom prst="rect">
                      <a:avLst/>
                    </a:prstGeom>
                  </pic:spPr>
                </pic:pic>
              </a:graphicData>
            </a:graphic>
          </wp:inline>
        </w:drawing>
      </w:r>
    </w:p>
    <w:p w14:paraId="4DD180EC" w14:textId="1039DAE4" w:rsidR="2AD621CB" w:rsidRDefault="2AD621CB" w:rsidP="2AD621CB">
      <w:r>
        <w:t>c) Sequence Diagram</w:t>
      </w:r>
    </w:p>
    <w:p w14:paraId="02A8A435" w14:textId="743773B0" w:rsidR="2AD621CB" w:rsidRDefault="2AD621CB" w:rsidP="2AD621CB">
      <w:r>
        <w:rPr>
          <w:noProof/>
        </w:rPr>
        <w:drawing>
          <wp:inline distT="0" distB="0" distL="0" distR="0" wp14:anchorId="22683BBB" wp14:editId="6D0978B9">
            <wp:extent cx="5724525" cy="3505200"/>
            <wp:effectExtent l="0" t="0" r="0" b="0"/>
            <wp:docPr id="1063094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4463" name="Picture 1063094463"/>
                    <pic:cNvPicPr/>
                  </pic:nvPicPr>
                  <pic:blipFill>
                    <a:blip r:embed="rId80">
                      <a:extLst>
                        <a:ext uri="{28A0092B-C50C-407E-A947-70E740481C1C}">
                          <a14:useLocalDpi xmlns:a14="http://schemas.microsoft.com/office/drawing/2010/main"/>
                        </a:ext>
                      </a:extLst>
                    </a:blip>
                    <a:stretch>
                      <a:fillRect/>
                    </a:stretch>
                  </pic:blipFill>
                  <pic:spPr>
                    <a:xfrm>
                      <a:off x="0" y="0"/>
                      <a:ext cx="5724525" cy="3505200"/>
                    </a:xfrm>
                    <a:prstGeom prst="rect">
                      <a:avLst/>
                    </a:prstGeom>
                  </pic:spPr>
                </pic:pic>
              </a:graphicData>
            </a:graphic>
          </wp:inline>
        </w:drawing>
      </w:r>
    </w:p>
    <w:p w14:paraId="4E82AE2F" w14:textId="0F41B242" w:rsidR="00A47B60" w:rsidRPr="00A47B60" w:rsidRDefault="2AD621CB" w:rsidP="00270EB6">
      <w:pPr>
        <w:pStyle w:val="Heading3"/>
        <w:rPr>
          <w:lang w:val="en-US"/>
        </w:rPr>
      </w:pPr>
      <w:r w:rsidRPr="2AD621CB">
        <w:rPr>
          <w:lang w:val="en-US"/>
        </w:rPr>
        <w:lastRenderedPageBreak/>
        <w:t>E-08_Cập nhật trạng thái đơn hàng</w:t>
      </w:r>
    </w:p>
    <w:p w14:paraId="066114B3" w14:textId="6038C7F3" w:rsidR="00A47B60" w:rsidRPr="00A47B60" w:rsidRDefault="00A47B60" w:rsidP="00270EB6">
      <w:pPr>
        <w:pStyle w:val="Heading3"/>
        <w:rPr>
          <w:lang w:val="en-US"/>
        </w:rPr>
      </w:pPr>
      <w:r w:rsidRPr="00A47B60">
        <w:rPr>
          <w:lang w:val="en-US"/>
        </w:rPr>
        <w:t>E-13</w:t>
      </w:r>
      <w:r w:rsidR="002D3022">
        <w:rPr>
          <w:lang w:val="en-US"/>
        </w:rPr>
        <w:t>_</w:t>
      </w:r>
      <w:r w:rsidRPr="00A47B60">
        <w:rPr>
          <w:lang w:val="en-US"/>
        </w:rPr>
        <w:t>Nhận thông báo đơn hàng mới</w:t>
      </w:r>
    </w:p>
    <w:p w14:paraId="54811A7C" w14:textId="7D5BB0D5" w:rsidR="00B32A24" w:rsidRPr="00270EB6" w:rsidRDefault="00A47B60" w:rsidP="00234CEA">
      <w:pPr>
        <w:pStyle w:val="Heading3"/>
        <w:rPr>
          <w:lang w:val="en-US"/>
        </w:rPr>
      </w:pPr>
      <w:r w:rsidRPr="00A47B60">
        <w:rPr>
          <w:lang w:val="en-US"/>
        </w:rPr>
        <w:t>E-14</w:t>
      </w:r>
      <w:r w:rsidR="002D3022">
        <w:rPr>
          <w:lang w:val="en-US"/>
        </w:rPr>
        <w:t>_</w:t>
      </w:r>
      <w:r w:rsidRPr="00A47B60">
        <w:rPr>
          <w:lang w:val="en-US"/>
        </w:rPr>
        <w:t>Chat tư vấn khách hàng</w:t>
      </w:r>
    </w:p>
    <w:p w14:paraId="4EA605E8" w14:textId="6F6E394D" w:rsidR="005C4A9A" w:rsidRPr="001C65A8" w:rsidRDefault="005C4A9A" w:rsidP="001C65A8">
      <w:pPr>
        <w:pStyle w:val="ListParagraph"/>
        <w:numPr>
          <w:ilvl w:val="0"/>
          <w:numId w:val="107"/>
        </w:numPr>
        <w:rPr>
          <w:lang w:val="en-US"/>
        </w:rPr>
      </w:pPr>
      <w:r w:rsidRPr="001C65A8">
        <w:rPr>
          <w:lang w:val="en-US"/>
        </w:rPr>
        <w:t>Đặc tả</w:t>
      </w:r>
    </w:p>
    <w:tbl>
      <w:tblPr>
        <w:tblStyle w:val="TableGrid"/>
        <w:tblW w:w="0" w:type="auto"/>
        <w:tblLook w:val="06A0" w:firstRow="1" w:lastRow="0" w:firstColumn="1" w:lastColumn="0" w:noHBand="1" w:noVBand="1"/>
      </w:tblPr>
      <w:tblGrid>
        <w:gridCol w:w="3566"/>
        <w:gridCol w:w="5451"/>
      </w:tblGrid>
      <w:tr w:rsidR="005C4A9A" w14:paraId="18899932" w14:textId="77777777" w:rsidTr="2AD621CB">
        <w:trPr>
          <w:trHeight w:val="300"/>
        </w:trPr>
        <w:tc>
          <w:tcPr>
            <w:tcW w:w="9017" w:type="dxa"/>
            <w:gridSpan w:val="2"/>
          </w:tcPr>
          <w:p w14:paraId="523D6647" w14:textId="53E7CEA8" w:rsidR="005C4A9A" w:rsidRDefault="005C4A9A">
            <w:r w:rsidRPr="10F93183">
              <w:rPr>
                <w:b/>
                <w:bCs/>
              </w:rPr>
              <w:t>UCID:</w:t>
            </w:r>
            <w:r>
              <w:t xml:space="preserve"> </w:t>
            </w:r>
            <w:r w:rsidR="00335664">
              <w:t>E</w:t>
            </w:r>
            <w:r w:rsidR="00CC5926">
              <w:t>-14</w:t>
            </w:r>
          </w:p>
        </w:tc>
      </w:tr>
      <w:tr w:rsidR="005C4A9A" w14:paraId="7590A747" w14:textId="77777777" w:rsidTr="2AD621CB">
        <w:trPr>
          <w:trHeight w:val="300"/>
        </w:trPr>
        <w:tc>
          <w:tcPr>
            <w:tcW w:w="9017" w:type="dxa"/>
            <w:gridSpan w:val="2"/>
          </w:tcPr>
          <w:p w14:paraId="71C6E01D" w14:textId="0D2D56CD" w:rsidR="005C4A9A" w:rsidRDefault="005C4A9A">
            <w:pPr>
              <w:rPr>
                <w:b/>
                <w:bCs/>
                <w:lang w:val="en-US"/>
              </w:rPr>
            </w:pPr>
            <w:r w:rsidRPr="3F0C0EE4">
              <w:rPr>
                <w:b/>
                <w:bCs/>
                <w:lang w:val="en-US"/>
              </w:rPr>
              <w:t>Tên Usecase:</w:t>
            </w:r>
            <w:r w:rsidRPr="3F0C0EE4">
              <w:rPr>
                <w:lang w:val="en-US"/>
              </w:rPr>
              <w:t xml:space="preserve"> Chat tư vấn </w:t>
            </w:r>
            <w:r w:rsidR="00CC5926" w:rsidRPr="00A47B60">
              <w:rPr>
                <w:lang w:val="en-US"/>
              </w:rPr>
              <w:t>khách hàng</w:t>
            </w:r>
          </w:p>
        </w:tc>
      </w:tr>
      <w:tr w:rsidR="005C4A9A" w14:paraId="24CB8190" w14:textId="77777777" w:rsidTr="2AD621CB">
        <w:trPr>
          <w:trHeight w:val="300"/>
        </w:trPr>
        <w:tc>
          <w:tcPr>
            <w:tcW w:w="9017" w:type="dxa"/>
            <w:gridSpan w:val="2"/>
          </w:tcPr>
          <w:p w14:paraId="496E3A9D" w14:textId="1616D661" w:rsidR="005C4A9A" w:rsidRDefault="005C4A9A">
            <w:pPr>
              <w:rPr>
                <w:b/>
                <w:bCs/>
                <w:lang w:val="en-US"/>
              </w:rPr>
            </w:pPr>
            <w:r w:rsidRPr="73F84548">
              <w:rPr>
                <w:b/>
                <w:bCs/>
                <w:lang w:val="en-US"/>
              </w:rPr>
              <w:t>Mô tả sơ lược:</w:t>
            </w:r>
            <w:r w:rsidRPr="73F84548">
              <w:rPr>
                <w:lang w:val="en-US"/>
              </w:rPr>
              <w:t xml:space="preserve"> </w:t>
            </w:r>
            <w:r w:rsidR="007130FD" w:rsidRPr="007130FD">
              <w:rPr>
                <w:lang w:val="en-US"/>
              </w:rPr>
              <w:t>Cho phép nhân viên (Employee) xem danh sách các yêu cầu chat từ khách hàng, chọn cuộc hội thoại để tiếp nhận, chat trực tiếp với khách hàng và kết thúc phiên hỗ trợ.</w:t>
            </w:r>
          </w:p>
        </w:tc>
      </w:tr>
      <w:tr w:rsidR="005C4A9A" w14:paraId="706A3151" w14:textId="77777777" w:rsidTr="2AD621CB">
        <w:trPr>
          <w:trHeight w:val="300"/>
        </w:trPr>
        <w:tc>
          <w:tcPr>
            <w:tcW w:w="9017" w:type="dxa"/>
            <w:gridSpan w:val="2"/>
          </w:tcPr>
          <w:p w14:paraId="2E3633B3" w14:textId="53BDE603" w:rsidR="005C4A9A" w:rsidRDefault="005C4A9A">
            <w:pPr>
              <w:rPr>
                <w:b/>
                <w:bCs/>
                <w:lang w:val="en-US"/>
              </w:rPr>
            </w:pPr>
            <w:r w:rsidRPr="10F93183">
              <w:rPr>
                <w:b/>
                <w:bCs/>
                <w:lang w:val="en-US"/>
              </w:rPr>
              <w:t>Actor chính:</w:t>
            </w:r>
            <w:r w:rsidRPr="10F93183">
              <w:rPr>
                <w:lang w:val="en-US"/>
              </w:rPr>
              <w:t xml:space="preserve"> </w:t>
            </w:r>
            <w:r>
              <w:t>Employee</w:t>
            </w:r>
          </w:p>
        </w:tc>
      </w:tr>
      <w:tr w:rsidR="005C4A9A" w14:paraId="64CA1BE5" w14:textId="77777777" w:rsidTr="2AD621CB">
        <w:trPr>
          <w:trHeight w:val="300"/>
        </w:trPr>
        <w:tc>
          <w:tcPr>
            <w:tcW w:w="9017" w:type="dxa"/>
            <w:gridSpan w:val="2"/>
          </w:tcPr>
          <w:p w14:paraId="34F2E1B8" w14:textId="0206F61B" w:rsidR="005C4A9A" w:rsidRDefault="005C4A9A">
            <w:pPr>
              <w:rPr>
                <w:b/>
                <w:bCs/>
                <w:lang w:val="en-US"/>
              </w:rPr>
            </w:pPr>
            <w:r w:rsidRPr="2910EF06">
              <w:rPr>
                <w:b/>
                <w:bCs/>
                <w:lang w:val="en-US"/>
              </w:rPr>
              <w:t>Actor phụ:</w:t>
            </w:r>
            <w:r w:rsidRPr="2910EF06">
              <w:rPr>
                <w:lang w:val="en-US"/>
              </w:rPr>
              <w:t xml:space="preserve"> </w:t>
            </w:r>
            <w:r w:rsidR="007F4ACF" w:rsidRPr="007F4ACF">
              <w:rPr>
                <w:lang w:val="en-US"/>
              </w:rPr>
              <w:t>Customer / Guest</w:t>
            </w:r>
          </w:p>
        </w:tc>
      </w:tr>
      <w:tr w:rsidR="005C4A9A" w14:paraId="7B4A5E64" w14:textId="77777777" w:rsidTr="2AD621CB">
        <w:trPr>
          <w:trHeight w:val="300"/>
        </w:trPr>
        <w:tc>
          <w:tcPr>
            <w:tcW w:w="9017" w:type="dxa"/>
            <w:gridSpan w:val="2"/>
          </w:tcPr>
          <w:p w14:paraId="389D080B" w14:textId="501609D2" w:rsidR="005C4A9A" w:rsidRDefault="005C4A9A">
            <w:pPr>
              <w:rPr>
                <w:b/>
                <w:bCs/>
                <w:lang w:val="en-US"/>
              </w:rPr>
            </w:pPr>
            <w:r w:rsidRPr="10F93183">
              <w:rPr>
                <w:b/>
                <w:bCs/>
                <w:lang w:val="en-US"/>
              </w:rPr>
              <w:t>Tiền điều kiện:</w:t>
            </w:r>
            <w:r w:rsidRPr="10F93183">
              <w:rPr>
                <w:lang w:val="en-US"/>
              </w:rPr>
              <w:t xml:space="preserve"> </w:t>
            </w:r>
            <w:r w:rsidR="00E348D9" w:rsidRPr="00E348D9">
              <w:t xml:space="preserve">Nhân viên đã đăng nhập vào hệ thống và đang ở trang Giao diện Hỗ trợ trực tuyến (Support Chat). </w:t>
            </w:r>
            <w:r w:rsidRPr="00E348D9">
              <w:t xml:space="preserve">Khách hàng đã mở khung chat và có </w:t>
            </w:r>
            <w:r w:rsidR="00E348D9" w:rsidRPr="00E348D9">
              <w:t>phát sinh yêu cầu hỗ trợ.</w:t>
            </w:r>
          </w:p>
        </w:tc>
      </w:tr>
      <w:tr w:rsidR="005C4A9A" w14:paraId="71EAF3AC" w14:textId="77777777" w:rsidTr="2AD621CB">
        <w:trPr>
          <w:trHeight w:val="300"/>
        </w:trPr>
        <w:tc>
          <w:tcPr>
            <w:tcW w:w="9017" w:type="dxa"/>
            <w:gridSpan w:val="2"/>
          </w:tcPr>
          <w:p w14:paraId="6F141EB5" w14:textId="029631B2" w:rsidR="005C4A9A" w:rsidRDefault="005C4A9A">
            <w:pPr>
              <w:rPr>
                <w:b/>
                <w:bCs/>
                <w:lang w:val="en-US"/>
              </w:rPr>
            </w:pPr>
            <w:r w:rsidRPr="2910EF06">
              <w:rPr>
                <w:b/>
                <w:bCs/>
                <w:lang w:val="en-US"/>
              </w:rPr>
              <w:t>Hậu điều kiện:</w:t>
            </w:r>
            <w:r w:rsidRPr="2910EF06">
              <w:rPr>
                <w:lang w:val="en-US"/>
              </w:rPr>
              <w:t xml:space="preserve"> </w:t>
            </w:r>
            <w:r w:rsidR="007B7611" w:rsidRPr="007B7611">
              <w:t>Cuộc hội thoại</w:t>
            </w:r>
            <w:r w:rsidRPr="007B7611">
              <w:t xml:space="preserve"> được </w:t>
            </w:r>
            <w:r w:rsidR="007B7611" w:rsidRPr="007B7611">
              <w:t xml:space="preserve">nhân viên tiếp nhận và xử lý, tin nhắn được </w:t>
            </w:r>
            <w:r w:rsidRPr="007B7611">
              <w:t xml:space="preserve">lưu vào cơ sở dữ liệu. </w:t>
            </w:r>
            <w:r w:rsidR="007B7611" w:rsidRPr="007B7611">
              <w:t>Phiên chat có thể được đánh dấu là kết thúc.</w:t>
            </w:r>
          </w:p>
        </w:tc>
      </w:tr>
      <w:tr w:rsidR="005C4A9A" w14:paraId="6A730DDC" w14:textId="77777777" w:rsidTr="2AD621CB">
        <w:trPr>
          <w:trHeight w:val="300"/>
        </w:trPr>
        <w:tc>
          <w:tcPr>
            <w:tcW w:w="9017" w:type="dxa"/>
            <w:gridSpan w:val="2"/>
            <w:shd w:val="clear" w:color="auto" w:fill="A6A6A6" w:themeFill="background1" w:themeFillShade="A6"/>
          </w:tcPr>
          <w:p w14:paraId="5D92F94E" w14:textId="77777777" w:rsidR="005C4A9A" w:rsidRDefault="005C4A9A">
            <w:pPr>
              <w:rPr>
                <w:b/>
                <w:bCs/>
                <w:lang w:val="en-US"/>
              </w:rPr>
            </w:pPr>
            <w:r w:rsidRPr="10F93183">
              <w:rPr>
                <w:b/>
                <w:bCs/>
                <w:lang w:val="en-US"/>
              </w:rPr>
              <w:t>Luồng sự kiện chính:</w:t>
            </w:r>
          </w:p>
        </w:tc>
      </w:tr>
      <w:tr w:rsidR="005C4A9A" w14:paraId="29188E55" w14:textId="77777777" w:rsidTr="2AD621CB">
        <w:trPr>
          <w:trHeight w:val="300"/>
        </w:trPr>
        <w:tc>
          <w:tcPr>
            <w:tcW w:w="4212" w:type="dxa"/>
          </w:tcPr>
          <w:p w14:paraId="364BC739" w14:textId="049B5540" w:rsidR="005C4A9A" w:rsidRDefault="002D42D8">
            <w:pPr>
              <w:rPr>
                <w:lang w:val="en-US"/>
              </w:rPr>
            </w:pPr>
            <w:r w:rsidRPr="002D42D8">
              <w:rPr>
                <w:lang w:val="en-US"/>
              </w:rPr>
              <w:t>1. Nhấn chọn một cuộc hội thoại từ danh sách bên trái.</w:t>
            </w:r>
          </w:p>
        </w:tc>
        <w:tc>
          <w:tcPr>
            <w:tcW w:w="4805" w:type="dxa"/>
          </w:tcPr>
          <w:p w14:paraId="1426A1C4" w14:textId="5C4BFB7C" w:rsidR="005C4A9A" w:rsidRDefault="002D42D8">
            <w:pPr>
              <w:rPr>
                <w:lang w:val="en-US"/>
              </w:rPr>
            </w:pPr>
            <w:r w:rsidRPr="002D42D8">
              <w:rPr>
                <w:lang w:val="en-US"/>
              </w:rPr>
              <w:t>2. Gọi API POST /api/support/assign để đăng ký (claim) phiên chat này cho nhân viên hiện tại.</w:t>
            </w:r>
          </w:p>
        </w:tc>
      </w:tr>
      <w:tr w:rsidR="005C4A9A" w14:paraId="2CF4565A" w14:textId="77777777" w:rsidTr="2AD621CB">
        <w:trPr>
          <w:trHeight w:val="300"/>
        </w:trPr>
        <w:tc>
          <w:tcPr>
            <w:tcW w:w="4212" w:type="dxa"/>
          </w:tcPr>
          <w:p w14:paraId="2E191A36" w14:textId="77777777" w:rsidR="005C4A9A" w:rsidRDefault="005C4A9A">
            <w:pPr>
              <w:rPr>
                <w:b/>
                <w:bCs/>
                <w:lang w:val="en-US"/>
              </w:rPr>
            </w:pPr>
          </w:p>
        </w:tc>
        <w:tc>
          <w:tcPr>
            <w:tcW w:w="4805" w:type="dxa"/>
          </w:tcPr>
          <w:p w14:paraId="140F6076" w14:textId="4E7828CD" w:rsidR="005C4A9A" w:rsidRDefault="007C3488">
            <w:pPr>
              <w:rPr>
                <w:lang w:val="en-US"/>
              </w:rPr>
            </w:pPr>
            <w:r w:rsidRPr="007C3488">
              <w:rPr>
                <w:lang w:val="en-US"/>
              </w:rPr>
              <w:t>3. Hệ thống kiểm tra và cập nhật staffName thành công. Gọi API GET /api/chat/history/{sessionId} để tải lịch sử tin nhắn.</w:t>
            </w:r>
          </w:p>
        </w:tc>
      </w:tr>
      <w:tr w:rsidR="005C4A9A" w14:paraId="49E6ED75" w14:textId="77777777" w:rsidTr="2AD621CB">
        <w:trPr>
          <w:trHeight w:val="300"/>
        </w:trPr>
        <w:tc>
          <w:tcPr>
            <w:tcW w:w="4212" w:type="dxa"/>
          </w:tcPr>
          <w:p w14:paraId="34A1791D" w14:textId="77777777" w:rsidR="005C4A9A" w:rsidRDefault="005C4A9A">
            <w:pPr>
              <w:rPr>
                <w:b/>
                <w:bCs/>
                <w:lang w:val="en-US"/>
              </w:rPr>
            </w:pPr>
          </w:p>
        </w:tc>
        <w:tc>
          <w:tcPr>
            <w:tcW w:w="4805" w:type="dxa"/>
          </w:tcPr>
          <w:p w14:paraId="31B00CC7" w14:textId="294406FA" w:rsidR="005C4A9A" w:rsidRDefault="007A4659">
            <w:pPr>
              <w:rPr>
                <w:lang w:val="en-US"/>
              </w:rPr>
            </w:pPr>
            <w:r w:rsidRPr="007A4659">
              <w:rPr>
                <w:lang w:val="en-US"/>
              </w:rPr>
              <w:t>4. Hiển thị lịch sử hội thoại lên màn hình. Gửi tín hiệu WebSocket cập nhật danh sách (qua /topic/support/requests) báo cho các nhân viên khác biết phiên chat đã có người nhận.</w:t>
            </w:r>
          </w:p>
        </w:tc>
      </w:tr>
      <w:tr w:rsidR="005C4A9A" w14:paraId="7BF16C13" w14:textId="77777777" w:rsidTr="2AD621CB">
        <w:trPr>
          <w:trHeight w:val="300"/>
        </w:trPr>
        <w:tc>
          <w:tcPr>
            <w:tcW w:w="4212" w:type="dxa"/>
          </w:tcPr>
          <w:p w14:paraId="3B308010" w14:textId="20CA957C" w:rsidR="005C4A9A" w:rsidRPr="007A4659" w:rsidRDefault="007A4659">
            <w:pPr>
              <w:rPr>
                <w:lang w:val="en-US"/>
              </w:rPr>
            </w:pPr>
            <w:r w:rsidRPr="007A4659">
              <w:rPr>
                <w:lang w:val="en-US"/>
              </w:rPr>
              <w:t>5. Nhập nội dung tin nhắn và nhấn "Gửi".</w:t>
            </w:r>
          </w:p>
        </w:tc>
        <w:tc>
          <w:tcPr>
            <w:tcW w:w="4805" w:type="dxa"/>
          </w:tcPr>
          <w:p w14:paraId="4EADC87E" w14:textId="52D1ED16" w:rsidR="005C4A9A" w:rsidRDefault="00A46687">
            <w:pPr>
              <w:rPr>
                <w:lang w:val="en-US"/>
              </w:rPr>
            </w:pPr>
            <w:r w:rsidRPr="00A46687">
              <w:rPr>
                <w:lang w:val="en-US"/>
              </w:rPr>
              <w:t>6. Gửi tin nhắn qua STOMP (WebSocket) tới /app/chat.send.</w:t>
            </w:r>
          </w:p>
        </w:tc>
      </w:tr>
      <w:tr w:rsidR="00A46687" w14:paraId="0AF48910" w14:textId="77777777" w:rsidTr="2AD621CB">
        <w:trPr>
          <w:trHeight w:val="300"/>
        </w:trPr>
        <w:tc>
          <w:tcPr>
            <w:tcW w:w="4212" w:type="dxa"/>
          </w:tcPr>
          <w:p w14:paraId="00FC21D1" w14:textId="77777777" w:rsidR="00A46687" w:rsidRPr="007A4659" w:rsidRDefault="00A46687">
            <w:pPr>
              <w:rPr>
                <w:lang w:val="en-US"/>
              </w:rPr>
            </w:pPr>
          </w:p>
        </w:tc>
        <w:tc>
          <w:tcPr>
            <w:tcW w:w="4805" w:type="dxa"/>
          </w:tcPr>
          <w:p w14:paraId="63A9FA4F" w14:textId="567B6328" w:rsidR="00A46687" w:rsidRPr="00A46687" w:rsidRDefault="00A46687">
            <w:pPr>
              <w:rPr>
                <w:lang w:val="en-US"/>
              </w:rPr>
            </w:pPr>
            <w:r w:rsidRPr="00A46687">
              <w:t xml:space="preserve">7. Kiểm tra quyền (lock session), lưu tin nhắn vào cơ sở dữ liệu, cập nhật tin nhắn cuối cùng (Last </w:t>
            </w:r>
            <w:r w:rsidRPr="00A46687">
              <w:lastRenderedPageBreak/>
              <w:t>Message). Phát tin nhắn tới khách hàng (qua /topic/chat/{sessionId}).</w:t>
            </w:r>
          </w:p>
        </w:tc>
      </w:tr>
      <w:tr w:rsidR="00A46687" w14:paraId="5B9647B5" w14:textId="77777777" w:rsidTr="2AD621CB">
        <w:trPr>
          <w:trHeight w:val="300"/>
        </w:trPr>
        <w:tc>
          <w:tcPr>
            <w:tcW w:w="4212" w:type="dxa"/>
          </w:tcPr>
          <w:p w14:paraId="5BDFBEDC" w14:textId="42944C34" w:rsidR="00A46687" w:rsidRPr="007A4659" w:rsidRDefault="00FC6C0E">
            <w:pPr>
              <w:rPr>
                <w:lang w:val="en-US"/>
              </w:rPr>
            </w:pPr>
            <w:r w:rsidRPr="009C0B5D">
              <w:lastRenderedPageBreak/>
              <w:t>8. (Tùy chọn lặp lại) Tiếp tục chat qua lại với khách hàng.</w:t>
            </w:r>
          </w:p>
        </w:tc>
        <w:tc>
          <w:tcPr>
            <w:tcW w:w="4805" w:type="dxa"/>
          </w:tcPr>
          <w:p w14:paraId="31A9D67D" w14:textId="0254DF48" w:rsidR="00A46687" w:rsidRPr="00A46687" w:rsidRDefault="00A46687">
            <w:pPr>
              <w:rPr>
                <w:lang w:val="en-US"/>
              </w:rPr>
            </w:pPr>
          </w:p>
        </w:tc>
      </w:tr>
      <w:tr w:rsidR="00A46687" w14:paraId="66439B14" w14:textId="77777777" w:rsidTr="2AD621CB">
        <w:trPr>
          <w:trHeight w:val="300"/>
        </w:trPr>
        <w:tc>
          <w:tcPr>
            <w:tcW w:w="4212" w:type="dxa"/>
          </w:tcPr>
          <w:p w14:paraId="29B22336" w14:textId="4F42AA70" w:rsidR="00A46687" w:rsidRPr="007A4659" w:rsidRDefault="00FC6C0E">
            <w:pPr>
              <w:rPr>
                <w:lang w:val="en-US"/>
              </w:rPr>
            </w:pPr>
            <w:r w:rsidRPr="009C0B5D">
              <w:t>9. Khi hoàn tất hỗ trợ, nhấn nút "Kết thúc".</w:t>
            </w:r>
          </w:p>
        </w:tc>
        <w:tc>
          <w:tcPr>
            <w:tcW w:w="4805" w:type="dxa"/>
          </w:tcPr>
          <w:p w14:paraId="31FD877D" w14:textId="64F89B7F" w:rsidR="00A46687" w:rsidRPr="00A46687" w:rsidRDefault="00A46687">
            <w:pPr>
              <w:rPr>
                <w:lang w:val="en-US"/>
              </w:rPr>
            </w:pPr>
          </w:p>
        </w:tc>
      </w:tr>
      <w:tr w:rsidR="005C4A9A" w14:paraId="596B9BBE" w14:textId="77777777" w:rsidTr="2AD621CB">
        <w:trPr>
          <w:trHeight w:val="300"/>
        </w:trPr>
        <w:tc>
          <w:tcPr>
            <w:tcW w:w="4212" w:type="dxa"/>
          </w:tcPr>
          <w:p w14:paraId="42D01C86" w14:textId="0A8FD0DF" w:rsidR="005C4A9A" w:rsidRPr="170CF1F9" w:rsidRDefault="005C4A9A">
            <w:pPr>
              <w:rPr>
                <w:lang w:val="en-US"/>
              </w:rPr>
            </w:pPr>
          </w:p>
        </w:tc>
        <w:tc>
          <w:tcPr>
            <w:tcW w:w="4805" w:type="dxa"/>
          </w:tcPr>
          <w:p w14:paraId="44E32768" w14:textId="50B7AF98" w:rsidR="005C4A9A" w:rsidRPr="5472C338" w:rsidRDefault="00FC6C0E">
            <w:pPr>
              <w:rPr>
                <w:color w:val="000000" w:themeColor="text1"/>
                <w:lang w:val="en-US"/>
              </w:rPr>
            </w:pPr>
            <w:r w:rsidRPr="00FC6C0E">
              <w:t>10. Gửi thông báo hệ thống "Cuộc hội thoại đã được nhân viên hỗ trợ hoàn thành" qua WebSocket.</w:t>
            </w:r>
          </w:p>
        </w:tc>
      </w:tr>
      <w:tr w:rsidR="005C4A9A" w14:paraId="5B30220A" w14:textId="77777777" w:rsidTr="2AD621CB">
        <w:trPr>
          <w:trHeight w:val="300"/>
        </w:trPr>
        <w:tc>
          <w:tcPr>
            <w:tcW w:w="4212" w:type="dxa"/>
          </w:tcPr>
          <w:p w14:paraId="1042B57F" w14:textId="6F360EEA" w:rsidR="005C4A9A" w:rsidRDefault="005C4A9A">
            <w:pPr>
              <w:rPr>
                <w:lang w:val="en-US"/>
              </w:rPr>
            </w:pPr>
          </w:p>
        </w:tc>
        <w:tc>
          <w:tcPr>
            <w:tcW w:w="4805" w:type="dxa"/>
          </w:tcPr>
          <w:p w14:paraId="3C992BBF" w14:textId="0AB0235F" w:rsidR="005C4A9A" w:rsidRDefault="00CD43CC">
            <w:pPr>
              <w:rPr>
                <w:lang w:val="en-US"/>
              </w:rPr>
            </w:pPr>
            <w:r w:rsidRPr="00CD43CC">
              <w:rPr>
                <w:color w:val="000000" w:themeColor="text1"/>
                <w:lang w:val="en-US"/>
              </w:rPr>
              <w:t>11. Gọi API POST /api/support/request với tham số active=false để đóng phiên chat.</w:t>
            </w:r>
          </w:p>
        </w:tc>
      </w:tr>
      <w:tr w:rsidR="005C4A9A" w14:paraId="10E60F4C" w14:textId="77777777" w:rsidTr="2AD621CB">
        <w:trPr>
          <w:trHeight w:val="300"/>
        </w:trPr>
        <w:tc>
          <w:tcPr>
            <w:tcW w:w="4212" w:type="dxa"/>
          </w:tcPr>
          <w:p w14:paraId="6096C9CC" w14:textId="07E70E1D" w:rsidR="005C4A9A" w:rsidRPr="006812B6" w:rsidRDefault="005C4A9A">
            <w:pPr>
              <w:rPr>
                <w:lang w:val="en-US"/>
              </w:rPr>
            </w:pPr>
          </w:p>
        </w:tc>
        <w:tc>
          <w:tcPr>
            <w:tcW w:w="4805" w:type="dxa"/>
          </w:tcPr>
          <w:p w14:paraId="13C89418" w14:textId="701F3CD6" w:rsidR="005C4A9A" w:rsidRDefault="0001644B">
            <w:pPr>
              <w:rPr>
                <w:color w:val="000000" w:themeColor="text1"/>
                <w:lang w:val="en-US"/>
              </w:rPr>
            </w:pPr>
            <w:r w:rsidRPr="0001644B">
              <w:rPr>
                <w:color w:val="000000" w:themeColor="text1"/>
              </w:rPr>
              <w:t>12. Cập nhật trạng thái session trong bộ nhớ, gỡ tên nhân viên (staffName=null), khóa UI chat và thông báo cho toàn hệ thống.</w:t>
            </w:r>
          </w:p>
        </w:tc>
      </w:tr>
      <w:tr w:rsidR="005C4A9A" w14:paraId="456E887E" w14:textId="77777777" w:rsidTr="2AD621CB">
        <w:trPr>
          <w:trHeight w:val="300"/>
        </w:trPr>
        <w:tc>
          <w:tcPr>
            <w:tcW w:w="9017" w:type="dxa"/>
            <w:gridSpan w:val="2"/>
            <w:shd w:val="clear" w:color="auto" w:fill="BFBFBF" w:themeFill="background1" w:themeFillShade="BF"/>
          </w:tcPr>
          <w:p w14:paraId="7C618D16" w14:textId="77777777" w:rsidR="005C4A9A" w:rsidRDefault="005C4A9A">
            <w:pPr>
              <w:rPr>
                <w:lang w:val="en-US"/>
              </w:rPr>
            </w:pPr>
            <w:r w:rsidRPr="10F93183">
              <w:rPr>
                <w:b/>
                <w:bCs/>
                <w:lang w:val="en-US"/>
              </w:rPr>
              <w:t>Luồng sự kiện thay thế</w:t>
            </w:r>
          </w:p>
        </w:tc>
      </w:tr>
      <w:tr w:rsidR="005C4A9A" w14:paraId="00AE538D" w14:textId="77777777" w:rsidTr="2AD621CB">
        <w:trPr>
          <w:trHeight w:val="300"/>
        </w:trPr>
        <w:tc>
          <w:tcPr>
            <w:tcW w:w="4212" w:type="dxa"/>
          </w:tcPr>
          <w:p w14:paraId="28FF1864" w14:textId="258CA280" w:rsidR="005C4A9A" w:rsidRDefault="00CC761C">
            <w:pPr>
              <w:rPr>
                <w:lang w:val="en-US"/>
              </w:rPr>
            </w:pPr>
            <w:r w:rsidRPr="00CC761C">
              <w:t>1. Khách hàng nhắn tin tới trong lúc nhân viên đang mở khung chat.</w:t>
            </w:r>
          </w:p>
        </w:tc>
        <w:tc>
          <w:tcPr>
            <w:tcW w:w="4805" w:type="dxa"/>
          </w:tcPr>
          <w:p w14:paraId="5D577EF5" w14:textId="6644A2D6" w:rsidR="005C4A9A" w:rsidRDefault="00CC761C">
            <w:pPr>
              <w:rPr>
                <w:lang w:val="en-US"/>
              </w:rPr>
            </w:pPr>
            <w:r w:rsidRPr="00CC761C">
              <w:t>2. Nhận tin nhắn từ STOMP /topic/chat/{sessionId} và lập tức hiển thị tin nhắn mới lên màn hình của nhân viên.</w:t>
            </w:r>
          </w:p>
        </w:tc>
      </w:tr>
      <w:tr w:rsidR="005C4A9A" w14:paraId="63341FEC" w14:textId="77777777" w:rsidTr="2AD621CB">
        <w:trPr>
          <w:trHeight w:val="300"/>
        </w:trPr>
        <w:tc>
          <w:tcPr>
            <w:tcW w:w="9017" w:type="dxa"/>
            <w:gridSpan w:val="2"/>
            <w:shd w:val="clear" w:color="auto" w:fill="BFBFBF" w:themeFill="background1" w:themeFillShade="BF"/>
          </w:tcPr>
          <w:p w14:paraId="4878F3F7" w14:textId="77777777" w:rsidR="005C4A9A" w:rsidRDefault="005C4A9A">
            <w:pPr>
              <w:rPr>
                <w:lang w:val="en-US"/>
              </w:rPr>
            </w:pPr>
            <w:r w:rsidRPr="10F93183">
              <w:rPr>
                <w:b/>
                <w:bCs/>
                <w:lang w:val="en-US"/>
              </w:rPr>
              <w:t>Luồng sự kiện ngoại lệ</w:t>
            </w:r>
          </w:p>
        </w:tc>
      </w:tr>
      <w:tr w:rsidR="005C4A9A" w14:paraId="63F4D3F8" w14:textId="77777777" w:rsidTr="2AD621CB">
        <w:trPr>
          <w:trHeight w:val="300"/>
        </w:trPr>
        <w:tc>
          <w:tcPr>
            <w:tcW w:w="4212" w:type="dxa"/>
          </w:tcPr>
          <w:p w14:paraId="329E95E2" w14:textId="64888243" w:rsidR="005C4A9A" w:rsidRDefault="00453899">
            <w:pPr>
              <w:rPr>
                <w:lang w:val="en-US"/>
              </w:rPr>
            </w:pPr>
            <w:r w:rsidRPr="00453899">
              <w:t>1. Nhấn chọn cuộc hội thoại mà nhân viên khác đã chọn trước đó.</w:t>
            </w:r>
          </w:p>
        </w:tc>
        <w:tc>
          <w:tcPr>
            <w:tcW w:w="4805" w:type="dxa"/>
          </w:tcPr>
          <w:p w14:paraId="08E8BF05" w14:textId="37868572" w:rsidR="005C4A9A" w:rsidRDefault="00453899">
            <w:pPr>
              <w:rPr>
                <w:lang w:val="en-US"/>
              </w:rPr>
            </w:pPr>
            <w:r w:rsidRPr="00453899">
              <w:t>2. Gọi API POST /api/support/assign và hệ thống phát hiện staffName đã tồn tại. Trả về lỗi 409 Conflict kèm thông báo "Cuộc hội thoại này đang được hỗ trợ bởi [Tên NV]".</w:t>
            </w:r>
          </w:p>
        </w:tc>
      </w:tr>
      <w:tr w:rsidR="005C4A9A" w14:paraId="21FD5257" w14:textId="77777777" w:rsidTr="2AD621CB">
        <w:trPr>
          <w:trHeight w:val="300"/>
        </w:trPr>
        <w:tc>
          <w:tcPr>
            <w:tcW w:w="4212" w:type="dxa"/>
          </w:tcPr>
          <w:p w14:paraId="4EF34CC7" w14:textId="70CFEA31" w:rsidR="005C4A9A" w:rsidRDefault="005C4A9A">
            <w:pPr>
              <w:rPr>
                <w:lang w:val="en-US"/>
              </w:rPr>
            </w:pPr>
          </w:p>
        </w:tc>
        <w:tc>
          <w:tcPr>
            <w:tcW w:w="4805" w:type="dxa"/>
          </w:tcPr>
          <w:p w14:paraId="66D55A7D" w14:textId="00B98670" w:rsidR="005C4A9A" w:rsidRDefault="00F501DA">
            <w:pPr>
              <w:rPr>
                <w:lang w:val="en-US"/>
              </w:rPr>
            </w:pPr>
            <w:r w:rsidRPr="00F501DA">
              <w:t>3. UI hiển thị cảnh báo, vô hiệu hóa khung chat, không cho phép gửi tin nhắn.</w:t>
            </w:r>
          </w:p>
        </w:tc>
      </w:tr>
      <w:tr w:rsidR="00F501DA" w14:paraId="766AA1D0" w14:textId="77777777" w:rsidTr="2AD621CB">
        <w:trPr>
          <w:trHeight w:val="300"/>
        </w:trPr>
        <w:tc>
          <w:tcPr>
            <w:tcW w:w="4212" w:type="dxa"/>
          </w:tcPr>
          <w:p w14:paraId="11290EC4" w14:textId="3B9FEB06" w:rsidR="00F501DA" w:rsidRDefault="00F501DA">
            <w:pPr>
              <w:rPr>
                <w:lang w:val="en-US"/>
              </w:rPr>
            </w:pPr>
            <w:r w:rsidRPr="00F501DA">
              <w:t>4. Nhân viên cố tình gửi tin nhắn qua WebSocket tới session người khác đang xử lý (bypass UI).</w:t>
            </w:r>
          </w:p>
        </w:tc>
        <w:tc>
          <w:tcPr>
            <w:tcW w:w="4805" w:type="dxa"/>
          </w:tcPr>
          <w:p w14:paraId="6F2841A1" w14:textId="5D78B61F" w:rsidR="00F501DA" w:rsidRPr="00F501DA" w:rsidRDefault="00F50EB3">
            <w:r w:rsidRPr="792B7065">
              <w:rPr>
                <w:lang w:val="en-US"/>
              </w:rPr>
              <w:t>5. Hàm ChatSupportController.receiveMessage() bắt được. So sánh staffName không khớp, chặn luồng xử lý (block) và không lưu vào DB.</w:t>
            </w:r>
          </w:p>
        </w:tc>
      </w:tr>
    </w:tbl>
    <w:p w14:paraId="0E4CA0C9" w14:textId="77777777" w:rsidR="005C4A9A" w:rsidRDefault="005C4A9A" w:rsidP="005C4A9A">
      <w:pPr>
        <w:ind w:left="720"/>
        <w:rPr>
          <w:lang w:val="en-US"/>
        </w:rPr>
      </w:pPr>
    </w:p>
    <w:p w14:paraId="2CC0F5F2" w14:textId="7DD9E40C" w:rsidR="005C4A9A" w:rsidRPr="00BA2E9D" w:rsidRDefault="005C4A9A" w:rsidP="001C65A8">
      <w:pPr>
        <w:pStyle w:val="ListParagraph"/>
        <w:numPr>
          <w:ilvl w:val="0"/>
          <w:numId w:val="107"/>
        </w:numPr>
      </w:pPr>
      <w:r w:rsidRPr="00BA2E9D">
        <w:t>Activity Diagram</w:t>
      </w:r>
    </w:p>
    <w:p w14:paraId="24C2BC90" w14:textId="317D96D5" w:rsidR="005C4A9A" w:rsidRDefault="0037742F" w:rsidP="00E90DD7">
      <w:r>
        <w:rPr>
          <w:noProof/>
        </w:rPr>
        <w:lastRenderedPageBreak/>
        <w:drawing>
          <wp:inline distT="0" distB="0" distL="0" distR="0" wp14:anchorId="6C0A138C" wp14:editId="5AF0353C">
            <wp:extent cx="5732145" cy="4212590"/>
            <wp:effectExtent l="0" t="0" r="1905" b="0"/>
            <wp:docPr id="1702277158"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32145" cy="4212590"/>
                    </a:xfrm>
                    <a:prstGeom prst="rect">
                      <a:avLst/>
                    </a:prstGeom>
                    <a:noFill/>
                    <a:ln>
                      <a:noFill/>
                    </a:ln>
                  </pic:spPr>
                </pic:pic>
              </a:graphicData>
            </a:graphic>
          </wp:inline>
        </w:drawing>
      </w:r>
      <w:r w:rsidR="00D32E81">
        <w:t xml:space="preserve">c) </w:t>
      </w:r>
      <w:r w:rsidR="005C4A9A">
        <w:t>Sequence Diagram</w:t>
      </w:r>
    </w:p>
    <w:p w14:paraId="083E9294" w14:textId="7C8FE4B3" w:rsidR="00E90DD7" w:rsidRDefault="00E90DD7" w:rsidP="00E90DD7">
      <w:r>
        <w:rPr>
          <w:noProof/>
        </w:rPr>
        <w:lastRenderedPageBreak/>
        <w:drawing>
          <wp:inline distT="0" distB="0" distL="0" distR="0" wp14:anchorId="49FCF41B" wp14:editId="2E323B2F">
            <wp:extent cx="5732145" cy="5026025"/>
            <wp:effectExtent l="0" t="0" r="1905" b="3175"/>
            <wp:docPr id="557685277"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2145" cy="5026025"/>
                    </a:xfrm>
                    <a:prstGeom prst="rect">
                      <a:avLst/>
                    </a:prstGeom>
                    <a:noFill/>
                    <a:ln>
                      <a:noFill/>
                    </a:ln>
                  </pic:spPr>
                </pic:pic>
              </a:graphicData>
            </a:graphic>
          </wp:inline>
        </w:drawing>
      </w:r>
    </w:p>
    <w:p w14:paraId="5DC89968" w14:textId="52E9B89C" w:rsidR="005C4A9A" w:rsidRDefault="005C4A9A" w:rsidP="00D32E81"/>
    <w:p w14:paraId="73B21FDB" w14:textId="77777777" w:rsidR="005C4A9A" w:rsidRDefault="005C4A9A" w:rsidP="005C4A9A">
      <w:pPr>
        <w:pStyle w:val="ListParagraph"/>
        <w:ind w:left="720"/>
      </w:pPr>
    </w:p>
    <w:p w14:paraId="137CFA77" w14:textId="77777777" w:rsidR="005C4A9A" w:rsidRDefault="005C4A9A" w:rsidP="005C4A9A">
      <w:pPr>
        <w:pStyle w:val="ListParagraph"/>
        <w:ind w:left="720"/>
      </w:pPr>
    </w:p>
    <w:p w14:paraId="7AEF6FEE" w14:textId="77777777" w:rsidR="005C4A9A" w:rsidRPr="005C4A9A" w:rsidRDefault="005C4A9A" w:rsidP="005C4A9A">
      <w:pPr>
        <w:rPr>
          <w:lang w:val="en-US"/>
        </w:rPr>
      </w:pPr>
    </w:p>
    <w:p w14:paraId="41DD22A4" w14:textId="749FC210" w:rsidR="006C2BC9" w:rsidRDefault="006C2BC9" w:rsidP="00270EB6">
      <w:pPr>
        <w:pStyle w:val="Heading3"/>
        <w:rPr>
          <w:lang w:val="en-US"/>
        </w:rPr>
      </w:pPr>
      <w:r w:rsidRPr="006C2BC9">
        <w:rPr>
          <w:lang w:val="en-US"/>
        </w:rPr>
        <w:t>A-01</w:t>
      </w:r>
      <w:r w:rsidR="007807E9">
        <w:rPr>
          <w:lang w:val="en-US"/>
        </w:rPr>
        <w:t>_</w:t>
      </w:r>
      <w:r w:rsidRPr="006C2BC9">
        <w:rPr>
          <w:lang w:val="en-US"/>
        </w:rPr>
        <w:t>Xem danh sách sản phẩm</w:t>
      </w:r>
    </w:p>
    <w:p w14:paraId="5900F05F" w14:textId="77777777" w:rsidR="006C1562" w:rsidRPr="00126AC3" w:rsidRDefault="006C1562" w:rsidP="006C1562">
      <w:pPr>
        <w:pStyle w:val="ListParagraph"/>
        <w:numPr>
          <w:ilvl w:val="0"/>
          <w:numId w:val="87"/>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6C1562" w14:paraId="1CC2B521" w14:textId="77777777" w:rsidTr="2AD621CB">
        <w:trPr>
          <w:trHeight w:val="113"/>
        </w:trPr>
        <w:tc>
          <w:tcPr>
            <w:tcW w:w="5000" w:type="pct"/>
            <w:gridSpan w:val="2"/>
            <w:tcMar>
              <w:top w:w="100" w:type="dxa"/>
              <w:left w:w="100" w:type="dxa"/>
              <w:bottom w:w="100" w:type="dxa"/>
              <w:right w:w="100" w:type="dxa"/>
            </w:tcMar>
          </w:tcPr>
          <w:p w14:paraId="14124A8D" w14:textId="32672A28" w:rsidR="006C1562" w:rsidRDefault="006C1562" w:rsidP="00501BAA">
            <w:r w:rsidRPr="00782410">
              <w:rPr>
                <w:b/>
                <w:bCs/>
              </w:rPr>
              <w:t>UCID:</w:t>
            </w:r>
            <w:r>
              <w:t xml:space="preserve"> A-01</w:t>
            </w:r>
          </w:p>
        </w:tc>
      </w:tr>
      <w:tr w:rsidR="006C1562" w14:paraId="6E5E76B6" w14:textId="77777777" w:rsidTr="2AD621CB">
        <w:trPr>
          <w:trHeight w:val="113"/>
        </w:trPr>
        <w:tc>
          <w:tcPr>
            <w:tcW w:w="5000" w:type="pct"/>
            <w:gridSpan w:val="2"/>
            <w:tcMar>
              <w:top w:w="100" w:type="dxa"/>
              <w:left w:w="100" w:type="dxa"/>
              <w:bottom w:w="100" w:type="dxa"/>
              <w:right w:w="100" w:type="dxa"/>
            </w:tcMar>
          </w:tcPr>
          <w:p w14:paraId="74AB656A" w14:textId="6429EEAD" w:rsidR="006C1562" w:rsidRDefault="006C1562" w:rsidP="00501BAA">
            <w:pPr>
              <w:rPr>
                <w:b/>
                <w:lang w:val="en-US"/>
              </w:rPr>
            </w:pPr>
            <w:r w:rsidRPr="30CBE066">
              <w:rPr>
                <w:b/>
                <w:lang w:val="en-US"/>
              </w:rPr>
              <w:t>Tên Usecase:</w:t>
            </w:r>
            <w:r w:rsidRPr="30CBE066">
              <w:rPr>
                <w:lang w:val="en-US"/>
              </w:rPr>
              <w:t xml:space="preserve"> </w:t>
            </w:r>
            <w:r>
              <w:rPr>
                <w:lang w:val="en-US"/>
              </w:rPr>
              <w:t>Xem danh sách sản phẩm</w:t>
            </w:r>
          </w:p>
        </w:tc>
      </w:tr>
      <w:tr w:rsidR="006C1562" w14:paraId="5F7BD129" w14:textId="77777777" w:rsidTr="2AD621CB">
        <w:trPr>
          <w:trHeight w:val="206"/>
        </w:trPr>
        <w:tc>
          <w:tcPr>
            <w:tcW w:w="5000" w:type="pct"/>
            <w:gridSpan w:val="2"/>
            <w:tcMar>
              <w:top w:w="100" w:type="dxa"/>
              <w:left w:w="100" w:type="dxa"/>
              <w:bottom w:w="100" w:type="dxa"/>
              <w:right w:w="100" w:type="dxa"/>
            </w:tcMar>
          </w:tcPr>
          <w:p w14:paraId="38FD10D7" w14:textId="70F38467" w:rsidR="006C1562" w:rsidRDefault="006C1562" w:rsidP="00501BAA">
            <w:pPr>
              <w:rPr>
                <w:b/>
                <w:lang w:val="en-US"/>
              </w:rPr>
            </w:pPr>
            <w:r w:rsidRPr="30CBE066">
              <w:rPr>
                <w:b/>
                <w:lang w:val="en-US"/>
              </w:rPr>
              <w:t>Mô tả sơ lược:</w:t>
            </w:r>
            <w:r w:rsidRPr="30CBE066">
              <w:rPr>
                <w:lang w:val="en-US"/>
              </w:rPr>
              <w:t xml:space="preserve"> </w:t>
            </w:r>
            <w:r w:rsidR="00C75274" w:rsidRPr="00C75274">
              <w:t>Admin và Employee truy cập trang danh sách sản phẩm để xem dữ liệu sản phẩm, lọc theo danh mục, từ khóa, giá, sắp xếp và chuyển trang.</w:t>
            </w:r>
          </w:p>
        </w:tc>
      </w:tr>
      <w:tr w:rsidR="006C1562" w14:paraId="13D9F660" w14:textId="77777777" w:rsidTr="2AD621CB">
        <w:trPr>
          <w:trHeight w:val="16"/>
        </w:trPr>
        <w:tc>
          <w:tcPr>
            <w:tcW w:w="5000" w:type="pct"/>
            <w:gridSpan w:val="2"/>
            <w:tcMar>
              <w:top w:w="100" w:type="dxa"/>
              <w:left w:w="100" w:type="dxa"/>
              <w:bottom w:w="100" w:type="dxa"/>
              <w:right w:w="100" w:type="dxa"/>
            </w:tcMar>
          </w:tcPr>
          <w:p w14:paraId="2C13EF8E" w14:textId="10446A3A" w:rsidR="006C1562" w:rsidRDefault="006C1562" w:rsidP="00501BAA">
            <w:pPr>
              <w:rPr>
                <w:b/>
                <w:lang w:val="en-US"/>
              </w:rPr>
            </w:pPr>
            <w:r w:rsidRPr="30CBE066">
              <w:rPr>
                <w:b/>
                <w:lang w:val="en-US"/>
              </w:rPr>
              <w:t>Actor chính:</w:t>
            </w:r>
            <w:r w:rsidRPr="30CBE066">
              <w:rPr>
                <w:lang w:val="en-US"/>
              </w:rPr>
              <w:t xml:space="preserve"> </w:t>
            </w:r>
            <w:r>
              <w:t>Admin và Employee</w:t>
            </w:r>
          </w:p>
        </w:tc>
      </w:tr>
      <w:tr w:rsidR="006C1562" w14:paraId="06E3B09E" w14:textId="77777777" w:rsidTr="2AD621CB">
        <w:trPr>
          <w:trHeight w:val="16"/>
        </w:trPr>
        <w:tc>
          <w:tcPr>
            <w:tcW w:w="5000" w:type="pct"/>
            <w:gridSpan w:val="2"/>
            <w:tcMar>
              <w:top w:w="100" w:type="dxa"/>
              <w:left w:w="100" w:type="dxa"/>
              <w:bottom w:w="100" w:type="dxa"/>
              <w:right w:w="100" w:type="dxa"/>
            </w:tcMar>
          </w:tcPr>
          <w:p w14:paraId="2BCD87E9" w14:textId="67333BEA" w:rsidR="006C1562" w:rsidRDefault="006C1562" w:rsidP="00501BAA">
            <w:pPr>
              <w:rPr>
                <w:b/>
                <w:lang w:val="en-US"/>
              </w:rPr>
            </w:pPr>
            <w:r w:rsidRPr="30CBE066">
              <w:rPr>
                <w:b/>
                <w:lang w:val="en-US"/>
              </w:rPr>
              <w:lastRenderedPageBreak/>
              <w:t>Actor phụ:</w:t>
            </w:r>
            <w:r w:rsidRPr="30CBE066">
              <w:rPr>
                <w:lang w:val="en-US"/>
              </w:rPr>
              <w:t xml:space="preserve"> </w:t>
            </w:r>
            <w:r>
              <w:rPr>
                <w:lang w:val="en-US"/>
              </w:rPr>
              <w:t>Không có</w:t>
            </w:r>
          </w:p>
        </w:tc>
      </w:tr>
      <w:tr w:rsidR="006C1562" w14:paraId="2F129648" w14:textId="77777777" w:rsidTr="2AD621CB">
        <w:trPr>
          <w:trHeight w:val="16"/>
        </w:trPr>
        <w:tc>
          <w:tcPr>
            <w:tcW w:w="5000" w:type="pct"/>
            <w:gridSpan w:val="2"/>
            <w:tcMar>
              <w:top w:w="100" w:type="dxa"/>
              <w:left w:w="100" w:type="dxa"/>
              <w:bottom w:w="100" w:type="dxa"/>
              <w:right w:w="100" w:type="dxa"/>
            </w:tcMar>
          </w:tcPr>
          <w:p w14:paraId="67FB4F00" w14:textId="1E57896E" w:rsidR="006C1562" w:rsidRDefault="006C1562" w:rsidP="00501BAA">
            <w:pPr>
              <w:rPr>
                <w:b/>
                <w:lang w:val="en-US"/>
              </w:rPr>
            </w:pPr>
            <w:r w:rsidRPr="30CBE066">
              <w:rPr>
                <w:b/>
                <w:lang w:val="en-US"/>
              </w:rPr>
              <w:t>Tiền điều kiện:</w:t>
            </w:r>
            <w:r w:rsidRPr="30CBE066">
              <w:rPr>
                <w:lang w:val="en-US"/>
              </w:rPr>
              <w:t xml:space="preserve"> </w:t>
            </w:r>
            <w:r w:rsidR="00EA66A0" w:rsidRPr="00EA66A0">
              <w:t>Người dùng đã đăng nhập và có vai trò ADMIN hoặc EMPLOYEE.</w:t>
            </w:r>
          </w:p>
        </w:tc>
      </w:tr>
      <w:tr w:rsidR="006C1562" w14:paraId="0B70FAE9" w14:textId="77777777" w:rsidTr="2AD621CB">
        <w:trPr>
          <w:trHeight w:val="16"/>
        </w:trPr>
        <w:tc>
          <w:tcPr>
            <w:tcW w:w="5000" w:type="pct"/>
            <w:gridSpan w:val="2"/>
            <w:tcMar>
              <w:top w:w="100" w:type="dxa"/>
              <w:left w:w="100" w:type="dxa"/>
              <w:bottom w:w="100" w:type="dxa"/>
              <w:right w:w="100" w:type="dxa"/>
            </w:tcMar>
          </w:tcPr>
          <w:p w14:paraId="771C157B" w14:textId="1E3E8A65" w:rsidR="006C1562" w:rsidRDefault="006C1562" w:rsidP="00501BAA">
            <w:pPr>
              <w:rPr>
                <w:b/>
                <w:lang w:val="en-US"/>
              </w:rPr>
            </w:pPr>
            <w:r w:rsidRPr="30CBE066">
              <w:rPr>
                <w:b/>
                <w:lang w:val="en-US"/>
              </w:rPr>
              <w:t>Hậu điều kiện:</w:t>
            </w:r>
            <w:r w:rsidRPr="30CBE066">
              <w:rPr>
                <w:lang w:val="en-US"/>
              </w:rPr>
              <w:t xml:space="preserve"> </w:t>
            </w:r>
            <w:r w:rsidR="00782557" w:rsidRPr="00782557">
              <w:rPr>
                <w:lang w:val="en-US"/>
              </w:rPr>
              <w:t>Danh sách sản phẩm được hiển thị theo bộ lọc hiện tại. Không có dữ liệu nào bị thay đổi.</w:t>
            </w:r>
          </w:p>
        </w:tc>
      </w:tr>
      <w:tr w:rsidR="006C1562" w14:paraId="76B0AB96"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08566D6D" w14:textId="77777777" w:rsidR="006C1562" w:rsidRPr="00055229" w:rsidRDefault="006C1562" w:rsidP="00501BAA">
            <w:pPr>
              <w:rPr>
                <w:b/>
                <w:lang w:val="en-US"/>
              </w:rPr>
            </w:pPr>
            <w:r w:rsidRPr="57F0573F">
              <w:rPr>
                <w:b/>
                <w:lang w:val="en-US"/>
              </w:rPr>
              <w:t>Luồng sự kiện chính:</w:t>
            </w:r>
          </w:p>
        </w:tc>
      </w:tr>
      <w:tr w:rsidR="006C1562" w14:paraId="42C6E7AB" w14:textId="77777777" w:rsidTr="2AD621CB">
        <w:trPr>
          <w:trHeight w:val="18"/>
        </w:trPr>
        <w:tc>
          <w:tcPr>
            <w:tcW w:w="2694" w:type="pct"/>
            <w:tcMar>
              <w:top w:w="100" w:type="dxa"/>
              <w:left w:w="100" w:type="dxa"/>
              <w:bottom w:w="100" w:type="dxa"/>
              <w:right w:w="100" w:type="dxa"/>
            </w:tcMar>
          </w:tcPr>
          <w:p w14:paraId="72B39426" w14:textId="77777777" w:rsidR="006C1562" w:rsidRPr="00055229" w:rsidRDefault="006C1562" w:rsidP="00501BAA">
            <w:pPr>
              <w:jc w:val="center"/>
              <w:rPr>
                <w:b/>
                <w:bCs/>
              </w:rPr>
            </w:pPr>
            <w:r>
              <w:rPr>
                <w:b/>
                <w:bCs/>
              </w:rPr>
              <w:t>Actor</w:t>
            </w:r>
          </w:p>
        </w:tc>
        <w:tc>
          <w:tcPr>
            <w:tcW w:w="2306" w:type="pct"/>
            <w:tcMar>
              <w:top w:w="100" w:type="dxa"/>
              <w:left w:w="100" w:type="dxa"/>
              <w:bottom w:w="100" w:type="dxa"/>
              <w:right w:w="100" w:type="dxa"/>
            </w:tcMar>
          </w:tcPr>
          <w:p w14:paraId="6E475CFA" w14:textId="77777777" w:rsidR="006C1562" w:rsidRPr="00055229" w:rsidRDefault="006C1562" w:rsidP="00501BAA">
            <w:pPr>
              <w:jc w:val="center"/>
              <w:rPr>
                <w:b/>
                <w:lang w:val="en-US"/>
              </w:rPr>
            </w:pPr>
            <w:r w:rsidRPr="57F0573F">
              <w:rPr>
                <w:b/>
                <w:lang w:val="en-US"/>
              </w:rPr>
              <w:t>Hệ thống</w:t>
            </w:r>
          </w:p>
        </w:tc>
      </w:tr>
      <w:tr w:rsidR="006C1562" w14:paraId="2620312E" w14:textId="77777777" w:rsidTr="2AD621CB">
        <w:trPr>
          <w:trHeight w:val="161"/>
        </w:trPr>
        <w:tc>
          <w:tcPr>
            <w:tcW w:w="2694" w:type="pct"/>
            <w:tcMar>
              <w:top w:w="100" w:type="dxa"/>
              <w:left w:w="100" w:type="dxa"/>
              <w:bottom w:w="100" w:type="dxa"/>
              <w:right w:w="100" w:type="dxa"/>
            </w:tcMar>
          </w:tcPr>
          <w:p w14:paraId="63B266E8" w14:textId="0AFDE0D2" w:rsidR="006C1562" w:rsidRPr="00E10F1B" w:rsidRDefault="00EA66A0" w:rsidP="00501BAA">
            <w:pPr>
              <w:rPr>
                <w:bCs/>
                <w:lang w:val="en-US"/>
              </w:rPr>
            </w:pPr>
            <w:r w:rsidRPr="00EA66A0">
              <w:rPr>
                <w:bCs/>
              </w:rPr>
              <w:t>1. Admin hoặc Employee truy cập trang /products.</w:t>
            </w:r>
          </w:p>
        </w:tc>
        <w:tc>
          <w:tcPr>
            <w:tcW w:w="2306" w:type="pct"/>
            <w:tcMar>
              <w:top w:w="100" w:type="dxa"/>
              <w:left w:w="100" w:type="dxa"/>
              <w:bottom w:w="100" w:type="dxa"/>
              <w:right w:w="100" w:type="dxa"/>
            </w:tcMar>
          </w:tcPr>
          <w:p w14:paraId="4E22BFAD" w14:textId="6A5E76CC" w:rsidR="006C1562" w:rsidRPr="00E10F1B" w:rsidRDefault="2AD621CB" w:rsidP="00501BAA">
            <w:r w:rsidRPr="2AD621CB">
              <w:rPr>
                <w:lang w:val="en-US"/>
              </w:rPr>
              <w:t>2. Hệ thống kiểm tra đăng nhập và vai trò; nếu hợp lệ thì mở trang danh sách sản phẩm.</w:t>
            </w:r>
          </w:p>
        </w:tc>
      </w:tr>
      <w:tr w:rsidR="006C1562" w14:paraId="1B3EE051" w14:textId="77777777" w:rsidTr="2AD621CB">
        <w:trPr>
          <w:trHeight w:val="16"/>
        </w:trPr>
        <w:tc>
          <w:tcPr>
            <w:tcW w:w="2694" w:type="pct"/>
            <w:tcMar>
              <w:top w:w="100" w:type="dxa"/>
              <w:left w:w="100" w:type="dxa"/>
              <w:bottom w:w="100" w:type="dxa"/>
              <w:right w:w="100" w:type="dxa"/>
            </w:tcMar>
          </w:tcPr>
          <w:p w14:paraId="3C0B89AD" w14:textId="77777777" w:rsidR="006C1562" w:rsidRPr="00E10F1B" w:rsidRDefault="006C1562" w:rsidP="00501BAA">
            <w:pPr>
              <w:rPr>
                <w:bCs/>
                <w:lang w:val="en-US"/>
              </w:rPr>
            </w:pPr>
          </w:p>
        </w:tc>
        <w:tc>
          <w:tcPr>
            <w:tcW w:w="2306" w:type="pct"/>
            <w:tcMar>
              <w:top w:w="100" w:type="dxa"/>
              <w:left w:w="100" w:type="dxa"/>
              <w:bottom w:w="100" w:type="dxa"/>
              <w:right w:w="100" w:type="dxa"/>
            </w:tcMar>
          </w:tcPr>
          <w:p w14:paraId="21AD9521" w14:textId="1B54E819" w:rsidR="006C1562" w:rsidRPr="00E10F1B" w:rsidRDefault="008122CB" w:rsidP="00501BAA">
            <w:pPr>
              <w:rPr>
                <w:bCs/>
                <w:lang w:val="en-US"/>
              </w:rPr>
            </w:pPr>
            <w:r w:rsidRPr="008122CB">
              <w:rPr>
                <w:bCs/>
              </w:rPr>
              <w:t>3. Hệ thống tải danh mục để hiển thị bộ lọc danh mục.</w:t>
            </w:r>
          </w:p>
        </w:tc>
      </w:tr>
      <w:tr w:rsidR="006C1562" w14:paraId="036129E2" w14:textId="77777777" w:rsidTr="2AD621CB">
        <w:trPr>
          <w:trHeight w:val="16"/>
        </w:trPr>
        <w:tc>
          <w:tcPr>
            <w:tcW w:w="2694" w:type="pct"/>
            <w:tcMar>
              <w:top w:w="100" w:type="dxa"/>
              <w:left w:w="100" w:type="dxa"/>
              <w:bottom w:w="100" w:type="dxa"/>
              <w:right w:w="100" w:type="dxa"/>
            </w:tcMar>
          </w:tcPr>
          <w:p w14:paraId="56304849" w14:textId="10B475C3" w:rsidR="006C1562" w:rsidRPr="00E10F1B" w:rsidRDefault="006C1562" w:rsidP="00501BAA">
            <w:pPr>
              <w:rPr>
                <w:bCs/>
              </w:rPr>
            </w:pPr>
          </w:p>
        </w:tc>
        <w:tc>
          <w:tcPr>
            <w:tcW w:w="2306" w:type="pct"/>
            <w:tcMar>
              <w:top w:w="100" w:type="dxa"/>
              <w:left w:w="100" w:type="dxa"/>
              <w:bottom w:w="100" w:type="dxa"/>
              <w:right w:w="100" w:type="dxa"/>
            </w:tcMar>
          </w:tcPr>
          <w:p w14:paraId="1551EF97" w14:textId="170D98A7" w:rsidR="006C1562" w:rsidRPr="00E10F1B" w:rsidRDefault="2AD621CB" w:rsidP="00501BAA">
            <w:r w:rsidRPr="2AD621CB">
              <w:rPr>
                <w:lang w:val="en-US"/>
              </w:rPr>
              <w:t>4. Hệ thống gọi API danh sách sản phẩm với các tham số mặc định: trang hiện tại, sắp xếp, tab đang kinh doanh/ngừng kinh doanh, từ khóa và khoảng giá.</w:t>
            </w:r>
          </w:p>
        </w:tc>
      </w:tr>
      <w:tr w:rsidR="006C1562" w14:paraId="24FF0F28" w14:textId="77777777" w:rsidTr="2AD621CB">
        <w:trPr>
          <w:trHeight w:val="16"/>
        </w:trPr>
        <w:tc>
          <w:tcPr>
            <w:tcW w:w="2694" w:type="pct"/>
            <w:tcMar>
              <w:top w:w="100" w:type="dxa"/>
              <w:left w:w="100" w:type="dxa"/>
              <w:bottom w:w="100" w:type="dxa"/>
              <w:right w:w="100" w:type="dxa"/>
            </w:tcMar>
          </w:tcPr>
          <w:p w14:paraId="41907527" w14:textId="77777777" w:rsidR="006C1562" w:rsidRPr="00E10F1B" w:rsidRDefault="006C1562" w:rsidP="00501BAA">
            <w:pPr>
              <w:rPr>
                <w:bCs/>
              </w:rPr>
            </w:pPr>
          </w:p>
        </w:tc>
        <w:tc>
          <w:tcPr>
            <w:tcW w:w="2306" w:type="pct"/>
            <w:tcMar>
              <w:top w:w="100" w:type="dxa"/>
              <w:left w:w="100" w:type="dxa"/>
              <w:bottom w:w="100" w:type="dxa"/>
              <w:right w:w="100" w:type="dxa"/>
            </w:tcMar>
          </w:tcPr>
          <w:p w14:paraId="5DEB3FE5" w14:textId="154E4D4B" w:rsidR="006C1562" w:rsidRPr="003A2567" w:rsidRDefault="2AD621CB" w:rsidP="00501BAA">
            <w:r w:rsidRPr="2AD621CB">
              <w:rPr>
                <w:lang w:val="en-US"/>
              </w:rPr>
              <w:t>5. Hệ thống lọc, sắp xếp và phân trang dữ liệu sản phẩm rồi trả kết quả về màn hình.</w:t>
            </w:r>
          </w:p>
        </w:tc>
      </w:tr>
      <w:tr w:rsidR="006C1562" w14:paraId="742F74CC" w14:textId="77777777" w:rsidTr="2AD621CB">
        <w:trPr>
          <w:trHeight w:val="16"/>
        </w:trPr>
        <w:tc>
          <w:tcPr>
            <w:tcW w:w="2694" w:type="pct"/>
            <w:tcMar>
              <w:top w:w="100" w:type="dxa"/>
              <w:left w:w="100" w:type="dxa"/>
              <w:bottom w:w="100" w:type="dxa"/>
              <w:right w:w="100" w:type="dxa"/>
            </w:tcMar>
          </w:tcPr>
          <w:p w14:paraId="67F538A3" w14:textId="77777777" w:rsidR="006C1562" w:rsidRPr="00E10F1B" w:rsidRDefault="006C1562" w:rsidP="00501BAA">
            <w:pPr>
              <w:rPr>
                <w:bCs/>
              </w:rPr>
            </w:pPr>
          </w:p>
        </w:tc>
        <w:tc>
          <w:tcPr>
            <w:tcW w:w="2306" w:type="pct"/>
            <w:tcMar>
              <w:top w:w="100" w:type="dxa"/>
              <w:left w:w="100" w:type="dxa"/>
              <w:bottom w:w="100" w:type="dxa"/>
              <w:right w:w="100" w:type="dxa"/>
            </w:tcMar>
          </w:tcPr>
          <w:p w14:paraId="458AAD84" w14:textId="035D5753" w:rsidR="006C1562" w:rsidRPr="003A2567" w:rsidRDefault="2AD621CB" w:rsidP="00501BAA">
            <w:r w:rsidRPr="2AD621CB">
              <w:rPr>
                <w:lang w:val="en-US"/>
              </w:rPr>
              <w:t>6. Hệ thống hiển thị bảng sản phẩm, phân trang, bộ lọc và các nút thao tác phù hợp với vai trò.</w:t>
            </w:r>
          </w:p>
        </w:tc>
      </w:tr>
      <w:tr w:rsidR="005B2B80" w14:paraId="64798E3E" w14:textId="77777777" w:rsidTr="2AD621CB">
        <w:trPr>
          <w:trHeight w:val="16"/>
        </w:trPr>
        <w:tc>
          <w:tcPr>
            <w:tcW w:w="2694" w:type="pct"/>
            <w:tcMar>
              <w:top w:w="100" w:type="dxa"/>
              <w:left w:w="100" w:type="dxa"/>
              <w:bottom w:w="100" w:type="dxa"/>
              <w:right w:w="100" w:type="dxa"/>
            </w:tcMar>
          </w:tcPr>
          <w:p w14:paraId="684A753E" w14:textId="3BBFBEB4" w:rsidR="005B2B80" w:rsidRPr="00E10F1B" w:rsidRDefault="2AD621CB" w:rsidP="00501BAA">
            <w:r w:rsidRPr="2AD621CB">
              <w:rPr>
                <w:lang w:val="en-US"/>
              </w:rPr>
              <w:t>7. Admin hoặc Employee xem danh sách sản phẩm.</w:t>
            </w:r>
          </w:p>
        </w:tc>
        <w:tc>
          <w:tcPr>
            <w:tcW w:w="2306" w:type="pct"/>
            <w:tcMar>
              <w:top w:w="100" w:type="dxa"/>
              <w:left w:w="100" w:type="dxa"/>
              <w:bottom w:w="100" w:type="dxa"/>
              <w:right w:w="100" w:type="dxa"/>
            </w:tcMar>
          </w:tcPr>
          <w:p w14:paraId="0B80BA59" w14:textId="77777777" w:rsidR="005B2B80" w:rsidRPr="008122CB" w:rsidRDefault="005B2B80" w:rsidP="00501BAA">
            <w:pPr>
              <w:rPr>
                <w:bCs/>
              </w:rPr>
            </w:pPr>
          </w:p>
        </w:tc>
      </w:tr>
      <w:tr w:rsidR="006C1562" w14:paraId="3B37BE28"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5BA099C3" w14:textId="77777777" w:rsidR="006C1562" w:rsidRDefault="006C1562" w:rsidP="00501BAA">
            <w:r w:rsidRPr="57F0573F">
              <w:rPr>
                <w:b/>
                <w:lang w:val="en-US"/>
              </w:rPr>
              <w:lastRenderedPageBreak/>
              <w:t>Luồng sự kiện thay thế:</w:t>
            </w:r>
          </w:p>
        </w:tc>
      </w:tr>
      <w:tr w:rsidR="006C1562" w14:paraId="331B6ED4" w14:textId="77777777" w:rsidTr="2AD621CB">
        <w:trPr>
          <w:trHeight w:val="16"/>
        </w:trPr>
        <w:tc>
          <w:tcPr>
            <w:tcW w:w="2694" w:type="pct"/>
            <w:tcMar>
              <w:top w:w="100" w:type="dxa"/>
              <w:left w:w="100" w:type="dxa"/>
              <w:bottom w:w="100" w:type="dxa"/>
              <w:right w:w="100" w:type="dxa"/>
            </w:tcMar>
          </w:tcPr>
          <w:p w14:paraId="6486E915" w14:textId="543AD21A" w:rsidR="006C1562" w:rsidRPr="00055229" w:rsidRDefault="2AD621CB" w:rsidP="00501BAA">
            <w:r w:rsidRPr="2AD621CB">
              <w:rPr>
                <w:lang w:val="en-US"/>
              </w:rPr>
              <w:t>3.1. Chọn bộ lọc, sắp xếp, tab trạng thái hoặc trang khác.</w:t>
            </w:r>
          </w:p>
        </w:tc>
        <w:tc>
          <w:tcPr>
            <w:tcW w:w="2306" w:type="pct"/>
            <w:tcMar>
              <w:top w:w="20" w:type="dxa"/>
              <w:left w:w="20" w:type="dxa"/>
              <w:bottom w:w="20" w:type="dxa"/>
              <w:right w:w="20" w:type="dxa"/>
            </w:tcMar>
          </w:tcPr>
          <w:p w14:paraId="26A8C1B1" w14:textId="3952A4CF" w:rsidR="006C1562" w:rsidRPr="00055229" w:rsidRDefault="2AD621CB" w:rsidP="00501BAA">
            <w:r w:rsidRPr="2AD621CB">
              <w:rPr>
                <w:lang w:val="en-US"/>
              </w:rPr>
              <w:t>3.2. Hệ thống gọi lại API sản phẩm với tham số mới và hiển thị danh sách tương ứng.</w:t>
            </w:r>
          </w:p>
        </w:tc>
      </w:tr>
      <w:tr w:rsidR="006C1562" w14:paraId="2E36F694" w14:textId="77777777" w:rsidTr="2AD621CB">
        <w:trPr>
          <w:trHeight w:val="16"/>
        </w:trPr>
        <w:tc>
          <w:tcPr>
            <w:tcW w:w="2694" w:type="pct"/>
            <w:tcMar>
              <w:top w:w="100" w:type="dxa"/>
              <w:left w:w="100" w:type="dxa"/>
              <w:bottom w:w="100" w:type="dxa"/>
              <w:right w:w="100" w:type="dxa"/>
            </w:tcMar>
          </w:tcPr>
          <w:p w14:paraId="3E779874" w14:textId="0A00F3D8" w:rsidR="006C1562" w:rsidRPr="00055229" w:rsidRDefault="2AD621CB" w:rsidP="00501BAA">
            <w:r w:rsidRPr="2AD621CB">
              <w:rPr>
                <w:lang w:val="en-US"/>
              </w:rPr>
              <w:t>6.1.1. Nếu người dùng là Admin.</w:t>
            </w:r>
          </w:p>
        </w:tc>
        <w:tc>
          <w:tcPr>
            <w:tcW w:w="2306" w:type="pct"/>
            <w:tcMar>
              <w:top w:w="20" w:type="dxa"/>
              <w:left w:w="20" w:type="dxa"/>
              <w:bottom w:w="20" w:type="dxa"/>
              <w:right w:w="20" w:type="dxa"/>
            </w:tcMar>
          </w:tcPr>
          <w:p w14:paraId="0D206107" w14:textId="0F1FEE73" w:rsidR="006C1562" w:rsidRPr="004F0592" w:rsidRDefault="2AD621CB" w:rsidP="00501BAA">
            <w:r w:rsidRPr="2AD621CB">
              <w:rPr>
                <w:lang w:val="en-US"/>
              </w:rPr>
              <w:t>6.1.2. Hệ thống hiển thị thêm các nút Thêm mới, Sửa, Xóa/Khôi phục.</w:t>
            </w:r>
          </w:p>
        </w:tc>
      </w:tr>
      <w:tr w:rsidR="006C1562" w14:paraId="5E682342" w14:textId="77777777" w:rsidTr="2AD621CB">
        <w:trPr>
          <w:trHeight w:val="16"/>
        </w:trPr>
        <w:tc>
          <w:tcPr>
            <w:tcW w:w="2694" w:type="pct"/>
            <w:tcMar>
              <w:top w:w="100" w:type="dxa"/>
              <w:left w:w="100" w:type="dxa"/>
              <w:bottom w:w="100" w:type="dxa"/>
              <w:right w:w="100" w:type="dxa"/>
            </w:tcMar>
          </w:tcPr>
          <w:p w14:paraId="0D9E459D" w14:textId="6A5024E0" w:rsidR="006C1562" w:rsidRPr="00055229" w:rsidRDefault="2AD621CB" w:rsidP="00501BAA">
            <w:r w:rsidRPr="2AD621CB">
              <w:rPr>
                <w:lang w:val="en-US"/>
              </w:rPr>
              <w:t>6.2.1. Nếu người dùng là Employee.</w:t>
            </w:r>
          </w:p>
        </w:tc>
        <w:tc>
          <w:tcPr>
            <w:tcW w:w="2306" w:type="pct"/>
            <w:tcMar>
              <w:top w:w="20" w:type="dxa"/>
              <w:left w:w="20" w:type="dxa"/>
              <w:bottom w:w="20" w:type="dxa"/>
              <w:right w:w="20" w:type="dxa"/>
            </w:tcMar>
          </w:tcPr>
          <w:p w14:paraId="0BE15435" w14:textId="4035EB00" w:rsidR="006C1562" w:rsidRPr="00F96F36" w:rsidRDefault="2AD621CB" w:rsidP="00501BAA">
            <w:r w:rsidRPr="2AD621CB">
              <w:rPr>
                <w:lang w:val="en-US"/>
              </w:rPr>
              <w:t>6.2.2. Hệ thống chỉ hiển thị chức năng xem danh sách, không hiển thị các nút quản lý sản phẩm.</w:t>
            </w:r>
          </w:p>
        </w:tc>
      </w:tr>
      <w:tr w:rsidR="006C1562" w14:paraId="741F64AD"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5C1D890B" w14:textId="77777777" w:rsidR="006C1562" w:rsidRPr="00055229" w:rsidRDefault="006C1562" w:rsidP="00501BAA">
            <w:r w:rsidRPr="57F0573F">
              <w:rPr>
                <w:b/>
                <w:lang w:val="en-US"/>
              </w:rPr>
              <w:t>Luồng sự kiện ngoại lệ:</w:t>
            </w:r>
          </w:p>
        </w:tc>
      </w:tr>
      <w:tr w:rsidR="006C1562" w14:paraId="46A6C9E7" w14:textId="77777777" w:rsidTr="2AD621CB">
        <w:trPr>
          <w:trHeight w:val="18"/>
        </w:trPr>
        <w:tc>
          <w:tcPr>
            <w:tcW w:w="2694" w:type="pct"/>
            <w:tcMar>
              <w:top w:w="100" w:type="dxa"/>
              <w:left w:w="100" w:type="dxa"/>
              <w:bottom w:w="100" w:type="dxa"/>
              <w:right w:w="100" w:type="dxa"/>
            </w:tcMar>
          </w:tcPr>
          <w:p w14:paraId="73664073" w14:textId="66B8BFFF" w:rsidR="006C1562" w:rsidRDefault="2AD621CB" w:rsidP="00501BAA">
            <w:r w:rsidRPr="2AD621CB">
              <w:rPr>
                <w:lang w:val="en-US"/>
              </w:rPr>
              <w:t>1.1. Người dùng chưa đăng nhập hoặc không có vai trò phù hợp.</w:t>
            </w:r>
          </w:p>
        </w:tc>
        <w:tc>
          <w:tcPr>
            <w:tcW w:w="2306" w:type="pct"/>
            <w:tcMar>
              <w:top w:w="20" w:type="dxa"/>
              <w:left w:w="20" w:type="dxa"/>
              <w:bottom w:w="20" w:type="dxa"/>
              <w:right w:w="20" w:type="dxa"/>
            </w:tcMar>
          </w:tcPr>
          <w:p w14:paraId="34C36281" w14:textId="506F16A8" w:rsidR="006C1562" w:rsidRPr="00055229" w:rsidRDefault="2AD621CB" w:rsidP="00501BAA">
            <w:r w:rsidRPr="2AD621CB">
              <w:rPr>
                <w:lang w:val="en-US"/>
              </w:rPr>
              <w:t>1.2. Chuyển hướng về trang đăng nhập /login.</w:t>
            </w:r>
          </w:p>
        </w:tc>
      </w:tr>
    </w:tbl>
    <w:p w14:paraId="079C70FF" w14:textId="77777777" w:rsidR="006C1562" w:rsidRPr="00126AC3" w:rsidRDefault="006C1562" w:rsidP="006C1562">
      <w:pPr>
        <w:pStyle w:val="ListParagraph"/>
        <w:numPr>
          <w:ilvl w:val="0"/>
          <w:numId w:val="87"/>
        </w:numPr>
        <w:rPr>
          <w:lang w:val="en-US"/>
        </w:rPr>
      </w:pPr>
      <w:r w:rsidRPr="00126AC3">
        <w:rPr>
          <w:lang w:val="en-US"/>
        </w:rPr>
        <w:t>Activity Diagram:</w:t>
      </w:r>
    </w:p>
    <w:p w14:paraId="17A7A475" w14:textId="5924664C" w:rsidR="006C1562" w:rsidRPr="008A3DEF" w:rsidRDefault="0064021F" w:rsidP="006C1562">
      <w:pPr>
        <w:rPr>
          <w:lang w:val="en-US"/>
        </w:rPr>
      </w:pPr>
      <w:r>
        <w:rPr>
          <w:noProof/>
        </w:rPr>
        <w:drawing>
          <wp:inline distT="0" distB="0" distL="0" distR="0" wp14:anchorId="75056D4F" wp14:editId="07A78D18">
            <wp:extent cx="5732145" cy="4011295"/>
            <wp:effectExtent l="0" t="0" r="1905" b="8255"/>
            <wp:docPr id="53" name="Picture 5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2145" cy="4011295"/>
                    </a:xfrm>
                    <a:prstGeom prst="rect">
                      <a:avLst/>
                    </a:prstGeom>
                    <a:noFill/>
                    <a:ln>
                      <a:noFill/>
                    </a:ln>
                  </pic:spPr>
                </pic:pic>
              </a:graphicData>
            </a:graphic>
          </wp:inline>
        </w:drawing>
      </w:r>
    </w:p>
    <w:p w14:paraId="155CCA5D" w14:textId="77777777" w:rsidR="006C1562" w:rsidRPr="00126AC3" w:rsidRDefault="006C1562" w:rsidP="006C1562">
      <w:pPr>
        <w:pStyle w:val="ListParagraph"/>
        <w:numPr>
          <w:ilvl w:val="0"/>
          <w:numId w:val="87"/>
        </w:numPr>
        <w:rPr>
          <w:lang w:val="en-US"/>
        </w:rPr>
      </w:pPr>
      <w:r w:rsidRPr="00126AC3">
        <w:rPr>
          <w:lang w:val="en-US"/>
        </w:rPr>
        <w:t>Sequence Diagram:</w:t>
      </w:r>
    </w:p>
    <w:p w14:paraId="23CC0B8F" w14:textId="2D43FD69" w:rsidR="006C1562" w:rsidRPr="00126AC3" w:rsidRDefault="0025012F" w:rsidP="006C1562">
      <w:pPr>
        <w:rPr>
          <w:lang w:val="en-US"/>
        </w:rPr>
      </w:pPr>
      <w:r>
        <w:rPr>
          <w:noProof/>
        </w:rPr>
        <w:lastRenderedPageBreak/>
        <w:drawing>
          <wp:inline distT="0" distB="0" distL="0" distR="0" wp14:anchorId="613B3269" wp14:editId="41544498">
            <wp:extent cx="5732145" cy="3492500"/>
            <wp:effectExtent l="0" t="0" r="1905" b="0"/>
            <wp:docPr id="54" name="Picture 5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2145" cy="3492500"/>
                    </a:xfrm>
                    <a:prstGeom prst="rect">
                      <a:avLst/>
                    </a:prstGeom>
                    <a:noFill/>
                    <a:ln>
                      <a:noFill/>
                    </a:ln>
                  </pic:spPr>
                </pic:pic>
              </a:graphicData>
            </a:graphic>
          </wp:inline>
        </w:drawing>
      </w:r>
    </w:p>
    <w:p w14:paraId="119D4230" w14:textId="77777777" w:rsidR="006C1562" w:rsidRPr="006C1562" w:rsidRDefault="006C1562" w:rsidP="006C1562">
      <w:pPr>
        <w:rPr>
          <w:lang w:val="en-US"/>
        </w:rPr>
      </w:pPr>
    </w:p>
    <w:p w14:paraId="5B86C6AB" w14:textId="146D67D2" w:rsidR="006C2BC9" w:rsidRDefault="006C2BC9" w:rsidP="00270EB6">
      <w:pPr>
        <w:pStyle w:val="Heading3"/>
        <w:rPr>
          <w:lang w:val="en-US"/>
        </w:rPr>
      </w:pPr>
      <w:r w:rsidRPr="006C2BC9">
        <w:rPr>
          <w:lang w:val="en-US"/>
        </w:rPr>
        <w:t>A-02</w:t>
      </w:r>
      <w:r w:rsidR="007807E9">
        <w:rPr>
          <w:lang w:val="en-US"/>
        </w:rPr>
        <w:t>_</w:t>
      </w:r>
      <w:r w:rsidRPr="006C2BC9">
        <w:rPr>
          <w:lang w:val="en-US"/>
        </w:rPr>
        <w:t>Xem chi tiết sản phẩm</w:t>
      </w:r>
    </w:p>
    <w:p w14:paraId="4D072ACE" w14:textId="77777777" w:rsidR="006C1562" w:rsidRPr="00126AC3" w:rsidRDefault="006C1562" w:rsidP="008F146D">
      <w:pPr>
        <w:pStyle w:val="ListParagraph"/>
        <w:numPr>
          <w:ilvl w:val="0"/>
          <w:numId w:val="88"/>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6C1562" w14:paraId="11091B63" w14:textId="77777777" w:rsidTr="2AD621CB">
        <w:trPr>
          <w:trHeight w:val="113"/>
        </w:trPr>
        <w:tc>
          <w:tcPr>
            <w:tcW w:w="5000" w:type="pct"/>
            <w:gridSpan w:val="2"/>
            <w:tcMar>
              <w:top w:w="100" w:type="dxa"/>
              <w:left w:w="100" w:type="dxa"/>
              <w:bottom w:w="100" w:type="dxa"/>
              <w:right w:w="100" w:type="dxa"/>
            </w:tcMar>
          </w:tcPr>
          <w:p w14:paraId="2701F462" w14:textId="1CC57E34" w:rsidR="006C1562" w:rsidRDefault="006C1562" w:rsidP="00501BAA">
            <w:r w:rsidRPr="00782410">
              <w:rPr>
                <w:b/>
                <w:bCs/>
              </w:rPr>
              <w:t>UCID:</w:t>
            </w:r>
            <w:r>
              <w:t xml:space="preserve"> A-0</w:t>
            </w:r>
            <w:r w:rsidR="007E5447">
              <w:t>2</w:t>
            </w:r>
          </w:p>
        </w:tc>
      </w:tr>
      <w:tr w:rsidR="006C1562" w14:paraId="489AF7F2" w14:textId="77777777" w:rsidTr="2AD621CB">
        <w:trPr>
          <w:trHeight w:val="113"/>
        </w:trPr>
        <w:tc>
          <w:tcPr>
            <w:tcW w:w="5000" w:type="pct"/>
            <w:gridSpan w:val="2"/>
            <w:tcMar>
              <w:top w:w="100" w:type="dxa"/>
              <w:left w:w="100" w:type="dxa"/>
              <w:bottom w:w="100" w:type="dxa"/>
              <w:right w:w="100" w:type="dxa"/>
            </w:tcMar>
          </w:tcPr>
          <w:p w14:paraId="256C58E4" w14:textId="6F91D7EE" w:rsidR="006C1562" w:rsidRDefault="006C1562" w:rsidP="00501BAA">
            <w:pPr>
              <w:rPr>
                <w:b/>
                <w:lang w:val="en-US"/>
              </w:rPr>
            </w:pPr>
            <w:r w:rsidRPr="30CBE066">
              <w:rPr>
                <w:b/>
                <w:lang w:val="en-US"/>
              </w:rPr>
              <w:t>Tên Usecase:</w:t>
            </w:r>
            <w:r w:rsidRPr="30CBE066">
              <w:rPr>
                <w:lang w:val="en-US"/>
              </w:rPr>
              <w:t xml:space="preserve"> </w:t>
            </w:r>
            <w:r>
              <w:rPr>
                <w:lang w:val="en-US"/>
              </w:rPr>
              <w:t xml:space="preserve">Xem </w:t>
            </w:r>
            <w:r w:rsidR="007E5447">
              <w:rPr>
                <w:lang w:val="en-US"/>
              </w:rPr>
              <w:t>chi tiết</w:t>
            </w:r>
            <w:r>
              <w:rPr>
                <w:lang w:val="en-US"/>
              </w:rPr>
              <w:t xml:space="preserve"> sản phẩm</w:t>
            </w:r>
          </w:p>
        </w:tc>
      </w:tr>
      <w:tr w:rsidR="006C1562" w14:paraId="7B501F05" w14:textId="77777777" w:rsidTr="2AD621CB">
        <w:trPr>
          <w:trHeight w:val="206"/>
        </w:trPr>
        <w:tc>
          <w:tcPr>
            <w:tcW w:w="5000" w:type="pct"/>
            <w:gridSpan w:val="2"/>
            <w:tcMar>
              <w:top w:w="100" w:type="dxa"/>
              <w:left w:w="100" w:type="dxa"/>
              <w:bottom w:w="100" w:type="dxa"/>
              <w:right w:w="100" w:type="dxa"/>
            </w:tcMar>
          </w:tcPr>
          <w:p w14:paraId="7C26E5F0" w14:textId="2D41BCAD" w:rsidR="006C1562" w:rsidRDefault="006C1562" w:rsidP="00501BAA">
            <w:pPr>
              <w:rPr>
                <w:b/>
                <w:lang w:val="en-US"/>
              </w:rPr>
            </w:pPr>
            <w:r w:rsidRPr="30CBE066">
              <w:rPr>
                <w:b/>
                <w:lang w:val="en-US"/>
              </w:rPr>
              <w:t>Mô tả sơ lược:</w:t>
            </w:r>
            <w:r w:rsidRPr="30CBE066">
              <w:rPr>
                <w:lang w:val="en-US"/>
              </w:rPr>
              <w:t xml:space="preserve"> </w:t>
            </w:r>
            <w:r w:rsidR="007D6491" w:rsidRPr="007D6491">
              <w:t>Admin và Employee mở trang chi tiết của một sản phẩm để xem đầy đủ thông tin như hình ảnh, giá, tồn kho, danh mục, kích cỡ, mô tả, hướng dẫn bảo quản và trạng thái kinh doanh.</w:t>
            </w:r>
          </w:p>
        </w:tc>
      </w:tr>
      <w:tr w:rsidR="006C1562" w14:paraId="13D622E0" w14:textId="77777777" w:rsidTr="2AD621CB">
        <w:trPr>
          <w:trHeight w:val="16"/>
        </w:trPr>
        <w:tc>
          <w:tcPr>
            <w:tcW w:w="5000" w:type="pct"/>
            <w:gridSpan w:val="2"/>
            <w:tcMar>
              <w:top w:w="100" w:type="dxa"/>
              <w:left w:w="100" w:type="dxa"/>
              <w:bottom w:w="100" w:type="dxa"/>
              <w:right w:w="100" w:type="dxa"/>
            </w:tcMar>
          </w:tcPr>
          <w:p w14:paraId="4BC30651" w14:textId="77777777" w:rsidR="006C1562" w:rsidRDefault="006C1562" w:rsidP="00501BAA">
            <w:pPr>
              <w:rPr>
                <w:b/>
                <w:lang w:val="en-US"/>
              </w:rPr>
            </w:pPr>
            <w:r w:rsidRPr="30CBE066">
              <w:rPr>
                <w:b/>
                <w:lang w:val="en-US"/>
              </w:rPr>
              <w:t>Actor chính:</w:t>
            </w:r>
            <w:r w:rsidRPr="30CBE066">
              <w:rPr>
                <w:lang w:val="en-US"/>
              </w:rPr>
              <w:t xml:space="preserve"> </w:t>
            </w:r>
            <w:r>
              <w:t>Admin và Employee</w:t>
            </w:r>
          </w:p>
        </w:tc>
      </w:tr>
      <w:tr w:rsidR="006C1562" w14:paraId="63DB6582" w14:textId="77777777" w:rsidTr="2AD621CB">
        <w:trPr>
          <w:trHeight w:val="16"/>
        </w:trPr>
        <w:tc>
          <w:tcPr>
            <w:tcW w:w="5000" w:type="pct"/>
            <w:gridSpan w:val="2"/>
            <w:tcMar>
              <w:top w:w="100" w:type="dxa"/>
              <w:left w:w="100" w:type="dxa"/>
              <w:bottom w:w="100" w:type="dxa"/>
              <w:right w:w="100" w:type="dxa"/>
            </w:tcMar>
          </w:tcPr>
          <w:p w14:paraId="1904AFDD" w14:textId="77777777" w:rsidR="006C1562" w:rsidRDefault="006C1562" w:rsidP="00501BAA">
            <w:pPr>
              <w:rPr>
                <w:b/>
                <w:lang w:val="en-US"/>
              </w:rPr>
            </w:pPr>
            <w:r w:rsidRPr="30CBE066">
              <w:rPr>
                <w:b/>
                <w:lang w:val="en-US"/>
              </w:rPr>
              <w:t>Actor phụ:</w:t>
            </w:r>
            <w:r w:rsidRPr="30CBE066">
              <w:rPr>
                <w:lang w:val="en-US"/>
              </w:rPr>
              <w:t xml:space="preserve"> </w:t>
            </w:r>
            <w:r>
              <w:rPr>
                <w:lang w:val="en-US"/>
              </w:rPr>
              <w:t>Không có</w:t>
            </w:r>
          </w:p>
        </w:tc>
      </w:tr>
      <w:tr w:rsidR="006C1562" w14:paraId="01B7C3E4" w14:textId="77777777" w:rsidTr="2AD621CB">
        <w:trPr>
          <w:trHeight w:val="16"/>
        </w:trPr>
        <w:tc>
          <w:tcPr>
            <w:tcW w:w="5000" w:type="pct"/>
            <w:gridSpan w:val="2"/>
            <w:tcMar>
              <w:top w:w="100" w:type="dxa"/>
              <w:left w:w="100" w:type="dxa"/>
              <w:bottom w:w="100" w:type="dxa"/>
              <w:right w:w="100" w:type="dxa"/>
            </w:tcMar>
          </w:tcPr>
          <w:p w14:paraId="72D21D37" w14:textId="321FDAAA" w:rsidR="006C1562" w:rsidRDefault="006C1562" w:rsidP="00501BAA">
            <w:pPr>
              <w:rPr>
                <w:b/>
                <w:lang w:val="en-US"/>
              </w:rPr>
            </w:pPr>
            <w:r w:rsidRPr="30CBE066">
              <w:rPr>
                <w:b/>
                <w:lang w:val="en-US"/>
              </w:rPr>
              <w:t>Tiền điều kiện:</w:t>
            </w:r>
            <w:r w:rsidRPr="30CBE066">
              <w:rPr>
                <w:lang w:val="en-US"/>
              </w:rPr>
              <w:t xml:space="preserve"> </w:t>
            </w:r>
            <w:r w:rsidR="004B6C62" w:rsidRPr="004B6C62">
              <w:t>Người dùng đã đăng nhập và có vai trò ADMIN hoặc EMPLOYEE.</w:t>
            </w:r>
          </w:p>
        </w:tc>
      </w:tr>
      <w:tr w:rsidR="006C1562" w14:paraId="70275075" w14:textId="77777777" w:rsidTr="2AD621CB">
        <w:trPr>
          <w:trHeight w:val="16"/>
        </w:trPr>
        <w:tc>
          <w:tcPr>
            <w:tcW w:w="5000" w:type="pct"/>
            <w:gridSpan w:val="2"/>
            <w:tcMar>
              <w:top w:w="100" w:type="dxa"/>
              <w:left w:w="100" w:type="dxa"/>
              <w:bottom w:w="100" w:type="dxa"/>
              <w:right w:w="100" w:type="dxa"/>
            </w:tcMar>
          </w:tcPr>
          <w:p w14:paraId="01E2AD84" w14:textId="734AE85C" w:rsidR="006C1562" w:rsidRDefault="006C1562" w:rsidP="00501BAA">
            <w:pPr>
              <w:rPr>
                <w:b/>
                <w:lang w:val="en-US"/>
              </w:rPr>
            </w:pPr>
            <w:r w:rsidRPr="30CBE066">
              <w:rPr>
                <w:b/>
                <w:lang w:val="en-US"/>
              </w:rPr>
              <w:t>Hậu điều kiện:</w:t>
            </w:r>
            <w:r w:rsidRPr="30CBE066">
              <w:rPr>
                <w:lang w:val="en-US"/>
              </w:rPr>
              <w:t xml:space="preserve"> </w:t>
            </w:r>
            <w:r w:rsidR="004B6C62" w:rsidRPr="004B6C62">
              <w:t>Thông tin chi tiết sản phẩm được hiển thị đầy đủ. Nếu là Admin thì có thể thực hiện thêm các thao tác sửa, xóa hoặc khôi phục ngay trên trang chi tiết.</w:t>
            </w:r>
          </w:p>
        </w:tc>
      </w:tr>
      <w:tr w:rsidR="006C1562" w14:paraId="40FB6B7A"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2F468F7D" w14:textId="77777777" w:rsidR="006C1562" w:rsidRPr="00055229" w:rsidRDefault="006C1562" w:rsidP="00501BAA">
            <w:pPr>
              <w:rPr>
                <w:b/>
                <w:lang w:val="en-US"/>
              </w:rPr>
            </w:pPr>
            <w:r w:rsidRPr="57F0573F">
              <w:rPr>
                <w:b/>
                <w:lang w:val="en-US"/>
              </w:rPr>
              <w:lastRenderedPageBreak/>
              <w:t>Luồng sự kiện chính:</w:t>
            </w:r>
          </w:p>
        </w:tc>
      </w:tr>
      <w:tr w:rsidR="006C1562" w14:paraId="77D096FC" w14:textId="77777777" w:rsidTr="2AD621CB">
        <w:trPr>
          <w:trHeight w:val="18"/>
        </w:trPr>
        <w:tc>
          <w:tcPr>
            <w:tcW w:w="2694" w:type="pct"/>
            <w:tcMar>
              <w:top w:w="100" w:type="dxa"/>
              <w:left w:w="100" w:type="dxa"/>
              <w:bottom w:w="100" w:type="dxa"/>
              <w:right w:w="100" w:type="dxa"/>
            </w:tcMar>
          </w:tcPr>
          <w:p w14:paraId="08570296" w14:textId="77777777" w:rsidR="006C1562" w:rsidRPr="00055229" w:rsidRDefault="006C1562" w:rsidP="00501BAA">
            <w:pPr>
              <w:jc w:val="center"/>
              <w:rPr>
                <w:b/>
                <w:bCs/>
              </w:rPr>
            </w:pPr>
            <w:r>
              <w:rPr>
                <w:b/>
                <w:bCs/>
              </w:rPr>
              <w:t>Actor</w:t>
            </w:r>
          </w:p>
        </w:tc>
        <w:tc>
          <w:tcPr>
            <w:tcW w:w="2306" w:type="pct"/>
            <w:tcMar>
              <w:top w:w="100" w:type="dxa"/>
              <w:left w:w="100" w:type="dxa"/>
              <w:bottom w:w="100" w:type="dxa"/>
              <w:right w:w="100" w:type="dxa"/>
            </w:tcMar>
          </w:tcPr>
          <w:p w14:paraId="0D0AF11D" w14:textId="77777777" w:rsidR="006C1562" w:rsidRPr="00055229" w:rsidRDefault="006C1562" w:rsidP="00501BAA">
            <w:pPr>
              <w:jc w:val="center"/>
              <w:rPr>
                <w:b/>
                <w:lang w:val="en-US"/>
              </w:rPr>
            </w:pPr>
            <w:r w:rsidRPr="57F0573F">
              <w:rPr>
                <w:b/>
                <w:lang w:val="en-US"/>
              </w:rPr>
              <w:t>Hệ thống</w:t>
            </w:r>
          </w:p>
        </w:tc>
      </w:tr>
      <w:tr w:rsidR="006C1562" w14:paraId="0D39FB0F" w14:textId="77777777" w:rsidTr="2AD621CB">
        <w:trPr>
          <w:trHeight w:val="161"/>
        </w:trPr>
        <w:tc>
          <w:tcPr>
            <w:tcW w:w="2694" w:type="pct"/>
            <w:tcMar>
              <w:top w:w="100" w:type="dxa"/>
              <w:left w:w="100" w:type="dxa"/>
              <w:bottom w:w="100" w:type="dxa"/>
              <w:right w:w="100" w:type="dxa"/>
            </w:tcMar>
          </w:tcPr>
          <w:p w14:paraId="183D3D42" w14:textId="0E83A083" w:rsidR="006C1562" w:rsidRPr="00E10F1B" w:rsidRDefault="004B6C62" w:rsidP="00501BAA">
            <w:pPr>
              <w:rPr>
                <w:bCs/>
                <w:lang w:val="en-US"/>
              </w:rPr>
            </w:pPr>
            <w:r w:rsidRPr="004B6C62">
              <w:rPr>
                <w:bCs/>
                <w:lang w:val="en-US"/>
              </w:rPr>
              <w:t>1. Admin hoặc Employee truy cập trang /product/{id}.</w:t>
            </w:r>
          </w:p>
        </w:tc>
        <w:tc>
          <w:tcPr>
            <w:tcW w:w="2306" w:type="pct"/>
            <w:tcMar>
              <w:top w:w="100" w:type="dxa"/>
              <w:left w:w="100" w:type="dxa"/>
              <w:bottom w:w="100" w:type="dxa"/>
              <w:right w:w="100" w:type="dxa"/>
            </w:tcMar>
          </w:tcPr>
          <w:p w14:paraId="0063BC43" w14:textId="3D65EC43" w:rsidR="006C1562" w:rsidRPr="00E10F1B" w:rsidRDefault="2AD621CB" w:rsidP="00501BAA">
            <w:r w:rsidRPr="2AD621CB">
              <w:rPr>
                <w:lang w:val="en-US"/>
              </w:rPr>
              <w:t>2. Hệ thống kiểm tra đăng nhập và vai trò; nếu hợp lệ thì mở trang chi tiết sản phẩm.</w:t>
            </w:r>
          </w:p>
        </w:tc>
      </w:tr>
      <w:tr w:rsidR="006C1562" w14:paraId="4BAB87EC" w14:textId="77777777" w:rsidTr="2AD621CB">
        <w:trPr>
          <w:trHeight w:val="16"/>
        </w:trPr>
        <w:tc>
          <w:tcPr>
            <w:tcW w:w="2694" w:type="pct"/>
            <w:tcMar>
              <w:top w:w="100" w:type="dxa"/>
              <w:left w:w="100" w:type="dxa"/>
              <w:bottom w:w="100" w:type="dxa"/>
              <w:right w:w="100" w:type="dxa"/>
            </w:tcMar>
          </w:tcPr>
          <w:p w14:paraId="04612215" w14:textId="77777777" w:rsidR="006C1562" w:rsidRPr="00E10F1B" w:rsidRDefault="006C1562" w:rsidP="00501BAA">
            <w:pPr>
              <w:rPr>
                <w:bCs/>
                <w:lang w:val="en-US"/>
              </w:rPr>
            </w:pPr>
          </w:p>
        </w:tc>
        <w:tc>
          <w:tcPr>
            <w:tcW w:w="2306" w:type="pct"/>
            <w:tcMar>
              <w:top w:w="100" w:type="dxa"/>
              <w:left w:w="100" w:type="dxa"/>
              <w:bottom w:w="100" w:type="dxa"/>
              <w:right w:w="100" w:type="dxa"/>
            </w:tcMar>
          </w:tcPr>
          <w:p w14:paraId="1D6520E4" w14:textId="519B9DD8" w:rsidR="006C1562" w:rsidRPr="00E10F1B" w:rsidRDefault="004B6C62" w:rsidP="00501BAA">
            <w:pPr>
              <w:rPr>
                <w:bCs/>
                <w:lang w:val="en-US"/>
              </w:rPr>
            </w:pPr>
            <w:r w:rsidRPr="004B6C62">
              <w:rPr>
                <w:bCs/>
                <w:lang w:val="en-US"/>
              </w:rPr>
              <w:t>3. Hệ thống gọi API để lấy thông tin sản phẩm theo mã.</w:t>
            </w:r>
          </w:p>
        </w:tc>
      </w:tr>
      <w:tr w:rsidR="006C1562" w14:paraId="32AB2864" w14:textId="77777777" w:rsidTr="2AD621CB">
        <w:trPr>
          <w:trHeight w:val="16"/>
        </w:trPr>
        <w:tc>
          <w:tcPr>
            <w:tcW w:w="2694" w:type="pct"/>
            <w:tcMar>
              <w:top w:w="100" w:type="dxa"/>
              <w:left w:w="100" w:type="dxa"/>
              <w:bottom w:w="100" w:type="dxa"/>
              <w:right w:w="100" w:type="dxa"/>
            </w:tcMar>
          </w:tcPr>
          <w:p w14:paraId="0E8A4B6B" w14:textId="77777777" w:rsidR="006C1562" w:rsidRPr="00E10F1B" w:rsidRDefault="006C1562" w:rsidP="00501BAA">
            <w:pPr>
              <w:rPr>
                <w:bCs/>
              </w:rPr>
            </w:pPr>
          </w:p>
        </w:tc>
        <w:tc>
          <w:tcPr>
            <w:tcW w:w="2306" w:type="pct"/>
            <w:tcMar>
              <w:top w:w="100" w:type="dxa"/>
              <w:left w:w="100" w:type="dxa"/>
              <w:bottom w:w="100" w:type="dxa"/>
              <w:right w:w="100" w:type="dxa"/>
            </w:tcMar>
          </w:tcPr>
          <w:p w14:paraId="6A7C03D0" w14:textId="42277581" w:rsidR="006C1562" w:rsidRPr="00E10F1B" w:rsidRDefault="2AD621CB" w:rsidP="00501BAA">
            <w:r w:rsidRPr="2AD621CB">
              <w:rPr>
                <w:lang w:val="en-US"/>
              </w:rPr>
              <w:t>4. Hệ thống hiển thị hình ảnh, tên, giá, tồn kho, danh mục, kích cỡ, mô tả, hướng dẫn bảo quản và trạng thái sản phẩm.</w:t>
            </w:r>
          </w:p>
        </w:tc>
      </w:tr>
      <w:tr w:rsidR="006C1562" w14:paraId="4E4C6221" w14:textId="77777777" w:rsidTr="2AD621CB">
        <w:trPr>
          <w:trHeight w:val="16"/>
        </w:trPr>
        <w:tc>
          <w:tcPr>
            <w:tcW w:w="2694" w:type="pct"/>
            <w:tcMar>
              <w:top w:w="100" w:type="dxa"/>
              <w:left w:w="100" w:type="dxa"/>
              <w:bottom w:w="100" w:type="dxa"/>
              <w:right w:w="100" w:type="dxa"/>
            </w:tcMar>
          </w:tcPr>
          <w:p w14:paraId="6B395865" w14:textId="66CC9027" w:rsidR="006C1562" w:rsidRPr="00E10F1B" w:rsidRDefault="2AD621CB" w:rsidP="00501BAA">
            <w:r w:rsidRPr="2AD621CB">
              <w:rPr>
                <w:lang w:val="en-US"/>
              </w:rPr>
              <w:t>5. Admin hoặc Employee xem chi tiết sản phẩm.</w:t>
            </w:r>
          </w:p>
        </w:tc>
        <w:tc>
          <w:tcPr>
            <w:tcW w:w="2306" w:type="pct"/>
            <w:tcMar>
              <w:top w:w="100" w:type="dxa"/>
              <w:left w:w="100" w:type="dxa"/>
              <w:bottom w:w="100" w:type="dxa"/>
              <w:right w:w="100" w:type="dxa"/>
            </w:tcMar>
          </w:tcPr>
          <w:p w14:paraId="12011341" w14:textId="77777777" w:rsidR="006C1562" w:rsidRPr="003A2567" w:rsidRDefault="006C1562" w:rsidP="00501BAA">
            <w:pPr>
              <w:rPr>
                <w:bCs/>
              </w:rPr>
            </w:pPr>
          </w:p>
        </w:tc>
      </w:tr>
      <w:tr w:rsidR="006C1562" w14:paraId="06E36BD7"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72AA35EB" w14:textId="77777777" w:rsidR="006C1562" w:rsidRDefault="006C1562" w:rsidP="00501BAA">
            <w:r w:rsidRPr="57F0573F">
              <w:rPr>
                <w:b/>
                <w:lang w:val="en-US"/>
              </w:rPr>
              <w:t>Luồng sự kiện thay thế:</w:t>
            </w:r>
          </w:p>
        </w:tc>
      </w:tr>
      <w:tr w:rsidR="006C1562" w14:paraId="319395E5" w14:textId="77777777" w:rsidTr="2AD621CB">
        <w:trPr>
          <w:trHeight w:val="16"/>
        </w:trPr>
        <w:tc>
          <w:tcPr>
            <w:tcW w:w="2694" w:type="pct"/>
            <w:tcMar>
              <w:top w:w="100" w:type="dxa"/>
              <w:left w:w="100" w:type="dxa"/>
              <w:bottom w:w="100" w:type="dxa"/>
              <w:right w:w="100" w:type="dxa"/>
            </w:tcMar>
          </w:tcPr>
          <w:p w14:paraId="5DACC722" w14:textId="39B04322" w:rsidR="006C1562" w:rsidRPr="00055229" w:rsidRDefault="2AD621CB" w:rsidP="00501BAA">
            <w:r w:rsidRPr="2AD621CB">
              <w:rPr>
                <w:lang w:val="en-US"/>
              </w:rPr>
              <w:t>3.1. Sản phẩm có nhiều hình ảnh.</w:t>
            </w:r>
          </w:p>
        </w:tc>
        <w:tc>
          <w:tcPr>
            <w:tcW w:w="2306" w:type="pct"/>
            <w:tcMar>
              <w:top w:w="20" w:type="dxa"/>
              <w:left w:w="20" w:type="dxa"/>
              <w:bottom w:w="20" w:type="dxa"/>
              <w:right w:w="20" w:type="dxa"/>
            </w:tcMar>
          </w:tcPr>
          <w:p w14:paraId="48604DC0" w14:textId="5A3B86F7" w:rsidR="006C1562" w:rsidRPr="00055229" w:rsidRDefault="2AD621CB" w:rsidP="00501BAA">
            <w:r w:rsidRPr="2AD621CB">
              <w:rPr>
                <w:lang w:val="en-US"/>
              </w:rPr>
              <w:t>3.2. Hệ thống cho phép chuyển qua lại giữa các ảnh thu nhỏ và ảnh chính.</w:t>
            </w:r>
          </w:p>
        </w:tc>
      </w:tr>
      <w:tr w:rsidR="006C1562" w14:paraId="7EFEE73F" w14:textId="77777777" w:rsidTr="2AD621CB">
        <w:trPr>
          <w:trHeight w:val="16"/>
        </w:trPr>
        <w:tc>
          <w:tcPr>
            <w:tcW w:w="2694" w:type="pct"/>
            <w:tcMar>
              <w:top w:w="100" w:type="dxa"/>
              <w:left w:w="100" w:type="dxa"/>
              <w:bottom w:w="100" w:type="dxa"/>
              <w:right w:w="100" w:type="dxa"/>
            </w:tcMar>
          </w:tcPr>
          <w:p w14:paraId="05EA2F30" w14:textId="798225B0" w:rsidR="006C1562" w:rsidRPr="00055229" w:rsidRDefault="2AD621CB" w:rsidP="00501BAA">
            <w:r w:rsidRPr="2AD621CB">
              <w:rPr>
                <w:lang w:val="en-US"/>
              </w:rPr>
              <w:t>4.1.1 Sản phẩm đã bị xóa.</w:t>
            </w:r>
          </w:p>
        </w:tc>
        <w:tc>
          <w:tcPr>
            <w:tcW w:w="2306" w:type="pct"/>
            <w:tcMar>
              <w:top w:w="20" w:type="dxa"/>
              <w:left w:w="20" w:type="dxa"/>
              <w:bottom w:w="20" w:type="dxa"/>
              <w:right w:w="20" w:type="dxa"/>
            </w:tcMar>
          </w:tcPr>
          <w:p w14:paraId="0420F25F" w14:textId="654044EE" w:rsidR="006C1562" w:rsidRPr="004F0592" w:rsidRDefault="2AD621CB" w:rsidP="00501BAA">
            <w:r w:rsidRPr="2AD621CB">
              <w:rPr>
                <w:lang w:val="en-US"/>
              </w:rPr>
              <w:t>4.1.2. Hệ thống hiển thị trạng thái đã xóa và nếu người dùng là Admin thì hiển thị nút khôi phục.</w:t>
            </w:r>
          </w:p>
        </w:tc>
      </w:tr>
      <w:tr w:rsidR="006C1562" w14:paraId="105822E0"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51B46373" w14:textId="77777777" w:rsidR="006C1562" w:rsidRPr="00055229" w:rsidRDefault="006C1562" w:rsidP="00501BAA">
            <w:r w:rsidRPr="57F0573F">
              <w:rPr>
                <w:b/>
                <w:lang w:val="en-US"/>
              </w:rPr>
              <w:t>Luồng sự kiện ngoại lệ:</w:t>
            </w:r>
          </w:p>
        </w:tc>
      </w:tr>
      <w:tr w:rsidR="006C1562" w14:paraId="1383F6E9" w14:textId="77777777" w:rsidTr="2AD621CB">
        <w:trPr>
          <w:trHeight w:val="18"/>
        </w:trPr>
        <w:tc>
          <w:tcPr>
            <w:tcW w:w="2694" w:type="pct"/>
            <w:tcMar>
              <w:top w:w="100" w:type="dxa"/>
              <w:left w:w="100" w:type="dxa"/>
              <w:bottom w:w="100" w:type="dxa"/>
              <w:right w:w="100" w:type="dxa"/>
            </w:tcMar>
          </w:tcPr>
          <w:p w14:paraId="203E94AA" w14:textId="1EF33DE9" w:rsidR="006C1562" w:rsidRDefault="2AD621CB" w:rsidP="00501BAA">
            <w:r w:rsidRPr="2AD621CB">
              <w:rPr>
                <w:lang w:val="en-US"/>
              </w:rPr>
              <w:t>1.1. Người dùng chưa đăng nhập hoặc không có vai trò phù hợp.</w:t>
            </w:r>
          </w:p>
        </w:tc>
        <w:tc>
          <w:tcPr>
            <w:tcW w:w="2306" w:type="pct"/>
            <w:tcMar>
              <w:top w:w="20" w:type="dxa"/>
              <w:left w:w="20" w:type="dxa"/>
              <w:bottom w:w="20" w:type="dxa"/>
              <w:right w:w="20" w:type="dxa"/>
            </w:tcMar>
          </w:tcPr>
          <w:p w14:paraId="1BD9F475" w14:textId="7E504054" w:rsidR="006C1562" w:rsidRPr="00055229" w:rsidRDefault="2AD621CB" w:rsidP="00501BAA">
            <w:r w:rsidRPr="2AD621CB">
              <w:rPr>
                <w:lang w:val="en-US"/>
              </w:rPr>
              <w:t>1.2. Chuyển hướng về trang đăng nhập /login.</w:t>
            </w:r>
          </w:p>
        </w:tc>
      </w:tr>
      <w:tr w:rsidR="002C1AAF" w14:paraId="73120422" w14:textId="77777777" w:rsidTr="2AD621CB">
        <w:trPr>
          <w:trHeight w:val="18"/>
        </w:trPr>
        <w:tc>
          <w:tcPr>
            <w:tcW w:w="2694" w:type="pct"/>
            <w:tcMar>
              <w:top w:w="100" w:type="dxa"/>
              <w:left w:w="100" w:type="dxa"/>
              <w:bottom w:w="100" w:type="dxa"/>
              <w:right w:w="100" w:type="dxa"/>
            </w:tcMar>
          </w:tcPr>
          <w:p w14:paraId="094D1BD4" w14:textId="07C2CDCF" w:rsidR="002C1AAF" w:rsidRPr="00677946" w:rsidRDefault="2AD621CB" w:rsidP="00501BAA">
            <w:r w:rsidRPr="2AD621CB">
              <w:rPr>
                <w:lang w:val="en-US"/>
              </w:rPr>
              <w:t>3.1. Sản phẩm không tồn tại hoặc không thể tải dữ liệu.</w:t>
            </w:r>
          </w:p>
        </w:tc>
        <w:tc>
          <w:tcPr>
            <w:tcW w:w="2306" w:type="pct"/>
            <w:tcMar>
              <w:top w:w="20" w:type="dxa"/>
              <w:left w:w="20" w:type="dxa"/>
              <w:bottom w:w="20" w:type="dxa"/>
              <w:right w:w="20" w:type="dxa"/>
            </w:tcMar>
          </w:tcPr>
          <w:p w14:paraId="6E314431" w14:textId="358E4D23" w:rsidR="002C1AAF" w:rsidRPr="00677946" w:rsidRDefault="2AD621CB" w:rsidP="00501BAA">
            <w:r w:rsidRPr="2AD621CB">
              <w:rPr>
                <w:lang w:val="en-US"/>
              </w:rPr>
              <w:t>3.2. Hiển thị thông báo lỗi và nút quay lại danh sách sản phẩm.</w:t>
            </w:r>
          </w:p>
        </w:tc>
      </w:tr>
    </w:tbl>
    <w:p w14:paraId="48A40A48" w14:textId="77777777" w:rsidR="006C1562" w:rsidRPr="00126AC3" w:rsidRDefault="006C1562" w:rsidP="008F146D">
      <w:pPr>
        <w:pStyle w:val="ListParagraph"/>
        <w:numPr>
          <w:ilvl w:val="0"/>
          <w:numId w:val="88"/>
        </w:numPr>
        <w:rPr>
          <w:lang w:val="en-US"/>
        </w:rPr>
      </w:pPr>
      <w:r w:rsidRPr="00126AC3">
        <w:rPr>
          <w:lang w:val="en-US"/>
        </w:rPr>
        <w:t>Activity Diagram:</w:t>
      </w:r>
    </w:p>
    <w:p w14:paraId="582B4A7D" w14:textId="50D5F2C2" w:rsidR="006C1562" w:rsidRPr="008A3DEF" w:rsidRDefault="008F146D" w:rsidP="006C1562">
      <w:pPr>
        <w:rPr>
          <w:lang w:val="en-US"/>
        </w:rPr>
      </w:pPr>
      <w:r>
        <w:rPr>
          <w:noProof/>
        </w:rPr>
        <w:lastRenderedPageBreak/>
        <w:drawing>
          <wp:inline distT="0" distB="0" distL="0" distR="0" wp14:anchorId="27798AAC" wp14:editId="4CE16FB0">
            <wp:extent cx="5732145" cy="2762250"/>
            <wp:effectExtent l="0" t="0" r="1905" b="0"/>
            <wp:docPr id="55" name="Picture 5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32145" cy="2762250"/>
                    </a:xfrm>
                    <a:prstGeom prst="rect">
                      <a:avLst/>
                    </a:prstGeom>
                    <a:noFill/>
                    <a:ln>
                      <a:noFill/>
                    </a:ln>
                  </pic:spPr>
                </pic:pic>
              </a:graphicData>
            </a:graphic>
          </wp:inline>
        </w:drawing>
      </w:r>
    </w:p>
    <w:p w14:paraId="0FD5918D" w14:textId="77777777" w:rsidR="006C1562" w:rsidRPr="00126AC3" w:rsidRDefault="006C1562" w:rsidP="008F146D">
      <w:pPr>
        <w:pStyle w:val="ListParagraph"/>
        <w:numPr>
          <w:ilvl w:val="0"/>
          <w:numId w:val="88"/>
        </w:numPr>
        <w:rPr>
          <w:lang w:val="en-US"/>
        </w:rPr>
      </w:pPr>
      <w:r w:rsidRPr="00126AC3">
        <w:rPr>
          <w:lang w:val="en-US"/>
        </w:rPr>
        <w:t>Sequence Diagram:</w:t>
      </w:r>
    </w:p>
    <w:p w14:paraId="0F3D9688" w14:textId="61844F69" w:rsidR="006C1562" w:rsidRPr="00126AC3" w:rsidRDefault="002C1AAF" w:rsidP="006C1562">
      <w:pPr>
        <w:rPr>
          <w:lang w:val="en-US"/>
        </w:rPr>
      </w:pPr>
      <w:r>
        <w:rPr>
          <w:noProof/>
        </w:rPr>
        <w:drawing>
          <wp:inline distT="0" distB="0" distL="0" distR="0" wp14:anchorId="5520FE08" wp14:editId="45705FAE">
            <wp:extent cx="5732145" cy="3707130"/>
            <wp:effectExtent l="0" t="0" r="1905" b="7620"/>
            <wp:docPr id="56" name="Picture 5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2145" cy="3707130"/>
                    </a:xfrm>
                    <a:prstGeom prst="rect">
                      <a:avLst/>
                    </a:prstGeom>
                    <a:noFill/>
                    <a:ln>
                      <a:noFill/>
                    </a:ln>
                  </pic:spPr>
                </pic:pic>
              </a:graphicData>
            </a:graphic>
          </wp:inline>
        </w:drawing>
      </w:r>
    </w:p>
    <w:p w14:paraId="19A43EBA" w14:textId="77777777" w:rsidR="006C1562" w:rsidRPr="006C1562" w:rsidRDefault="006C1562" w:rsidP="006C1562">
      <w:pPr>
        <w:rPr>
          <w:lang w:val="en-US"/>
        </w:rPr>
      </w:pPr>
    </w:p>
    <w:p w14:paraId="5C80724C" w14:textId="6AF0EE5D" w:rsidR="006C2BC9" w:rsidRDefault="006C2BC9" w:rsidP="00270EB6">
      <w:pPr>
        <w:pStyle w:val="Heading3"/>
        <w:rPr>
          <w:lang w:val="en-US"/>
        </w:rPr>
      </w:pPr>
      <w:r w:rsidRPr="006C2BC9">
        <w:rPr>
          <w:lang w:val="en-US"/>
        </w:rPr>
        <w:t>A-03</w:t>
      </w:r>
      <w:r w:rsidR="00B7017A">
        <w:rPr>
          <w:lang w:val="en-US"/>
        </w:rPr>
        <w:t>_</w:t>
      </w:r>
      <w:r w:rsidRPr="006C2BC9">
        <w:rPr>
          <w:lang w:val="en-US"/>
        </w:rPr>
        <w:t>Thêm sản phẩm mới</w:t>
      </w:r>
    </w:p>
    <w:p w14:paraId="21482C1B" w14:textId="77777777" w:rsidR="006C1562" w:rsidRPr="00126AC3" w:rsidRDefault="006C1562" w:rsidP="002C1AAF">
      <w:pPr>
        <w:pStyle w:val="ListParagraph"/>
        <w:numPr>
          <w:ilvl w:val="0"/>
          <w:numId w:val="89"/>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6C1562" w14:paraId="2EDDE0F4" w14:textId="77777777" w:rsidTr="2AD621CB">
        <w:trPr>
          <w:trHeight w:val="113"/>
        </w:trPr>
        <w:tc>
          <w:tcPr>
            <w:tcW w:w="5000" w:type="pct"/>
            <w:gridSpan w:val="2"/>
            <w:tcMar>
              <w:top w:w="100" w:type="dxa"/>
              <w:left w:w="100" w:type="dxa"/>
              <w:bottom w:w="100" w:type="dxa"/>
              <w:right w:w="100" w:type="dxa"/>
            </w:tcMar>
          </w:tcPr>
          <w:p w14:paraId="68D0D73B" w14:textId="61B4AEDE" w:rsidR="006C1562" w:rsidRDefault="006C1562" w:rsidP="00501BAA">
            <w:r w:rsidRPr="00782410">
              <w:rPr>
                <w:b/>
                <w:bCs/>
              </w:rPr>
              <w:t>UCID:</w:t>
            </w:r>
            <w:r>
              <w:t xml:space="preserve"> A-0</w:t>
            </w:r>
            <w:r w:rsidR="007E5447">
              <w:t>3</w:t>
            </w:r>
          </w:p>
        </w:tc>
      </w:tr>
      <w:tr w:rsidR="006C1562" w14:paraId="0BEDC7A9" w14:textId="77777777" w:rsidTr="2AD621CB">
        <w:trPr>
          <w:trHeight w:val="113"/>
        </w:trPr>
        <w:tc>
          <w:tcPr>
            <w:tcW w:w="5000" w:type="pct"/>
            <w:gridSpan w:val="2"/>
            <w:tcMar>
              <w:top w:w="100" w:type="dxa"/>
              <w:left w:w="100" w:type="dxa"/>
              <w:bottom w:w="100" w:type="dxa"/>
              <w:right w:w="100" w:type="dxa"/>
            </w:tcMar>
          </w:tcPr>
          <w:p w14:paraId="110BC769" w14:textId="25FD919D" w:rsidR="006C1562" w:rsidRDefault="006C1562" w:rsidP="00501BAA">
            <w:pPr>
              <w:rPr>
                <w:b/>
                <w:lang w:val="en-US"/>
              </w:rPr>
            </w:pPr>
            <w:r w:rsidRPr="30CBE066">
              <w:rPr>
                <w:b/>
                <w:lang w:val="en-US"/>
              </w:rPr>
              <w:t>Tên Usecase:</w:t>
            </w:r>
            <w:r w:rsidRPr="30CBE066">
              <w:rPr>
                <w:lang w:val="en-US"/>
              </w:rPr>
              <w:t xml:space="preserve"> </w:t>
            </w:r>
            <w:r w:rsidR="007E5447">
              <w:rPr>
                <w:lang w:val="en-US"/>
              </w:rPr>
              <w:t>Thêm sản phẩm mới</w:t>
            </w:r>
          </w:p>
        </w:tc>
      </w:tr>
      <w:tr w:rsidR="006C1562" w14:paraId="01C06FB1" w14:textId="77777777" w:rsidTr="2AD621CB">
        <w:trPr>
          <w:trHeight w:val="206"/>
        </w:trPr>
        <w:tc>
          <w:tcPr>
            <w:tcW w:w="5000" w:type="pct"/>
            <w:gridSpan w:val="2"/>
            <w:tcMar>
              <w:top w:w="100" w:type="dxa"/>
              <w:left w:w="100" w:type="dxa"/>
              <w:bottom w:w="100" w:type="dxa"/>
              <w:right w:w="100" w:type="dxa"/>
            </w:tcMar>
          </w:tcPr>
          <w:p w14:paraId="3C1160EE" w14:textId="39228EC0" w:rsidR="006C1562" w:rsidRDefault="006C1562" w:rsidP="00501BAA">
            <w:pPr>
              <w:rPr>
                <w:b/>
                <w:lang w:val="en-US"/>
              </w:rPr>
            </w:pPr>
            <w:r w:rsidRPr="30CBE066">
              <w:rPr>
                <w:b/>
                <w:lang w:val="en-US"/>
              </w:rPr>
              <w:lastRenderedPageBreak/>
              <w:t>Mô tả sơ lược:</w:t>
            </w:r>
            <w:r w:rsidRPr="30CBE066">
              <w:rPr>
                <w:lang w:val="en-US"/>
              </w:rPr>
              <w:t xml:space="preserve"> </w:t>
            </w:r>
            <w:r w:rsidR="002904D5" w:rsidRPr="002904D5">
              <w:t>Admin nhập thông tin sản phẩm mới, chọn danh mục, thêm kích cỡ, tải hình ảnh lên hệ thống và lưu sản phẩm để hiển thị trong danh sách.</w:t>
            </w:r>
          </w:p>
        </w:tc>
      </w:tr>
      <w:tr w:rsidR="006C1562" w14:paraId="103205B8" w14:textId="77777777" w:rsidTr="2AD621CB">
        <w:trPr>
          <w:trHeight w:val="16"/>
        </w:trPr>
        <w:tc>
          <w:tcPr>
            <w:tcW w:w="5000" w:type="pct"/>
            <w:gridSpan w:val="2"/>
            <w:tcMar>
              <w:top w:w="100" w:type="dxa"/>
              <w:left w:w="100" w:type="dxa"/>
              <w:bottom w:w="100" w:type="dxa"/>
              <w:right w:w="100" w:type="dxa"/>
            </w:tcMar>
          </w:tcPr>
          <w:p w14:paraId="4E899BFD" w14:textId="4316D505" w:rsidR="006C1562" w:rsidRDefault="006C1562" w:rsidP="00501BAA">
            <w:pPr>
              <w:rPr>
                <w:b/>
                <w:lang w:val="en-US"/>
              </w:rPr>
            </w:pPr>
            <w:r w:rsidRPr="30CBE066">
              <w:rPr>
                <w:b/>
                <w:lang w:val="en-US"/>
              </w:rPr>
              <w:t>Actor chính:</w:t>
            </w:r>
            <w:r w:rsidRPr="30CBE066">
              <w:rPr>
                <w:lang w:val="en-US"/>
              </w:rPr>
              <w:t xml:space="preserve"> </w:t>
            </w:r>
            <w:r>
              <w:t>Admin</w:t>
            </w:r>
          </w:p>
        </w:tc>
      </w:tr>
      <w:tr w:rsidR="006C1562" w14:paraId="51D384F2" w14:textId="77777777" w:rsidTr="2AD621CB">
        <w:trPr>
          <w:trHeight w:val="16"/>
        </w:trPr>
        <w:tc>
          <w:tcPr>
            <w:tcW w:w="5000" w:type="pct"/>
            <w:gridSpan w:val="2"/>
            <w:tcMar>
              <w:top w:w="100" w:type="dxa"/>
              <w:left w:w="100" w:type="dxa"/>
              <w:bottom w:w="100" w:type="dxa"/>
              <w:right w:w="100" w:type="dxa"/>
            </w:tcMar>
          </w:tcPr>
          <w:p w14:paraId="6A120EED" w14:textId="77777777" w:rsidR="006C1562" w:rsidRDefault="006C1562" w:rsidP="00501BAA">
            <w:pPr>
              <w:rPr>
                <w:b/>
                <w:lang w:val="en-US"/>
              </w:rPr>
            </w:pPr>
            <w:r w:rsidRPr="30CBE066">
              <w:rPr>
                <w:b/>
                <w:lang w:val="en-US"/>
              </w:rPr>
              <w:t>Actor phụ:</w:t>
            </w:r>
            <w:r w:rsidRPr="30CBE066">
              <w:rPr>
                <w:lang w:val="en-US"/>
              </w:rPr>
              <w:t xml:space="preserve"> </w:t>
            </w:r>
            <w:r>
              <w:rPr>
                <w:lang w:val="en-US"/>
              </w:rPr>
              <w:t>Không có</w:t>
            </w:r>
          </w:p>
        </w:tc>
      </w:tr>
      <w:tr w:rsidR="006C1562" w14:paraId="29F2A97E" w14:textId="77777777" w:rsidTr="2AD621CB">
        <w:trPr>
          <w:trHeight w:val="16"/>
        </w:trPr>
        <w:tc>
          <w:tcPr>
            <w:tcW w:w="5000" w:type="pct"/>
            <w:gridSpan w:val="2"/>
            <w:tcMar>
              <w:top w:w="100" w:type="dxa"/>
              <w:left w:w="100" w:type="dxa"/>
              <w:bottom w:w="100" w:type="dxa"/>
              <w:right w:w="100" w:type="dxa"/>
            </w:tcMar>
          </w:tcPr>
          <w:p w14:paraId="3AA01281" w14:textId="633A6B1C" w:rsidR="006C1562" w:rsidRDefault="006C1562" w:rsidP="00501BAA">
            <w:pPr>
              <w:rPr>
                <w:b/>
                <w:lang w:val="en-US"/>
              </w:rPr>
            </w:pPr>
            <w:r w:rsidRPr="30CBE066">
              <w:rPr>
                <w:b/>
                <w:lang w:val="en-US"/>
              </w:rPr>
              <w:t>Tiền điều kiện:</w:t>
            </w:r>
            <w:r w:rsidRPr="30CBE066">
              <w:rPr>
                <w:lang w:val="en-US"/>
              </w:rPr>
              <w:t xml:space="preserve"> </w:t>
            </w:r>
            <w:r w:rsidR="00BA4195" w:rsidRPr="00BA4195">
              <w:t>Người dùng đã đăng nhập và có vai trò ADMIN; danh mục sản phẩm có sẵn để chọn; hình ảnh được chuẩn bị để tải lên.</w:t>
            </w:r>
          </w:p>
        </w:tc>
      </w:tr>
      <w:tr w:rsidR="006C1562" w14:paraId="583A7E65" w14:textId="77777777" w:rsidTr="2AD621CB">
        <w:trPr>
          <w:trHeight w:val="16"/>
        </w:trPr>
        <w:tc>
          <w:tcPr>
            <w:tcW w:w="5000" w:type="pct"/>
            <w:gridSpan w:val="2"/>
            <w:tcMar>
              <w:top w:w="100" w:type="dxa"/>
              <w:left w:w="100" w:type="dxa"/>
              <w:bottom w:w="100" w:type="dxa"/>
              <w:right w:w="100" w:type="dxa"/>
            </w:tcMar>
          </w:tcPr>
          <w:p w14:paraId="5D5D1D50" w14:textId="4E8151DB" w:rsidR="006C1562" w:rsidRDefault="006C1562" w:rsidP="00501BAA">
            <w:pPr>
              <w:rPr>
                <w:b/>
                <w:lang w:val="en-US"/>
              </w:rPr>
            </w:pPr>
            <w:r w:rsidRPr="30CBE066">
              <w:rPr>
                <w:b/>
                <w:lang w:val="en-US"/>
              </w:rPr>
              <w:t>Hậu điều kiện:</w:t>
            </w:r>
            <w:r w:rsidRPr="30CBE066">
              <w:rPr>
                <w:lang w:val="en-US"/>
              </w:rPr>
              <w:t xml:space="preserve"> </w:t>
            </w:r>
            <w:r w:rsidR="00BA4195" w:rsidRPr="00BA4195">
              <w:t>Sản phẩm mới được tạo và hiển thị trong hệ thống; hình ảnh sản phẩm được lưu đúng nơi; danh mục và kích cỡ được gắn vào sản phẩm.</w:t>
            </w:r>
          </w:p>
        </w:tc>
      </w:tr>
      <w:tr w:rsidR="006C1562" w14:paraId="16C2BDBF"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570FDDF4" w14:textId="77777777" w:rsidR="006C1562" w:rsidRPr="00055229" w:rsidRDefault="006C1562" w:rsidP="00501BAA">
            <w:pPr>
              <w:rPr>
                <w:b/>
                <w:lang w:val="en-US"/>
              </w:rPr>
            </w:pPr>
            <w:r w:rsidRPr="57F0573F">
              <w:rPr>
                <w:b/>
                <w:lang w:val="en-US"/>
              </w:rPr>
              <w:t>Luồng sự kiện chính:</w:t>
            </w:r>
          </w:p>
        </w:tc>
      </w:tr>
      <w:tr w:rsidR="006C1562" w14:paraId="5A6AC0C8" w14:textId="77777777" w:rsidTr="2AD621CB">
        <w:trPr>
          <w:trHeight w:val="18"/>
        </w:trPr>
        <w:tc>
          <w:tcPr>
            <w:tcW w:w="2694" w:type="pct"/>
            <w:tcMar>
              <w:top w:w="100" w:type="dxa"/>
              <w:left w:w="100" w:type="dxa"/>
              <w:bottom w:w="100" w:type="dxa"/>
              <w:right w:w="100" w:type="dxa"/>
            </w:tcMar>
          </w:tcPr>
          <w:p w14:paraId="47F615A3" w14:textId="77777777" w:rsidR="006C1562" w:rsidRPr="00055229" w:rsidRDefault="006C1562" w:rsidP="00501BAA">
            <w:pPr>
              <w:jc w:val="center"/>
              <w:rPr>
                <w:b/>
                <w:bCs/>
              </w:rPr>
            </w:pPr>
            <w:r>
              <w:rPr>
                <w:b/>
                <w:bCs/>
              </w:rPr>
              <w:t>Actor</w:t>
            </w:r>
          </w:p>
        </w:tc>
        <w:tc>
          <w:tcPr>
            <w:tcW w:w="2306" w:type="pct"/>
            <w:tcMar>
              <w:top w:w="100" w:type="dxa"/>
              <w:left w:w="100" w:type="dxa"/>
              <w:bottom w:w="100" w:type="dxa"/>
              <w:right w:w="100" w:type="dxa"/>
            </w:tcMar>
          </w:tcPr>
          <w:p w14:paraId="46A8F278" w14:textId="77777777" w:rsidR="006C1562" w:rsidRPr="00055229" w:rsidRDefault="006C1562" w:rsidP="00501BAA">
            <w:pPr>
              <w:jc w:val="center"/>
              <w:rPr>
                <w:b/>
                <w:lang w:val="en-US"/>
              </w:rPr>
            </w:pPr>
            <w:r w:rsidRPr="57F0573F">
              <w:rPr>
                <w:b/>
                <w:lang w:val="en-US"/>
              </w:rPr>
              <w:t>Hệ thống</w:t>
            </w:r>
          </w:p>
        </w:tc>
      </w:tr>
      <w:tr w:rsidR="006C1562" w14:paraId="37AC546B" w14:textId="77777777" w:rsidTr="2AD621CB">
        <w:trPr>
          <w:trHeight w:val="161"/>
        </w:trPr>
        <w:tc>
          <w:tcPr>
            <w:tcW w:w="2694" w:type="pct"/>
            <w:tcMar>
              <w:top w:w="100" w:type="dxa"/>
              <w:left w:w="100" w:type="dxa"/>
              <w:bottom w:w="100" w:type="dxa"/>
              <w:right w:w="100" w:type="dxa"/>
            </w:tcMar>
          </w:tcPr>
          <w:p w14:paraId="4C7294AB" w14:textId="2E22E70D" w:rsidR="006C1562" w:rsidRPr="00E10F1B" w:rsidRDefault="00BA4195" w:rsidP="00501BAA">
            <w:pPr>
              <w:rPr>
                <w:bCs/>
                <w:lang w:val="en-US"/>
              </w:rPr>
            </w:pPr>
            <w:r w:rsidRPr="00BA4195">
              <w:rPr>
                <w:bCs/>
                <w:lang w:val="en-US"/>
              </w:rPr>
              <w:t>1. Admin truy cập trang danh sách sản phẩm và chọn Thêm mới.</w:t>
            </w:r>
          </w:p>
        </w:tc>
        <w:tc>
          <w:tcPr>
            <w:tcW w:w="2306" w:type="pct"/>
            <w:tcMar>
              <w:top w:w="100" w:type="dxa"/>
              <w:left w:w="100" w:type="dxa"/>
              <w:bottom w:w="100" w:type="dxa"/>
              <w:right w:w="100" w:type="dxa"/>
            </w:tcMar>
          </w:tcPr>
          <w:p w14:paraId="62BE400E" w14:textId="77CA0CBF" w:rsidR="006C1562" w:rsidRPr="00E10F1B" w:rsidRDefault="2AD621CB" w:rsidP="00501BAA">
            <w:r w:rsidRPr="2AD621CB">
              <w:rPr>
                <w:lang w:val="en-US"/>
              </w:rPr>
              <w:t>2. Hệ thống mở form thêm sản phẩm.</w:t>
            </w:r>
          </w:p>
        </w:tc>
      </w:tr>
      <w:tr w:rsidR="006C1562" w14:paraId="4BEA6CDD" w14:textId="77777777" w:rsidTr="2AD621CB">
        <w:trPr>
          <w:trHeight w:val="16"/>
        </w:trPr>
        <w:tc>
          <w:tcPr>
            <w:tcW w:w="2694" w:type="pct"/>
            <w:tcMar>
              <w:top w:w="100" w:type="dxa"/>
              <w:left w:w="100" w:type="dxa"/>
              <w:bottom w:w="100" w:type="dxa"/>
              <w:right w:w="100" w:type="dxa"/>
            </w:tcMar>
          </w:tcPr>
          <w:p w14:paraId="692F65F5" w14:textId="77777777" w:rsidR="006C1562" w:rsidRPr="00E10F1B" w:rsidRDefault="006C1562" w:rsidP="00501BAA">
            <w:pPr>
              <w:rPr>
                <w:bCs/>
                <w:lang w:val="en-US"/>
              </w:rPr>
            </w:pPr>
          </w:p>
        </w:tc>
        <w:tc>
          <w:tcPr>
            <w:tcW w:w="2306" w:type="pct"/>
            <w:tcMar>
              <w:top w:w="100" w:type="dxa"/>
              <w:left w:w="100" w:type="dxa"/>
              <w:bottom w:w="100" w:type="dxa"/>
              <w:right w:w="100" w:type="dxa"/>
            </w:tcMar>
          </w:tcPr>
          <w:p w14:paraId="5A676715" w14:textId="0DA2102B" w:rsidR="006C1562" w:rsidRPr="00E10F1B" w:rsidRDefault="00BA4195" w:rsidP="00501BAA">
            <w:pPr>
              <w:rPr>
                <w:bCs/>
                <w:lang w:val="en-US"/>
              </w:rPr>
            </w:pPr>
            <w:r w:rsidRPr="00BA4195">
              <w:rPr>
                <w:bCs/>
                <w:lang w:val="en-US"/>
              </w:rPr>
              <w:t>3. Hệ thống tải danh mục để người dùng chọn.</w:t>
            </w:r>
          </w:p>
        </w:tc>
      </w:tr>
      <w:tr w:rsidR="006C1562" w14:paraId="3F611682" w14:textId="77777777" w:rsidTr="2AD621CB">
        <w:trPr>
          <w:trHeight w:val="16"/>
        </w:trPr>
        <w:tc>
          <w:tcPr>
            <w:tcW w:w="2694" w:type="pct"/>
            <w:tcMar>
              <w:top w:w="100" w:type="dxa"/>
              <w:left w:w="100" w:type="dxa"/>
              <w:bottom w:w="100" w:type="dxa"/>
              <w:right w:w="100" w:type="dxa"/>
            </w:tcMar>
          </w:tcPr>
          <w:p w14:paraId="7B5F4B20" w14:textId="71C25F86" w:rsidR="006C1562" w:rsidRPr="00E10F1B" w:rsidRDefault="2AD621CB" w:rsidP="00501BAA">
            <w:r w:rsidRPr="2AD621CB">
              <w:rPr>
                <w:lang w:val="en-US"/>
              </w:rPr>
              <w:t>4. Admin nhập tên, mô tả, hướng dẫn bảo quản, giá, số lượng tổng, giảm giá, chọn danh mục, thêm kích cỡ và chọn hình ảnh.</w:t>
            </w:r>
          </w:p>
        </w:tc>
        <w:tc>
          <w:tcPr>
            <w:tcW w:w="2306" w:type="pct"/>
            <w:tcMar>
              <w:top w:w="100" w:type="dxa"/>
              <w:left w:w="100" w:type="dxa"/>
              <w:bottom w:w="100" w:type="dxa"/>
              <w:right w:w="100" w:type="dxa"/>
            </w:tcMar>
          </w:tcPr>
          <w:p w14:paraId="11D1F999" w14:textId="0F4E13B6" w:rsidR="006C1562" w:rsidRPr="00E10F1B" w:rsidRDefault="2AD621CB" w:rsidP="00501BAA">
            <w:r w:rsidRPr="2AD621CB">
              <w:rPr>
                <w:lang w:val="en-US"/>
              </w:rPr>
              <w:t>5. Hệ thống ghi nhận dữ liệu trên form.</w:t>
            </w:r>
          </w:p>
        </w:tc>
      </w:tr>
      <w:tr w:rsidR="006C1562" w14:paraId="6275431C" w14:textId="77777777" w:rsidTr="2AD621CB">
        <w:trPr>
          <w:trHeight w:val="16"/>
        </w:trPr>
        <w:tc>
          <w:tcPr>
            <w:tcW w:w="2694" w:type="pct"/>
            <w:tcMar>
              <w:top w:w="100" w:type="dxa"/>
              <w:left w:w="100" w:type="dxa"/>
              <w:bottom w:w="100" w:type="dxa"/>
              <w:right w:w="100" w:type="dxa"/>
            </w:tcMar>
          </w:tcPr>
          <w:p w14:paraId="0AA94E59" w14:textId="3DCD7FA8" w:rsidR="006C1562" w:rsidRPr="00E10F1B" w:rsidRDefault="2AD621CB" w:rsidP="00501BAA">
            <w:r w:rsidRPr="2AD621CB">
              <w:rPr>
                <w:lang w:val="en-US"/>
              </w:rPr>
              <w:t>6. Admin nhấn Lưu.</w:t>
            </w:r>
          </w:p>
        </w:tc>
        <w:tc>
          <w:tcPr>
            <w:tcW w:w="2306" w:type="pct"/>
            <w:tcMar>
              <w:top w:w="100" w:type="dxa"/>
              <w:left w:w="100" w:type="dxa"/>
              <w:bottom w:w="100" w:type="dxa"/>
              <w:right w:w="100" w:type="dxa"/>
            </w:tcMar>
          </w:tcPr>
          <w:p w14:paraId="1C2F6CFF" w14:textId="29362D94" w:rsidR="006C1562" w:rsidRPr="003A2567" w:rsidRDefault="2AD621CB" w:rsidP="00501BAA">
            <w:r w:rsidRPr="2AD621CB">
              <w:rPr>
                <w:lang w:val="en-US"/>
              </w:rPr>
              <w:t>7. Hệ thống tải từng hình ảnh lên kho lưu trữ, rồi gửi dữ liệu sản phẩm mới để tạo sản phẩm.</w:t>
            </w:r>
          </w:p>
        </w:tc>
      </w:tr>
      <w:tr w:rsidR="006C1562" w14:paraId="0A81E0A4" w14:textId="77777777" w:rsidTr="2AD621CB">
        <w:trPr>
          <w:trHeight w:val="16"/>
        </w:trPr>
        <w:tc>
          <w:tcPr>
            <w:tcW w:w="2694" w:type="pct"/>
            <w:tcMar>
              <w:top w:w="100" w:type="dxa"/>
              <w:left w:w="100" w:type="dxa"/>
              <w:bottom w:w="100" w:type="dxa"/>
              <w:right w:w="100" w:type="dxa"/>
            </w:tcMar>
          </w:tcPr>
          <w:p w14:paraId="479C6628" w14:textId="77777777" w:rsidR="006C1562" w:rsidRPr="00E10F1B" w:rsidRDefault="006C1562" w:rsidP="00501BAA">
            <w:pPr>
              <w:rPr>
                <w:bCs/>
              </w:rPr>
            </w:pPr>
          </w:p>
        </w:tc>
        <w:tc>
          <w:tcPr>
            <w:tcW w:w="2306" w:type="pct"/>
            <w:tcMar>
              <w:top w:w="100" w:type="dxa"/>
              <w:left w:w="100" w:type="dxa"/>
              <w:bottom w:w="100" w:type="dxa"/>
              <w:right w:w="100" w:type="dxa"/>
            </w:tcMar>
          </w:tcPr>
          <w:p w14:paraId="5607F654" w14:textId="3D6E7DC1" w:rsidR="006C1562" w:rsidRPr="003A2567" w:rsidRDefault="2AD621CB" w:rsidP="00501BAA">
            <w:r w:rsidRPr="2AD621CB">
              <w:rPr>
                <w:lang w:val="en-US"/>
              </w:rPr>
              <w:t>8. Hệ thống lưu sản phẩm, danh mục, kích cỡ và hình ảnh; sau đó trả kết quả thành công.</w:t>
            </w:r>
          </w:p>
        </w:tc>
      </w:tr>
      <w:tr w:rsidR="00181F32" w14:paraId="36CB76A9" w14:textId="77777777" w:rsidTr="2AD621CB">
        <w:trPr>
          <w:trHeight w:val="16"/>
        </w:trPr>
        <w:tc>
          <w:tcPr>
            <w:tcW w:w="2694" w:type="pct"/>
            <w:tcMar>
              <w:top w:w="100" w:type="dxa"/>
              <w:left w:w="100" w:type="dxa"/>
              <w:bottom w:w="100" w:type="dxa"/>
              <w:right w:w="100" w:type="dxa"/>
            </w:tcMar>
          </w:tcPr>
          <w:p w14:paraId="3CA31A14" w14:textId="77777777" w:rsidR="00181F32" w:rsidRPr="00E10F1B" w:rsidRDefault="00181F32" w:rsidP="00501BAA">
            <w:pPr>
              <w:rPr>
                <w:bCs/>
              </w:rPr>
            </w:pPr>
          </w:p>
        </w:tc>
        <w:tc>
          <w:tcPr>
            <w:tcW w:w="2306" w:type="pct"/>
            <w:tcMar>
              <w:top w:w="100" w:type="dxa"/>
              <w:left w:w="100" w:type="dxa"/>
              <w:bottom w:w="100" w:type="dxa"/>
              <w:right w:w="100" w:type="dxa"/>
            </w:tcMar>
          </w:tcPr>
          <w:p w14:paraId="582C4E7A" w14:textId="5F77A422" w:rsidR="00181F32" w:rsidRPr="00181F32" w:rsidRDefault="2AD621CB" w:rsidP="00501BAA">
            <w:r w:rsidRPr="2AD621CB">
              <w:rPr>
                <w:lang w:val="en-US"/>
              </w:rPr>
              <w:t>9. Hệ thống đóng form và làm mới danh sách sản phẩm.</w:t>
            </w:r>
          </w:p>
        </w:tc>
      </w:tr>
      <w:tr w:rsidR="00181F32" w14:paraId="70D914D5" w14:textId="77777777" w:rsidTr="2AD621CB">
        <w:trPr>
          <w:trHeight w:val="16"/>
        </w:trPr>
        <w:tc>
          <w:tcPr>
            <w:tcW w:w="2694" w:type="pct"/>
            <w:tcMar>
              <w:top w:w="100" w:type="dxa"/>
              <w:left w:w="100" w:type="dxa"/>
              <w:bottom w:w="100" w:type="dxa"/>
              <w:right w:w="100" w:type="dxa"/>
            </w:tcMar>
          </w:tcPr>
          <w:p w14:paraId="11DB5859" w14:textId="53C00169" w:rsidR="00181F32" w:rsidRPr="00E10F1B" w:rsidRDefault="2AD621CB" w:rsidP="00501BAA">
            <w:r w:rsidRPr="2AD621CB">
              <w:rPr>
                <w:lang w:val="en-US"/>
              </w:rPr>
              <w:lastRenderedPageBreak/>
              <w:t>10. Admin xem sản phẩm mới đã xuất hiện trong danh sách.</w:t>
            </w:r>
          </w:p>
        </w:tc>
        <w:tc>
          <w:tcPr>
            <w:tcW w:w="2306" w:type="pct"/>
            <w:tcMar>
              <w:top w:w="100" w:type="dxa"/>
              <w:left w:w="100" w:type="dxa"/>
              <w:bottom w:w="100" w:type="dxa"/>
              <w:right w:w="100" w:type="dxa"/>
            </w:tcMar>
          </w:tcPr>
          <w:p w14:paraId="26D913CB" w14:textId="77777777" w:rsidR="00181F32" w:rsidRPr="00181F32" w:rsidRDefault="00181F32" w:rsidP="00501BAA">
            <w:pPr>
              <w:rPr>
                <w:bCs/>
              </w:rPr>
            </w:pPr>
          </w:p>
        </w:tc>
      </w:tr>
      <w:tr w:rsidR="006C1562" w14:paraId="431AAEA5"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3393AB2D" w14:textId="77777777" w:rsidR="006C1562" w:rsidRDefault="006C1562" w:rsidP="00501BAA">
            <w:r w:rsidRPr="57F0573F">
              <w:rPr>
                <w:b/>
                <w:lang w:val="en-US"/>
              </w:rPr>
              <w:t>Luồng sự kiện thay thế:</w:t>
            </w:r>
          </w:p>
        </w:tc>
      </w:tr>
      <w:tr w:rsidR="006C1562" w14:paraId="4964987F" w14:textId="77777777" w:rsidTr="2AD621CB">
        <w:trPr>
          <w:trHeight w:val="16"/>
        </w:trPr>
        <w:tc>
          <w:tcPr>
            <w:tcW w:w="2694" w:type="pct"/>
            <w:tcMar>
              <w:top w:w="100" w:type="dxa"/>
              <w:left w:w="100" w:type="dxa"/>
              <w:bottom w:w="100" w:type="dxa"/>
              <w:right w:w="100" w:type="dxa"/>
            </w:tcMar>
          </w:tcPr>
          <w:p w14:paraId="71AACCDA" w14:textId="47C9C32A" w:rsidR="006C1562" w:rsidRPr="00055229" w:rsidRDefault="2AD621CB" w:rsidP="00501BAA">
            <w:r w:rsidRPr="2AD621CB">
              <w:rPr>
                <w:lang w:val="en-US"/>
              </w:rPr>
              <w:t>4.1. Admin chưa chọn đủ hình ảnh.</w:t>
            </w:r>
          </w:p>
        </w:tc>
        <w:tc>
          <w:tcPr>
            <w:tcW w:w="2306" w:type="pct"/>
            <w:tcMar>
              <w:top w:w="20" w:type="dxa"/>
              <w:left w:w="20" w:type="dxa"/>
              <w:bottom w:w="20" w:type="dxa"/>
              <w:right w:w="20" w:type="dxa"/>
            </w:tcMar>
          </w:tcPr>
          <w:p w14:paraId="4081AA07" w14:textId="71F451D9" w:rsidR="006C1562" w:rsidRPr="00055229" w:rsidRDefault="2AD621CB" w:rsidP="00501BAA">
            <w:r w:rsidRPr="2AD621CB">
              <w:rPr>
                <w:lang w:val="en-US"/>
              </w:rPr>
              <w:t>4.2. Hệ thống báo lỗi sản phẩm phải có ít nhất 01 hình ảnh.</w:t>
            </w:r>
          </w:p>
        </w:tc>
      </w:tr>
      <w:tr w:rsidR="006C1562" w14:paraId="0E44AA88" w14:textId="77777777" w:rsidTr="2AD621CB">
        <w:trPr>
          <w:trHeight w:val="16"/>
        </w:trPr>
        <w:tc>
          <w:tcPr>
            <w:tcW w:w="2694" w:type="pct"/>
            <w:tcMar>
              <w:top w:w="100" w:type="dxa"/>
              <w:left w:w="100" w:type="dxa"/>
              <w:bottom w:w="100" w:type="dxa"/>
              <w:right w:w="100" w:type="dxa"/>
            </w:tcMar>
          </w:tcPr>
          <w:p w14:paraId="333B24B1" w14:textId="5564BF99" w:rsidR="006C1562" w:rsidRPr="00055229" w:rsidRDefault="2AD621CB" w:rsidP="00501BAA">
            <w:r w:rsidRPr="2AD621CB">
              <w:rPr>
                <w:lang w:val="en-US"/>
              </w:rPr>
              <w:t>7.1. Tên sản phẩm bị trùng.</w:t>
            </w:r>
          </w:p>
        </w:tc>
        <w:tc>
          <w:tcPr>
            <w:tcW w:w="2306" w:type="pct"/>
            <w:tcMar>
              <w:top w:w="20" w:type="dxa"/>
              <w:left w:w="20" w:type="dxa"/>
              <w:bottom w:w="20" w:type="dxa"/>
              <w:right w:w="20" w:type="dxa"/>
            </w:tcMar>
          </w:tcPr>
          <w:p w14:paraId="7EFB6AFF" w14:textId="25AAF8D9" w:rsidR="006C1562" w:rsidRPr="004F0592" w:rsidRDefault="2AD621CB" w:rsidP="00501BAA">
            <w:r w:rsidRPr="2AD621CB">
              <w:rPr>
                <w:lang w:val="en-US"/>
              </w:rPr>
              <w:t>7.2. Hệ thống báo lỗi trùng tên sản phẩm và không tạo mới.</w:t>
            </w:r>
          </w:p>
        </w:tc>
      </w:tr>
      <w:tr w:rsidR="006C1562" w14:paraId="4531F939" w14:textId="77777777" w:rsidTr="2AD621CB">
        <w:trPr>
          <w:trHeight w:val="16"/>
        </w:trPr>
        <w:tc>
          <w:tcPr>
            <w:tcW w:w="2694" w:type="pct"/>
            <w:tcMar>
              <w:top w:w="100" w:type="dxa"/>
              <w:left w:w="100" w:type="dxa"/>
              <w:bottom w:w="100" w:type="dxa"/>
              <w:right w:w="100" w:type="dxa"/>
            </w:tcMar>
          </w:tcPr>
          <w:p w14:paraId="7B4EDA7A" w14:textId="317B8D3E" w:rsidR="006C1562" w:rsidRPr="00055229" w:rsidRDefault="2AD621CB" w:rsidP="00501BAA">
            <w:r w:rsidRPr="2AD621CB">
              <w:rPr>
                <w:lang w:val="en-US"/>
              </w:rPr>
              <w:t>7.3. Một hoặc nhiều danh mục không tồn tại.</w:t>
            </w:r>
          </w:p>
        </w:tc>
        <w:tc>
          <w:tcPr>
            <w:tcW w:w="2306" w:type="pct"/>
            <w:tcMar>
              <w:top w:w="20" w:type="dxa"/>
              <w:left w:w="20" w:type="dxa"/>
              <w:bottom w:w="20" w:type="dxa"/>
              <w:right w:w="20" w:type="dxa"/>
            </w:tcMar>
          </w:tcPr>
          <w:p w14:paraId="1B206791" w14:textId="2ADB683A" w:rsidR="006C1562" w:rsidRPr="00F96F36" w:rsidRDefault="2AD621CB" w:rsidP="00501BAA">
            <w:r w:rsidRPr="2AD621CB">
              <w:rPr>
                <w:lang w:val="en-US"/>
              </w:rPr>
              <w:t>7.4. Hệ thống báo lỗi danh mục không hợp lệ và không tạo mới.</w:t>
            </w:r>
          </w:p>
        </w:tc>
      </w:tr>
      <w:tr w:rsidR="0051069C" w14:paraId="244F27E7" w14:textId="77777777" w:rsidTr="2AD621CB">
        <w:trPr>
          <w:trHeight w:val="16"/>
        </w:trPr>
        <w:tc>
          <w:tcPr>
            <w:tcW w:w="2694" w:type="pct"/>
            <w:tcMar>
              <w:top w:w="100" w:type="dxa"/>
              <w:left w:w="100" w:type="dxa"/>
              <w:bottom w:w="100" w:type="dxa"/>
              <w:right w:w="100" w:type="dxa"/>
            </w:tcMar>
          </w:tcPr>
          <w:p w14:paraId="4D697F6A" w14:textId="157B6E93" w:rsidR="0051069C" w:rsidRPr="0051069C" w:rsidRDefault="2AD621CB" w:rsidP="00501BAA">
            <w:r w:rsidRPr="2AD621CB">
              <w:rPr>
                <w:lang w:val="en-US"/>
              </w:rPr>
              <w:t>7.5. Có hình ảnh tải lên thất bại.</w:t>
            </w:r>
          </w:p>
        </w:tc>
        <w:tc>
          <w:tcPr>
            <w:tcW w:w="2306" w:type="pct"/>
            <w:tcMar>
              <w:top w:w="20" w:type="dxa"/>
              <w:left w:w="20" w:type="dxa"/>
              <w:bottom w:w="20" w:type="dxa"/>
              <w:right w:w="20" w:type="dxa"/>
            </w:tcMar>
          </w:tcPr>
          <w:p w14:paraId="6349E125" w14:textId="5549038A" w:rsidR="0051069C" w:rsidRPr="00F96F36" w:rsidRDefault="2AD621CB" w:rsidP="00501BAA">
            <w:r w:rsidRPr="2AD621CB">
              <w:rPr>
                <w:lang w:val="en-US"/>
              </w:rPr>
              <w:t>7.6. Hệ thống báo lỗi tải ảnh và giữ form để Admin sửa lại.</w:t>
            </w:r>
          </w:p>
        </w:tc>
      </w:tr>
      <w:tr w:rsidR="006C1562" w14:paraId="1C1BE0B4"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2932C77D" w14:textId="77777777" w:rsidR="006C1562" w:rsidRPr="00055229" w:rsidRDefault="006C1562" w:rsidP="00501BAA">
            <w:r w:rsidRPr="57F0573F">
              <w:rPr>
                <w:b/>
                <w:lang w:val="en-US"/>
              </w:rPr>
              <w:t>Luồng sự kiện ngoại lệ:</w:t>
            </w:r>
          </w:p>
        </w:tc>
      </w:tr>
      <w:tr w:rsidR="006C1562" w14:paraId="12747E25" w14:textId="77777777" w:rsidTr="2AD621CB">
        <w:trPr>
          <w:trHeight w:val="18"/>
        </w:trPr>
        <w:tc>
          <w:tcPr>
            <w:tcW w:w="2694" w:type="pct"/>
            <w:tcMar>
              <w:top w:w="100" w:type="dxa"/>
              <w:left w:w="100" w:type="dxa"/>
              <w:bottom w:w="100" w:type="dxa"/>
              <w:right w:w="100" w:type="dxa"/>
            </w:tcMar>
          </w:tcPr>
          <w:p w14:paraId="74880825" w14:textId="419D2145" w:rsidR="006C1562" w:rsidRDefault="2AD621CB" w:rsidP="00501BAA">
            <w:r w:rsidRPr="2AD621CB">
              <w:rPr>
                <w:lang w:val="en-US"/>
              </w:rPr>
              <w:t>1.1. Người dùng chưa đăng nhập hoặc không có vai trò ADMIN.</w:t>
            </w:r>
          </w:p>
        </w:tc>
        <w:tc>
          <w:tcPr>
            <w:tcW w:w="2306" w:type="pct"/>
            <w:tcMar>
              <w:top w:w="20" w:type="dxa"/>
              <w:left w:w="20" w:type="dxa"/>
              <w:bottom w:w="20" w:type="dxa"/>
              <w:right w:w="20" w:type="dxa"/>
            </w:tcMar>
          </w:tcPr>
          <w:p w14:paraId="21AD5A78" w14:textId="449670D7" w:rsidR="006C1562" w:rsidRPr="00055229" w:rsidRDefault="2AD621CB" w:rsidP="00501BAA">
            <w:r w:rsidRPr="2AD621CB">
              <w:rPr>
                <w:lang w:val="en-US"/>
              </w:rPr>
              <w:t>1.2. Hệ thống chuyển hướng về trang đăng nhập /login.</w:t>
            </w:r>
          </w:p>
        </w:tc>
      </w:tr>
    </w:tbl>
    <w:p w14:paraId="1A180F09" w14:textId="77777777" w:rsidR="006C1562" w:rsidRPr="00126AC3" w:rsidRDefault="006C1562" w:rsidP="002C1AAF">
      <w:pPr>
        <w:pStyle w:val="ListParagraph"/>
        <w:numPr>
          <w:ilvl w:val="0"/>
          <w:numId w:val="89"/>
        </w:numPr>
        <w:rPr>
          <w:lang w:val="en-US"/>
        </w:rPr>
      </w:pPr>
      <w:r w:rsidRPr="00126AC3">
        <w:rPr>
          <w:lang w:val="en-US"/>
        </w:rPr>
        <w:t>Activity Diagram:</w:t>
      </w:r>
    </w:p>
    <w:p w14:paraId="28058B96" w14:textId="6E569D93" w:rsidR="006C1562" w:rsidRPr="008A3DEF" w:rsidRDefault="00022E5D" w:rsidP="006C1562">
      <w:pPr>
        <w:rPr>
          <w:lang w:val="en-US"/>
        </w:rPr>
      </w:pPr>
      <w:r>
        <w:rPr>
          <w:noProof/>
        </w:rPr>
        <w:drawing>
          <wp:inline distT="0" distB="0" distL="0" distR="0" wp14:anchorId="14E086CD" wp14:editId="0FE064CB">
            <wp:extent cx="5732145" cy="2995295"/>
            <wp:effectExtent l="0" t="0" r="1905" b="0"/>
            <wp:docPr id="57" name="Picture 5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lantUML diagram"/>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32145" cy="2995295"/>
                    </a:xfrm>
                    <a:prstGeom prst="rect">
                      <a:avLst/>
                    </a:prstGeom>
                    <a:noFill/>
                    <a:ln>
                      <a:noFill/>
                    </a:ln>
                  </pic:spPr>
                </pic:pic>
              </a:graphicData>
            </a:graphic>
          </wp:inline>
        </w:drawing>
      </w:r>
    </w:p>
    <w:p w14:paraId="77C8BF9F" w14:textId="77777777" w:rsidR="006C1562" w:rsidRPr="00126AC3" w:rsidRDefault="006C1562" w:rsidP="002C1AAF">
      <w:pPr>
        <w:pStyle w:val="ListParagraph"/>
        <w:numPr>
          <w:ilvl w:val="0"/>
          <w:numId w:val="89"/>
        </w:numPr>
        <w:rPr>
          <w:lang w:val="en-US"/>
        </w:rPr>
      </w:pPr>
      <w:r w:rsidRPr="00126AC3">
        <w:rPr>
          <w:lang w:val="en-US"/>
        </w:rPr>
        <w:t>Sequence Diagram:</w:t>
      </w:r>
    </w:p>
    <w:p w14:paraId="6B6C3790" w14:textId="77AB0F09" w:rsidR="006C1562" w:rsidRPr="00126AC3" w:rsidRDefault="001B34B9" w:rsidP="006C1562">
      <w:pPr>
        <w:rPr>
          <w:lang w:val="en-US"/>
        </w:rPr>
      </w:pPr>
      <w:r>
        <w:rPr>
          <w:noProof/>
        </w:rPr>
        <w:lastRenderedPageBreak/>
        <w:drawing>
          <wp:inline distT="0" distB="0" distL="0" distR="0" wp14:anchorId="3CD4FC77" wp14:editId="07DD88FE">
            <wp:extent cx="5732145" cy="2914015"/>
            <wp:effectExtent l="0" t="0" r="1905" b="635"/>
            <wp:docPr id="58" name="Picture 5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2145" cy="2914015"/>
                    </a:xfrm>
                    <a:prstGeom prst="rect">
                      <a:avLst/>
                    </a:prstGeom>
                    <a:noFill/>
                    <a:ln>
                      <a:noFill/>
                    </a:ln>
                  </pic:spPr>
                </pic:pic>
              </a:graphicData>
            </a:graphic>
          </wp:inline>
        </w:drawing>
      </w:r>
    </w:p>
    <w:p w14:paraId="67A43312" w14:textId="77777777" w:rsidR="006C1562" w:rsidRPr="006C1562" w:rsidRDefault="006C1562" w:rsidP="006C1562">
      <w:pPr>
        <w:rPr>
          <w:lang w:val="en-US"/>
        </w:rPr>
      </w:pPr>
    </w:p>
    <w:p w14:paraId="46ADC831" w14:textId="61990505" w:rsidR="006C2BC9" w:rsidRDefault="006C2BC9" w:rsidP="00270EB6">
      <w:pPr>
        <w:pStyle w:val="Heading3"/>
        <w:rPr>
          <w:lang w:val="en-US"/>
        </w:rPr>
      </w:pPr>
      <w:r w:rsidRPr="006C2BC9">
        <w:rPr>
          <w:lang w:val="en-US"/>
        </w:rPr>
        <w:t>A-04</w:t>
      </w:r>
      <w:r w:rsidR="00B7017A">
        <w:rPr>
          <w:lang w:val="en-US"/>
        </w:rPr>
        <w:t>_</w:t>
      </w:r>
      <w:r w:rsidRPr="006C2BC9">
        <w:rPr>
          <w:lang w:val="en-US"/>
        </w:rPr>
        <w:t>Cập nhật</w:t>
      </w:r>
      <w:r w:rsidR="006064B1">
        <w:rPr>
          <w:lang w:val="en-US"/>
        </w:rPr>
        <w:t xml:space="preserve"> thông tin</w:t>
      </w:r>
      <w:r w:rsidRPr="006C2BC9">
        <w:rPr>
          <w:lang w:val="en-US"/>
        </w:rPr>
        <w:t xml:space="preserve"> sản phẩm</w:t>
      </w:r>
    </w:p>
    <w:p w14:paraId="18319D1A" w14:textId="77777777" w:rsidR="006C1562" w:rsidRPr="00126AC3" w:rsidRDefault="006C1562" w:rsidP="002C1AAF">
      <w:pPr>
        <w:pStyle w:val="ListParagraph"/>
        <w:numPr>
          <w:ilvl w:val="0"/>
          <w:numId w:val="90"/>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6C1562" w14:paraId="2B65183C" w14:textId="77777777" w:rsidTr="2AD621CB">
        <w:trPr>
          <w:trHeight w:val="113"/>
        </w:trPr>
        <w:tc>
          <w:tcPr>
            <w:tcW w:w="5000" w:type="pct"/>
            <w:gridSpan w:val="2"/>
            <w:tcMar>
              <w:top w:w="100" w:type="dxa"/>
              <w:left w:w="100" w:type="dxa"/>
              <w:bottom w:w="100" w:type="dxa"/>
              <w:right w:w="100" w:type="dxa"/>
            </w:tcMar>
          </w:tcPr>
          <w:p w14:paraId="4264AD9C" w14:textId="25E433F5" w:rsidR="006C1562" w:rsidRDefault="006C1562" w:rsidP="00501BAA">
            <w:r w:rsidRPr="00782410">
              <w:rPr>
                <w:b/>
                <w:bCs/>
              </w:rPr>
              <w:t>UCID:</w:t>
            </w:r>
            <w:r>
              <w:t xml:space="preserve"> A-0</w:t>
            </w:r>
            <w:r w:rsidR="006C3803">
              <w:t>4</w:t>
            </w:r>
          </w:p>
        </w:tc>
      </w:tr>
      <w:tr w:rsidR="006C1562" w14:paraId="48A9A4D7" w14:textId="77777777" w:rsidTr="2AD621CB">
        <w:trPr>
          <w:trHeight w:val="113"/>
        </w:trPr>
        <w:tc>
          <w:tcPr>
            <w:tcW w:w="5000" w:type="pct"/>
            <w:gridSpan w:val="2"/>
            <w:tcMar>
              <w:top w:w="100" w:type="dxa"/>
              <w:left w:w="100" w:type="dxa"/>
              <w:bottom w:w="100" w:type="dxa"/>
              <w:right w:w="100" w:type="dxa"/>
            </w:tcMar>
          </w:tcPr>
          <w:p w14:paraId="605F721D" w14:textId="7B4E5061" w:rsidR="006C1562" w:rsidRDefault="006C1562" w:rsidP="00501BAA">
            <w:pPr>
              <w:rPr>
                <w:b/>
                <w:lang w:val="en-US"/>
              </w:rPr>
            </w:pPr>
            <w:r w:rsidRPr="30CBE066">
              <w:rPr>
                <w:b/>
                <w:lang w:val="en-US"/>
              </w:rPr>
              <w:t>Tên Usecase:</w:t>
            </w:r>
            <w:r w:rsidRPr="30CBE066">
              <w:rPr>
                <w:lang w:val="en-US"/>
              </w:rPr>
              <w:t xml:space="preserve"> </w:t>
            </w:r>
            <w:r w:rsidR="007E5447">
              <w:rPr>
                <w:lang w:val="en-US"/>
              </w:rPr>
              <w:t>Cập nhật thông tin sản phẩm</w:t>
            </w:r>
          </w:p>
        </w:tc>
      </w:tr>
      <w:tr w:rsidR="006C1562" w14:paraId="5427F1E5" w14:textId="77777777" w:rsidTr="2AD621CB">
        <w:trPr>
          <w:trHeight w:val="206"/>
        </w:trPr>
        <w:tc>
          <w:tcPr>
            <w:tcW w:w="5000" w:type="pct"/>
            <w:gridSpan w:val="2"/>
            <w:tcMar>
              <w:top w:w="100" w:type="dxa"/>
              <w:left w:w="100" w:type="dxa"/>
              <w:bottom w:w="100" w:type="dxa"/>
              <w:right w:w="100" w:type="dxa"/>
            </w:tcMar>
          </w:tcPr>
          <w:p w14:paraId="2F25B1EF" w14:textId="74166AB6" w:rsidR="006C1562" w:rsidRDefault="006C1562" w:rsidP="00501BAA">
            <w:pPr>
              <w:rPr>
                <w:b/>
                <w:lang w:val="en-US"/>
              </w:rPr>
            </w:pPr>
            <w:r w:rsidRPr="30CBE066">
              <w:rPr>
                <w:b/>
                <w:lang w:val="en-US"/>
              </w:rPr>
              <w:t>Mô tả sơ lược:</w:t>
            </w:r>
            <w:r w:rsidRPr="30CBE066">
              <w:rPr>
                <w:lang w:val="en-US"/>
              </w:rPr>
              <w:t xml:space="preserve"> </w:t>
            </w:r>
            <w:r w:rsidR="00875143" w:rsidRPr="00875143">
              <w:t>Admin chỉnh sửa thông tin của một sản phẩm như tên, giá, mô tả, danh mục, kích cỡ và hình ảnh, sau đó lưu lại để hệ thống cập nhật dữ liệu mới.</w:t>
            </w:r>
          </w:p>
        </w:tc>
      </w:tr>
      <w:tr w:rsidR="006C1562" w14:paraId="59B6A9C5" w14:textId="77777777" w:rsidTr="2AD621CB">
        <w:trPr>
          <w:trHeight w:val="16"/>
        </w:trPr>
        <w:tc>
          <w:tcPr>
            <w:tcW w:w="5000" w:type="pct"/>
            <w:gridSpan w:val="2"/>
            <w:tcMar>
              <w:top w:w="100" w:type="dxa"/>
              <w:left w:w="100" w:type="dxa"/>
              <w:bottom w:w="100" w:type="dxa"/>
              <w:right w:w="100" w:type="dxa"/>
            </w:tcMar>
          </w:tcPr>
          <w:p w14:paraId="1B77B064" w14:textId="124818E4" w:rsidR="006C1562" w:rsidRDefault="006C1562" w:rsidP="00501BAA">
            <w:pPr>
              <w:rPr>
                <w:b/>
                <w:lang w:val="en-US"/>
              </w:rPr>
            </w:pPr>
            <w:r w:rsidRPr="30CBE066">
              <w:rPr>
                <w:b/>
                <w:lang w:val="en-US"/>
              </w:rPr>
              <w:t>Actor chính:</w:t>
            </w:r>
            <w:r w:rsidRPr="30CBE066">
              <w:rPr>
                <w:lang w:val="en-US"/>
              </w:rPr>
              <w:t xml:space="preserve"> </w:t>
            </w:r>
            <w:r>
              <w:t>Admin</w:t>
            </w:r>
          </w:p>
        </w:tc>
      </w:tr>
      <w:tr w:rsidR="006C1562" w14:paraId="257A1F13" w14:textId="77777777" w:rsidTr="2AD621CB">
        <w:trPr>
          <w:trHeight w:val="16"/>
        </w:trPr>
        <w:tc>
          <w:tcPr>
            <w:tcW w:w="5000" w:type="pct"/>
            <w:gridSpan w:val="2"/>
            <w:tcMar>
              <w:top w:w="100" w:type="dxa"/>
              <w:left w:w="100" w:type="dxa"/>
              <w:bottom w:w="100" w:type="dxa"/>
              <w:right w:w="100" w:type="dxa"/>
            </w:tcMar>
          </w:tcPr>
          <w:p w14:paraId="4F9BC24F" w14:textId="77777777" w:rsidR="006C1562" w:rsidRDefault="006C1562" w:rsidP="00501BAA">
            <w:pPr>
              <w:rPr>
                <w:b/>
                <w:lang w:val="en-US"/>
              </w:rPr>
            </w:pPr>
            <w:r w:rsidRPr="30CBE066">
              <w:rPr>
                <w:b/>
                <w:lang w:val="en-US"/>
              </w:rPr>
              <w:t>Actor phụ:</w:t>
            </w:r>
            <w:r w:rsidRPr="30CBE066">
              <w:rPr>
                <w:lang w:val="en-US"/>
              </w:rPr>
              <w:t xml:space="preserve"> </w:t>
            </w:r>
            <w:r>
              <w:rPr>
                <w:lang w:val="en-US"/>
              </w:rPr>
              <w:t>Không có</w:t>
            </w:r>
          </w:p>
        </w:tc>
      </w:tr>
      <w:tr w:rsidR="006C1562" w14:paraId="7B088BF3" w14:textId="77777777" w:rsidTr="2AD621CB">
        <w:trPr>
          <w:trHeight w:val="16"/>
        </w:trPr>
        <w:tc>
          <w:tcPr>
            <w:tcW w:w="5000" w:type="pct"/>
            <w:gridSpan w:val="2"/>
            <w:tcMar>
              <w:top w:w="100" w:type="dxa"/>
              <w:left w:w="100" w:type="dxa"/>
              <w:bottom w:w="100" w:type="dxa"/>
              <w:right w:w="100" w:type="dxa"/>
            </w:tcMar>
          </w:tcPr>
          <w:p w14:paraId="5906F597" w14:textId="1FC09368" w:rsidR="006C1562" w:rsidRDefault="006C1562" w:rsidP="00501BAA">
            <w:pPr>
              <w:rPr>
                <w:b/>
                <w:lang w:val="en-US"/>
              </w:rPr>
            </w:pPr>
            <w:r w:rsidRPr="30CBE066">
              <w:rPr>
                <w:b/>
                <w:lang w:val="en-US"/>
              </w:rPr>
              <w:t>Tiền điều kiện:</w:t>
            </w:r>
            <w:r w:rsidRPr="30CBE066">
              <w:rPr>
                <w:lang w:val="en-US"/>
              </w:rPr>
              <w:t xml:space="preserve"> </w:t>
            </w:r>
            <w:r w:rsidR="00705BFD" w:rsidRPr="00705BFD">
              <w:t>Người dùng đã đăng nhập và có vai trò ADMIN; sản phẩm cần cập nhật đã tồn tại trong hệ thống.</w:t>
            </w:r>
          </w:p>
        </w:tc>
      </w:tr>
      <w:tr w:rsidR="006C1562" w14:paraId="704DD7FA" w14:textId="77777777" w:rsidTr="2AD621CB">
        <w:trPr>
          <w:trHeight w:val="16"/>
        </w:trPr>
        <w:tc>
          <w:tcPr>
            <w:tcW w:w="5000" w:type="pct"/>
            <w:gridSpan w:val="2"/>
            <w:tcMar>
              <w:top w:w="100" w:type="dxa"/>
              <w:left w:w="100" w:type="dxa"/>
              <w:bottom w:w="100" w:type="dxa"/>
              <w:right w:w="100" w:type="dxa"/>
            </w:tcMar>
          </w:tcPr>
          <w:p w14:paraId="11EDF146" w14:textId="4990AE8A" w:rsidR="006C1562" w:rsidRDefault="006C1562" w:rsidP="00501BAA">
            <w:pPr>
              <w:rPr>
                <w:b/>
                <w:lang w:val="en-US"/>
              </w:rPr>
            </w:pPr>
            <w:r w:rsidRPr="30CBE066">
              <w:rPr>
                <w:b/>
                <w:lang w:val="en-US"/>
              </w:rPr>
              <w:t>Hậu điều kiện:</w:t>
            </w:r>
            <w:r w:rsidRPr="30CBE066">
              <w:rPr>
                <w:lang w:val="en-US"/>
              </w:rPr>
              <w:t xml:space="preserve"> </w:t>
            </w:r>
            <w:r w:rsidR="00705BFD" w:rsidRPr="00705BFD">
              <w:t>Thông tin sản phẩm được cập nhật thành công; hình ảnh, danh mục và kích cỡ được đồng bộ theo dữ liệu mới.</w:t>
            </w:r>
          </w:p>
        </w:tc>
      </w:tr>
      <w:tr w:rsidR="006C1562" w14:paraId="07E2E222"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756391F2" w14:textId="77777777" w:rsidR="006C1562" w:rsidRPr="00055229" w:rsidRDefault="006C1562" w:rsidP="00501BAA">
            <w:pPr>
              <w:rPr>
                <w:b/>
                <w:lang w:val="en-US"/>
              </w:rPr>
            </w:pPr>
            <w:r w:rsidRPr="57F0573F">
              <w:rPr>
                <w:b/>
                <w:lang w:val="en-US"/>
              </w:rPr>
              <w:t>Luồng sự kiện chính:</w:t>
            </w:r>
          </w:p>
        </w:tc>
      </w:tr>
      <w:tr w:rsidR="006C1562" w14:paraId="485D2286" w14:textId="77777777" w:rsidTr="2AD621CB">
        <w:trPr>
          <w:trHeight w:val="18"/>
        </w:trPr>
        <w:tc>
          <w:tcPr>
            <w:tcW w:w="2694" w:type="pct"/>
            <w:tcMar>
              <w:top w:w="100" w:type="dxa"/>
              <w:left w:w="100" w:type="dxa"/>
              <w:bottom w:w="100" w:type="dxa"/>
              <w:right w:w="100" w:type="dxa"/>
            </w:tcMar>
          </w:tcPr>
          <w:p w14:paraId="2609F783" w14:textId="77777777" w:rsidR="006C1562" w:rsidRPr="00055229" w:rsidRDefault="006C1562" w:rsidP="00501BAA">
            <w:pPr>
              <w:jc w:val="center"/>
              <w:rPr>
                <w:b/>
                <w:bCs/>
              </w:rPr>
            </w:pPr>
            <w:r>
              <w:rPr>
                <w:b/>
                <w:bCs/>
              </w:rPr>
              <w:t>Actor</w:t>
            </w:r>
          </w:p>
        </w:tc>
        <w:tc>
          <w:tcPr>
            <w:tcW w:w="2306" w:type="pct"/>
            <w:tcMar>
              <w:top w:w="100" w:type="dxa"/>
              <w:left w:w="100" w:type="dxa"/>
              <w:bottom w:w="100" w:type="dxa"/>
              <w:right w:w="100" w:type="dxa"/>
            </w:tcMar>
          </w:tcPr>
          <w:p w14:paraId="6769292A" w14:textId="77777777" w:rsidR="006C1562" w:rsidRPr="00055229" w:rsidRDefault="006C1562" w:rsidP="00501BAA">
            <w:pPr>
              <w:jc w:val="center"/>
              <w:rPr>
                <w:b/>
                <w:lang w:val="en-US"/>
              </w:rPr>
            </w:pPr>
            <w:r w:rsidRPr="57F0573F">
              <w:rPr>
                <w:b/>
                <w:lang w:val="en-US"/>
              </w:rPr>
              <w:t>Hệ thống</w:t>
            </w:r>
          </w:p>
        </w:tc>
      </w:tr>
      <w:tr w:rsidR="006C1562" w14:paraId="21AB1831" w14:textId="77777777" w:rsidTr="2AD621CB">
        <w:trPr>
          <w:trHeight w:val="161"/>
        </w:trPr>
        <w:tc>
          <w:tcPr>
            <w:tcW w:w="2694" w:type="pct"/>
            <w:tcMar>
              <w:top w:w="100" w:type="dxa"/>
              <w:left w:w="100" w:type="dxa"/>
              <w:bottom w:w="100" w:type="dxa"/>
              <w:right w:w="100" w:type="dxa"/>
            </w:tcMar>
          </w:tcPr>
          <w:p w14:paraId="38024898" w14:textId="3AEF27A4" w:rsidR="006C1562" w:rsidRPr="00E10F1B" w:rsidRDefault="00705BFD" w:rsidP="00501BAA">
            <w:pPr>
              <w:rPr>
                <w:bCs/>
                <w:lang w:val="en-US"/>
              </w:rPr>
            </w:pPr>
            <w:r w:rsidRPr="00705BFD">
              <w:rPr>
                <w:bCs/>
                <w:lang w:val="en-US"/>
              </w:rPr>
              <w:lastRenderedPageBreak/>
              <w:t>1. Admin mở trang danh sách hoặc chi tiết sản phẩm và chọn Sửa.</w:t>
            </w:r>
          </w:p>
        </w:tc>
        <w:tc>
          <w:tcPr>
            <w:tcW w:w="2306" w:type="pct"/>
            <w:tcMar>
              <w:top w:w="100" w:type="dxa"/>
              <w:left w:w="100" w:type="dxa"/>
              <w:bottom w:w="100" w:type="dxa"/>
              <w:right w:w="100" w:type="dxa"/>
            </w:tcMar>
          </w:tcPr>
          <w:p w14:paraId="4AA7C7DC" w14:textId="7190D85C" w:rsidR="006C1562" w:rsidRPr="00E10F1B" w:rsidRDefault="2AD621CB" w:rsidP="00501BAA">
            <w:r w:rsidRPr="2AD621CB">
              <w:rPr>
                <w:lang w:val="en-US"/>
              </w:rPr>
              <w:t>2. Hệ thống mở form chỉnh sửa sản phẩm với dữ liệu hiện tại.</w:t>
            </w:r>
          </w:p>
        </w:tc>
      </w:tr>
      <w:tr w:rsidR="006C1562" w14:paraId="3C87070A" w14:textId="77777777" w:rsidTr="2AD621CB">
        <w:trPr>
          <w:trHeight w:val="16"/>
        </w:trPr>
        <w:tc>
          <w:tcPr>
            <w:tcW w:w="2694" w:type="pct"/>
            <w:tcMar>
              <w:top w:w="100" w:type="dxa"/>
              <w:left w:w="100" w:type="dxa"/>
              <w:bottom w:w="100" w:type="dxa"/>
              <w:right w:w="100" w:type="dxa"/>
            </w:tcMar>
          </w:tcPr>
          <w:p w14:paraId="3BCBDE67" w14:textId="77777777" w:rsidR="006C1562" w:rsidRPr="00E10F1B" w:rsidRDefault="006C1562" w:rsidP="00501BAA">
            <w:pPr>
              <w:rPr>
                <w:bCs/>
                <w:lang w:val="en-US"/>
              </w:rPr>
            </w:pPr>
          </w:p>
        </w:tc>
        <w:tc>
          <w:tcPr>
            <w:tcW w:w="2306" w:type="pct"/>
            <w:tcMar>
              <w:top w:w="100" w:type="dxa"/>
              <w:left w:w="100" w:type="dxa"/>
              <w:bottom w:w="100" w:type="dxa"/>
              <w:right w:w="100" w:type="dxa"/>
            </w:tcMar>
          </w:tcPr>
          <w:p w14:paraId="171FDDA7" w14:textId="281FFF4F" w:rsidR="006C1562" w:rsidRPr="00E10F1B" w:rsidRDefault="00705BFD" w:rsidP="00501BAA">
            <w:pPr>
              <w:rPr>
                <w:bCs/>
                <w:lang w:val="en-US"/>
              </w:rPr>
            </w:pPr>
            <w:r w:rsidRPr="00705BFD">
              <w:rPr>
                <w:bCs/>
                <w:lang w:val="en-US"/>
              </w:rPr>
              <w:t>3. Hệ thống tải danh mục để Admin có thể thay đổi danh mục nếu cần.</w:t>
            </w:r>
          </w:p>
        </w:tc>
      </w:tr>
      <w:tr w:rsidR="006C1562" w14:paraId="7E447DDD" w14:textId="77777777" w:rsidTr="2AD621CB">
        <w:trPr>
          <w:trHeight w:val="16"/>
        </w:trPr>
        <w:tc>
          <w:tcPr>
            <w:tcW w:w="2694" w:type="pct"/>
            <w:tcMar>
              <w:top w:w="100" w:type="dxa"/>
              <w:left w:w="100" w:type="dxa"/>
              <w:bottom w:w="100" w:type="dxa"/>
              <w:right w:w="100" w:type="dxa"/>
            </w:tcMar>
          </w:tcPr>
          <w:p w14:paraId="2325ED64" w14:textId="68897A7A" w:rsidR="006C1562" w:rsidRPr="00E10F1B" w:rsidRDefault="2AD621CB" w:rsidP="00501BAA">
            <w:r w:rsidRPr="2AD621CB">
              <w:rPr>
                <w:lang w:val="en-US"/>
              </w:rPr>
              <w:t>4. Admin sửa tên, giá, mô tả, hướng dẫn bảo quản, số lượng tổng, giảm giá, danh mục, kích cỡ hoặc hình ảnh.</w:t>
            </w:r>
          </w:p>
        </w:tc>
        <w:tc>
          <w:tcPr>
            <w:tcW w:w="2306" w:type="pct"/>
            <w:tcMar>
              <w:top w:w="100" w:type="dxa"/>
              <w:left w:w="100" w:type="dxa"/>
              <w:bottom w:w="100" w:type="dxa"/>
              <w:right w:w="100" w:type="dxa"/>
            </w:tcMar>
          </w:tcPr>
          <w:p w14:paraId="0110D83E" w14:textId="4E3C657C" w:rsidR="006C1562" w:rsidRPr="00E10F1B" w:rsidRDefault="2AD621CB" w:rsidP="00501BAA">
            <w:r w:rsidRPr="2AD621CB">
              <w:rPr>
                <w:lang w:val="en-US"/>
              </w:rPr>
              <w:t>5. Hệ thống ghi nhận dữ liệu đã chỉnh sửa trên form.</w:t>
            </w:r>
          </w:p>
        </w:tc>
      </w:tr>
      <w:tr w:rsidR="006C1562" w14:paraId="67BDFAD8" w14:textId="77777777" w:rsidTr="2AD621CB">
        <w:trPr>
          <w:trHeight w:val="16"/>
        </w:trPr>
        <w:tc>
          <w:tcPr>
            <w:tcW w:w="2694" w:type="pct"/>
            <w:tcMar>
              <w:top w:w="100" w:type="dxa"/>
              <w:left w:w="100" w:type="dxa"/>
              <w:bottom w:w="100" w:type="dxa"/>
              <w:right w:w="100" w:type="dxa"/>
            </w:tcMar>
          </w:tcPr>
          <w:p w14:paraId="249D8219" w14:textId="1B6EC61F" w:rsidR="006C1562" w:rsidRPr="00E10F1B" w:rsidRDefault="2AD621CB" w:rsidP="00501BAA">
            <w:r w:rsidRPr="2AD621CB">
              <w:rPr>
                <w:lang w:val="en-US"/>
              </w:rPr>
              <w:t>6. Admin nhấn Lưu.</w:t>
            </w:r>
          </w:p>
        </w:tc>
        <w:tc>
          <w:tcPr>
            <w:tcW w:w="2306" w:type="pct"/>
            <w:tcMar>
              <w:top w:w="100" w:type="dxa"/>
              <w:left w:w="100" w:type="dxa"/>
              <w:bottom w:w="100" w:type="dxa"/>
              <w:right w:w="100" w:type="dxa"/>
            </w:tcMar>
          </w:tcPr>
          <w:p w14:paraId="4994AD02" w14:textId="5B7B54FE" w:rsidR="006C1562" w:rsidRPr="003A2567" w:rsidRDefault="2AD621CB" w:rsidP="00501BAA">
            <w:r w:rsidRPr="2AD621CB">
              <w:rPr>
                <w:lang w:val="en-US"/>
              </w:rPr>
              <w:t>7. Hệ thống tải lên các hình ảnh mới nếu có, rồi gửi yêu cầu cập nhật sản phẩm.</w:t>
            </w:r>
          </w:p>
        </w:tc>
      </w:tr>
      <w:tr w:rsidR="006C1562" w14:paraId="6D47C4CE" w14:textId="77777777" w:rsidTr="2AD621CB">
        <w:trPr>
          <w:trHeight w:val="16"/>
        </w:trPr>
        <w:tc>
          <w:tcPr>
            <w:tcW w:w="2694" w:type="pct"/>
            <w:tcMar>
              <w:top w:w="100" w:type="dxa"/>
              <w:left w:w="100" w:type="dxa"/>
              <w:bottom w:w="100" w:type="dxa"/>
              <w:right w:w="100" w:type="dxa"/>
            </w:tcMar>
          </w:tcPr>
          <w:p w14:paraId="7E4D177E" w14:textId="77777777" w:rsidR="006C1562" w:rsidRPr="00E10F1B" w:rsidRDefault="006C1562" w:rsidP="00501BAA">
            <w:pPr>
              <w:rPr>
                <w:bCs/>
              </w:rPr>
            </w:pPr>
          </w:p>
        </w:tc>
        <w:tc>
          <w:tcPr>
            <w:tcW w:w="2306" w:type="pct"/>
            <w:tcMar>
              <w:top w:w="100" w:type="dxa"/>
              <w:left w:w="100" w:type="dxa"/>
              <w:bottom w:w="100" w:type="dxa"/>
              <w:right w:w="100" w:type="dxa"/>
            </w:tcMar>
          </w:tcPr>
          <w:p w14:paraId="6E8B339B" w14:textId="4D452421" w:rsidR="006C1562" w:rsidRPr="003A2567" w:rsidRDefault="2AD621CB" w:rsidP="00501BAA">
            <w:r w:rsidRPr="2AD621CB">
              <w:rPr>
                <w:lang w:val="en-US"/>
              </w:rPr>
              <w:t>8. Hệ thống cập nhật thông tin sản phẩm, đồng bộ danh mục, kích cỡ và hình ảnh, sau đó trả kết quả thành công.</w:t>
            </w:r>
          </w:p>
        </w:tc>
      </w:tr>
      <w:tr w:rsidR="00672FE0" w14:paraId="2BA65649" w14:textId="77777777" w:rsidTr="2AD621CB">
        <w:trPr>
          <w:trHeight w:val="16"/>
        </w:trPr>
        <w:tc>
          <w:tcPr>
            <w:tcW w:w="2694" w:type="pct"/>
            <w:tcMar>
              <w:top w:w="100" w:type="dxa"/>
              <w:left w:w="100" w:type="dxa"/>
              <w:bottom w:w="100" w:type="dxa"/>
              <w:right w:w="100" w:type="dxa"/>
            </w:tcMar>
          </w:tcPr>
          <w:p w14:paraId="5D46B01A" w14:textId="77777777" w:rsidR="00672FE0" w:rsidRPr="00E10F1B" w:rsidRDefault="00672FE0" w:rsidP="00501BAA">
            <w:pPr>
              <w:rPr>
                <w:bCs/>
              </w:rPr>
            </w:pPr>
          </w:p>
        </w:tc>
        <w:tc>
          <w:tcPr>
            <w:tcW w:w="2306" w:type="pct"/>
            <w:tcMar>
              <w:top w:w="100" w:type="dxa"/>
              <w:left w:w="100" w:type="dxa"/>
              <w:bottom w:w="100" w:type="dxa"/>
              <w:right w:w="100" w:type="dxa"/>
            </w:tcMar>
          </w:tcPr>
          <w:p w14:paraId="7BDEC130" w14:textId="5E6E5E21" w:rsidR="00672FE0" w:rsidRPr="00672FE0" w:rsidRDefault="2AD621CB" w:rsidP="00501BAA">
            <w:r w:rsidRPr="2AD621CB">
              <w:rPr>
                <w:lang w:val="en-US"/>
              </w:rPr>
              <w:t>9. Hệ thống đóng form và làm mới dữ liệu đang hiển thị.</w:t>
            </w:r>
          </w:p>
        </w:tc>
      </w:tr>
      <w:tr w:rsidR="00672FE0" w14:paraId="5EEAB2A8" w14:textId="77777777" w:rsidTr="2AD621CB">
        <w:trPr>
          <w:trHeight w:val="16"/>
        </w:trPr>
        <w:tc>
          <w:tcPr>
            <w:tcW w:w="2694" w:type="pct"/>
            <w:tcMar>
              <w:top w:w="100" w:type="dxa"/>
              <w:left w:w="100" w:type="dxa"/>
              <w:bottom w:w="100" w:type="dxa"/>
              <w:right w:w="100" w:type="dxa"/>
            </w:tcMar>
          </w:tcPr>
          <w:p w14:paraId="5DB74360" w14:textId="4F2E01DF" w:rsidR="00672FE0" w:rsidRPr="00E10F1B" w:rsidRDefault="2AD621CB" w:rsidP="00501BAA">
            <w:r w:rsidRPr="2AD621CB">
              <w:rPr>
                <w:lang w:val="en-US"/>
              </w:rPr>
              <w:t>10. Admin xem thông tin sản phẩm đã được cập nhật.</w:t>
            </w:r>
          </w:p>
        </w:tc>
        <w:tc>
          <w:tcPr>
            <w:tcW w:w="2306" w:type="pct"/>
            <w:tcMar>
              <w:top w:w="100" w:type="dxa"/>
              <w:left w:w="100" w:type="dxa"/>
              <w:bottom w:w="100" w:type="dxa"/>
              <w:right w:w="100" w:type="dxa"/>
            </w:tcMar>
          </w:tcPr>
          <w:p w14:paraId="5AA09E6D" w14:textId="77777777" w:rsidR="00672FE0" w:rsidRPr="00672FE0" w:rsidRDefault="00672FE0" w:rsidP="00501BAA">
            <w:pPr>
              <w:rPr>
                <w:bCs/>
              </w:rPr>
            </w:pPr>
          </w:p>
        </w:tc>
      </w:tr>
      <w:tr w:rsidR="006C1562" w14:paraId="00E346DE"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75560AA5" w14:textId="77777777" w:rsidR="006C1562" w:rsidRDefault="006C1562" w:rsidP="00501BAA">
            <w:r w:rsidRPr="57F0573F">
              <w:rPr>
                <w:b/>
                <w:lang w:val="en-US"/>
              </w:rPr>
              <w:t>Luồng sự kiện thay thế:</w:t>
            </w:r>
          </w:p>
        </w:tc>
      </w:tr>
      <w:tr w:rsidR="006C1562" w14:paraId="6EB76C20" w14:textId="77777777" w:rsidTr="2AD621CB">
        <w:trPr>
          <w:trHeight w:val="16"/>
        </w:trPr>
        <w:tc>
          <w:tcPr>
            <w:tcW w:w="2694" w:type="pct"/>
            <w:tcMar>
              <w:top w:w="100" w:type="dxa"/>
              <w:left w:w="100" w:type="dxa"/>
              <w:bottom w:w="100" w:type="dxa"/>
              <w:right w:w="100" w:type="dxa"/>
            </w:tcMar>
          </w:tcPr>
          <w:p w14:paraId="2A226DEB" w14:textId="20A0F78D" w:rsidR="006C1562" w:rsidRPr="00055229" w:rsidRDefault="2AD621CB" w:rsidP="00501BAA">
            <w:r w:rsidRPr="2AD621CB">
              <w:rPr>
                <w:lang w:val="en-US"/>
              </w:rPr>
              <w:t>4.1. Admin thêm hoặc thay đổi hình ảnh.</w:t>
            </w:r>
          </w:p>
        </w:tc>
        <w:tc>
          <w:tcPr>
            <w:tcW w:w="2306" w:type="pct"/>
            <w:tcMar>
              <w:top w:w="20" w:type="dxa"/>
              <w:left w:w="20" w:type="dxa"/>
              <w:bottom w:w="20" w:type="dxa"/>
              <w:right w:w="20" w:type="dxa"/>
            </w:tcMar>
          </w:tcPr>
          <w:p w14:paraId="05DF9DDA" w14:textId="596D9797" w:rsidR="006C1562" w:rsidRPr="00055229" w:rsidRDefault="2AD621CB" w:rsidP="00501BAA">
            <w:r w:rsidRPr="2AD621CB">
              <w:rPr>
                <w:lang w:val="en-US"/>
              </w:rPr>
              <w:t>4.2. Hệ thống tải hình ảnh mới lên kho lưu trữ trước khi lưu sản phẩm.</w:t>
            </w:r>
          </w:p>
        </w:tc>
      </w:tr>
      <w:tr w:rsidR="006C1562" w14:paraId="4FC2B5F5" w14:textId="77777777" w:rsidTr="2AD621CB">
        <w:trPr>
          <w:trHeight w:val="16"/>
        </w:trPr>
        <w:tc>
          <w:tcPr>
            <w:tcW w:w="2694" w:type="pct"/>
            <w:tcMar>
              <w:top w:w="100" w:type="dxa"/>
              <w:left w:w="100" w:type="dxa"/>
              <w:bottom w:w="100" w:type="dxa"/>
              <w:right w:w="100" w:type="dxa"/>
            </w:tcMar>
          </w:tcPr>
          <w:p w14:paraId="0DBC0B77" w14:textId="7FE86FE1" w:rsidR="006C1562" w:rsidRPr="00055229" w:rsidRDefault="2AD621CB" w:rsidP="00501BAA">
            <w:r w:rsidRPr="2AD621CB">
              <w:rPr>
                <w:lang w:val="en-US"/>
              </w:rPr>
              <w:t>4.3. Admin xóa hình ảnh hoặc kích cỡ cũ.</w:t>
            </w:r>
          </w:p>
        </w:tc>
        <w:tc>
          <w:tcPr>
            <w:tcW w:w="2306" w:type="pct"/>
            <w:tcMar>
              <w:top w:w="20" w:type="dxa"/>
              <w:left w:w="20" w:type="dxa"/>
              <w:bottom w:w="20" w:type="dxa"/>
              <w:right w:w="20" w:type="dxa"/>
            </w:tcMar>
          </w:tcPr>
          <w:p w14:paraId="02108B75" w14:textId="52CFBC54" w:rsidR="006C1562" w:rsidRPr="004F0592" w:rsidRDefault="2AD621CB" w:rsidP="00501BAA">
            <w:r w:rsidRPr="2AD621CB">
              <w:rPr>
                <w:lang w:val="en-US"/>
              </w:rPr>
              <w:t>4.4. Hệ thống đồng bộ lại danh sách ảnh và kích cỡ theo dữ liệu mới.</w:t>
            </w:r>
          </w:p>
        </w:tc>
      </w:tr>
      <w:tr w:rsidR="006C1562" w14:paraId="0E69754B" w14:textId="77777777" w:rsidTr="2AD621CB">
        <w:trPr>
          <w:trHeight w:val="16"/>
        </w:trPr>
        <w:tc>
          <w:tcPr>
            <w:tcW w:w="2694" w:type="pct"/>
            <w:tcMar>
              <w:top w:w="100" w:type="dxa"/>
              <w:left w:w="100" w:type="dxa"/>
              <w:bottom w:w="100" w:type="dxa"/>
              <w:right w:w="100" w:type="dxa"/>
            </w:tcMar>
          </w:tcPr>
          <w:p w14:paraId="7BCB6985" w14:textId="6E928C16" w:rsidR="006C1562" w:rsidRPr="00055229" w:rsidRDefault="2AD621CB" w:rsidP="00501BAA">
            <w:r w:rsidRPr="2AD621CB">
              <w:rPr>
                <w:lang w:val="en-US"/>
              </w:rPr>
              <w:t>7.1. Tên sản phẩm bị trùng.</w:t>
            </w:r>
          </w:p>
        </w:tc>
        <w:tc>
          <w:tcPr>
            <w:tcW w:w="2306" w:type="pct"/>
            <w:tcMar>
              <w:top w:w="20" w:type="dxa"/>
              <w:left w:w="20" w:type="dxa"/>
              <w:bottom w:w="20" w:type="dxa"/>
              <w:right w:w="20" w:type="dxa"/>
            </w:tcMar>
          </w:tcPr>
          <w:p w14:paraId="459C0B47" w14:textId="1F3316F5" w:rsidR="006C1562" w:rsidRPr="00F96F36" w:rsidRDefault="2AD621CB" w:rsidP="00501BAA">
            <w:r w:rsidRPr="2AD621CB">
              <w:rPr>
                <w:lang w:val="en-US"/>
              </w:rPr>
              <w:t>7.2. Hệ thống báo lỗi trùng tên sản phẩm và không lưu thay đổi.</w:t>
            </w:r>
          </w:p>
        </w:tc>
      </w:tr>
      <w:tr w:rsidR="00317907" w14:paraId="72780171" w14:textId="77777777" w:rsidTr="2AD621CB">
        <w:trPr>
          <w:trHeight w:val="16"/>
        </w:trPr>
        <w:tc>
          <w:tcPr>
            <w:tcW w:w="2694" w:type="pct"/>
            <w:tcMar>
              <w:top w:w="100" w:type="dxa"/>
              <w:left w:w="100" w:type="dxa"/>
              <w:bottom w:w="100" w:type="dxa"/>
              <w:right w:w="100" w:type="dxa"/>
            </w:tcMar>
          </w:tcPr>
          <w:p w14:paraId="20B70747" w14:textId="2B8DB9C9" w:rsidR="00317907" w:rsidRDefault="2AD621CB" w:rsidP="00501BAA">
            <w:r w:rsidRPr="2AD621CB">
              <w:rPr>
                <w:lang w:val="en-US"/>
              </w:rPr>
              <w:lastRenderedPageBreak/>
              <w:t>7.3. Một hoặc nhiều danh mục không tồn tại.</w:t>
            </w:r>
          </w:p>
        </w:tc>
        <w:tc>
          <w:tcPr>
            <w:tcW w:w="2306" w:type="pct"/>
            <w:tcMar>
              <w:top w:w="20" w:type="dxa"/>
              <w:left w:w="20" w:type="dxa"/>
              <w:bottom w:w="20" w:type="dxa"/>
              <w:right w:w="20" w:type="dxa"/>
            </w:tcMar>
          </w:tcPr>
          <w:p w14:paraId="289EE305" w14:textId="7ADE7A32" w:rsidR="00317907" w:rsidRPr="00317907" w:rsidRDefault="2AD621CB" w:rsidP="00501BAA">
            <w:r w:rsidRPr="2AD621CB">
              <w:rPr>
                <w:lang w:val="en-US"/>
              </w:rPr>
              <w:t>7.4. Hệ thống báo lỗi danh mục không hợp lệ và không lưu thay đổi.</w:t>
            </w:r>
          </w:p>
        </w:tc>
      </w:tr>
      <w:tr w:rsidR="00317907" w14:paraId="18DD3EEB" w14:textId="77777777" w:rsidTr="2AD621CB">
        <w:trPr>
          <w:trHeight w:val="16"/>
        </w:trPr>
        <w:tc>
          <w:tcPr>
            <w:tcW w:w="2694" w:type="pct"/>
            <w:tcMar>
              <w:top w:w="100" w:type="dxa"/>
              <w:left w:w="100" w:type="dxa"/>
              <w:bottom w:w="100" w:type="dxa"/>
              <w:right w:w="100" w:type="dxa"/>
            </w:tcMar>
          </w:tcPr>
          <w:p w14:paraId="5C801597" w14:textId="00B32EFD" w:rsidR="00317907" w:rsidRDefault="2AD621CB" w:rsidP="00501BAA">
            <w:r w:rsidRPr="2AD621CB">
              <w:rPr>
                <w:lang w:val="en-US"/>
              </w:rPr>
              <w:t>7.5. Có hình ảnh tải lên thất bại.</w:t>
            </w:r>
          </w:p>
        </w:tc>
        <w:tc>
          <w:tcPr>
            <w:tcW w:w="2306" w:type="pct"/>
            <w:tcMar>
              <w:top w:w="20" w:type="dxa"/>
              <w:left w:w="20" w:type="dxa"/>
              <w:bottom w:w="20" w:type="dxa"/>
              <w:right w:w="20" w:type="dxa"/>
            </w:tcMar>
          </w:tcPr>
          <w:p w14:paraId="38C92D57" w14:textId="75CB1CD6" w:rsidR="00317907" w:rsidRPr="00317907" w:rsidRDefault="2AD621CB" w:rsidP="00501BAA">
            <w:r w:rsidRPr="2AD621CB">
              <w:rPr>
                <w:lang w:val="en-US"/>
              </w:rPr>
              <w:t>7.6. Hệ thống báo lỗi tải ảnh và giữ form để Admin sửa lại.</w:t>
            </w:r>
          </w:p>
        </w:tc>
      </w:tr>
      <w:tr w:rsidR="006C1562" w14:paraId="779478C8"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7EC57132" w14:textId="77777777" w:rsidR="006C1562" w:rsidRPr="00055229" w:rsidRDefault="006C1562" w:rsidP="00501BAA">
            <w:r w:rsidRPr="57F0573F">
              <w:rPr>
                <w:b/>
                <w:lang w:val="en-US"/>
              </w:rPr>
              <w:t>Luồng sự kiện ngoại lệ:</w:t>
            </w:r>
          </w:p>
        </w:tc>
      </w:tr>
      <w:tr w:rsidR="006C1562" w14:paraId="3BCAFBE9" w14:textId="77777777" w:rsidTr="2AD621CB">
        <w:trPr>
          <w:trHeight w:val="18"/>
        </w:trPr>
        <w:tc>
          <w:tcPr>
            <w:tcW w:w="2694" w:type="pct"/>
            <w:tcMar>
              <w:top w:w="100" w:type="dxa"/>
              <w:left w:w="100" w:type="dxa"/>
              <w:bottom w:w="100" w:type="dxa"/>
              <w:right w:w="100" w:type="dxa"/>
            </w:tcMar>
          </w:tcPr>
          <w:p w14:paraId="15EA86F9" w14:textId="3E4DB209" w:rsidR="006C1562" w:rsidRDefault="2AD621CB" w:rsidP="00501BAA">
            <w:r w:rsidRPr="2AD621CB">
              <w:rPr>
                <w:lang w:val="en-US"/>
              </w:rPr>
              <w:t>1.1. Người dùng chưa đăng nhập hoặc không có vai trò ADMIN.</w:t>
            </w:r>
          </w:p>
        </w:tc>
        <w:tc>
          <w:tcPr>
            <w:tcW w:w="2306" w:type="pct"/>
            <w:tcMar>
              <w:top w:w="20" w:type="dxa"/>
              <w:left w:w="20" w:type="dxa"/>
              <w:bottom w:w="20" w:type="dxa"/>
              <w:right w:w="20" w:type="dxa"/>
            </w:tcMar>
          </w:tcPr>
          <w:p w14:paraId="6148AABD" w14:textId="2F8ED1AC" w:rsidR="006C1562" w:rsidRPr="00055229" w:rsidRDefault="2AD621CB" w:rsidP="00501BAA">
            <w:r w:rsidRPr="2AD621CB">
              <w:rPr>
                <w:lang w:val="en-US"/>
              </w:rPr>
              <w:t>1.2. Hệ thống chuyển hướng về trang đăng nhập /login.</w:t>
            </w:r>
          </w:p>
        </w:tc>
      </w:tr>
      <w:tr w:rsidR="007473A1" w14:paraId="072C2EFD" w14:textId="77777777" w:rsidTr="2AD621CB">
        <w:trPr>
          <w:trHeight w:val="18"/>
        </w:trPr>
        <w:tc>
          <w:tcPr>
            <w:tcW w:w="2694" w:type="pct"/>
            <w:tcMar>
              <w:top w:w="100" w:type="dxa"/>
              <w:left w:w="100" w:type="dxa"/>
              <w:bottom w:w="100" w:type="dxa"/>
              <w:right w:w="100" w:type="dxa"/>
            </w:tcMar>
          </w:tcPr>
          <w:p w14:paraId="097BCA8D" w14:textId="733AC7DF" w:rsidR="007473A1" w:rsidRPr="007473A1" w:rsidRDefault="2AD621CB" w:rsidP="00501BAA">
            <w:r w:rsidRPr="2AD621CB">
              <w:rPr>
                <w:lang w:val="en-US"/>
              </w:rPr>
              <w:t>1.3. Sản phẩm cần cập nhật không tồn tại.</w:t>
            </w:r>
          </w:p>
        </w:tc>
        <w:tc>
          <w:tcPr>
            <w:tcW w:w="2306" w:type="pct"/>
            <w:tcMar>
              <w:top w:w="20" w:type="dxa"/>
              <w:left w:w="20" w:type="dxa"/>
              <w:bottom w:w="20" w:type="dxa"/>
              <w:right w:w="20" w:type="dxa"/>
            </w:tcMar>
          </w:tcPr>
          <w:p w14:paraId="6D162F94" w14:textId="209B650D" w:rsidR="007473A1" w:rsidRPr="00055229" w:rsidRDefault="2AD621CB" w:rsidP="00501BAA">
            <w:r w:rsidRPr="2AD621CB">
              <w:rPr>
                <w:lang w:val="en-US"/>
              </w:rPr>
              <w:t>1.4. Hệ thống hiển thị lỗi và không mở form chỉnh sửa.</w:t>
            </w:r>
          </w:p>
        </w:tc>
      </w:tr>
    </w:tbl>
    <w:p w14:paraId="752EFF05" w14:textId="77777777" w:rsidR="006C1562" w:rsidRPr="00126AC3" w:rsidRDefault="006C1562" w:rsidP="002C1AAF">
      <w:pPr>
        <w:pStyle w:val="ListParagraph"/>
        <w:numPr>
          <w:ilvl w:val="0"/>
          <w:numId w:val="90"/>
        </w:numPr>
        <w:rPr>
          <w:lang w:val="en-US"/>
        </w:rPr>
      </w:pPr>
      <w:r w:rsidRPr="00126AC3">
        <w:rPr>
          <w:lang w:val="en-US"/>
        </w:rPr>
        <w:t>Activity Diagram:</w:t>
      </w:r>
    </w:p>
    <w:p w14:paraId="26FA59CE" w14:textId="013EEC0B" w:rsidR="006C1562" w:rsidRPr="008A3DEF" w:rsidRDefault="00D72447" w:rsidP="006C1562">
      <w:pPr>
        <w:rPr>
          <w:lang w:val="en-US"/>
        </w:rPr>
      </w:pPr>
      <w:r>
        <w:rPr>
          <w:noProof/>
        </w:rPr>
        <w:drawing>
          <wp:inline distT="0" distB="0" distL="0" distR="0" wp14:anchorId="392C5077" wp14:editId="5B3E46F9">
            <wp:extent cx="5732145" cy="3903345"/>
            <wp:effectExtent l="0" t="0" r="1905" b="1905"/>
            <wp:docPr id="59" name="Picture 5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lantUML diagram"/>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32145" cy="3903345"/>
                    </a:xfrm>
                    <a:prstGeom prst="rect">
                      <a:avLst/>
                    </a:prstGeom>
                    <a:noFill/>
                    <a:ln>
                      <a:noFill/>
                    </a:ln>
                  </pic:spPr>
                </pic:pic>
              </a:graphicData>
            </a:graphic>
          </wp:inline>
        </w:drawing>
      </w:r>
    </w:p>
    <w:p w14:paraId="6D53F865" w14:textId="77777777" w:rsidR="006C1562" w:rsidRPr="00126AC3" w:rsidRDefault="006C1562" w:rsidP="002C1AAF">
      <w:pPr>
        <w:pStyle w:val="ListParagraph"/>
        <w:numPr>
          <w:ilvl w:val="0"/>
          <w:numId w:val="90"/>
        </w:numPr>
        <w:rPr>
          <w:lang w:val="en-US"/>
        </w:rPr>
      </w:pPr>
      <w:r w:rsidRPr="00126AC3">
        <w:rPr>
          <w:lang w:val="en-US"/>
        </w:rPr>
        <w:t>Sequence Diagram:</w:t>
      </w:r>
    </w:p>
    <w:p w14:paraId="496D1C3F" w14:textId="7C5F99DC" w:rsidR="006C1562" w:rsidRPr="00126AC3" w:rsidRDefault="000A7979" w:rsidP="006C1562">
      <w:pPr>
        <w:rPr>
          <w:lang w:val="en-US"/>
        </w:rPr>
      </w:pPr>
      <w:r>
        <w:rPr>
          <w:noProof/>
        </w:rPr>
        <w:lastRenderedPageBreak/>
        <w:drawing>
          <wp:inline distT="0" distB="0" distL="0" distR="0" wp14:anchorId="657FE6BE" wp14:editId="4C75A177">
            <wp:extent cx="5732145" cy="2910840"/>
            <wp:effectExtent l="0" t="0" r="1905" b="3810"/>
            <wp:docPr id="60" name="Picture 6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lantUML diagram"/>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2145" cy="2910840"/>
                    </a:xfrm>
                    <a:prstGeom prst="rect">
                      <a:avLst/>
                    </a:prstGeom>
                    <a:noFill/>
                    <a:ln>
                      <a:noFill/>
                    </a:ln>
                  </pic:spPr>
                </pic:pic>
              </a:graphicData>
            </a:graphic>
          </wp:inline>
        </w:drawing>
      </w:r>
    </w:p>
    <w:p w14:paraId="6A2B3F8B" w14:textId="77777777" w:rsidR="006C1562" w:rsidRPr="006C1562" w:rsidRDefault="006C1562" w:rsidP="006C1562">
      <w:pPr>
        <w:rPr>
          <w:lang w:val="en-US"/>
        </w:rPr>
      </w:pPr>
    </w:p>
    <w:p w14:paraId="13E5DFF0" w14:textId="3286E063" w:rsidR="006C2BC9" w:rsidRDefault="006C2BC9" w:rsidP="00270EB6">
      <w:pPr>
        <w:pStyle w:val="Heading3"/>
        <w:rPr>
          <w:lang w:val="en-US"/>
        </w:rPr>
      </w:pPr>
      <w:r w:rsidRPr="006C2BC9">
        <w:rPr>
          <w:lang w:val="en-US"/>
        </w:rPr>
        <w:t>A-05</w:t>
      </w:r>
      <w:r w:rsidR="00B7017A">
        <w:rPr>
          <w:lang w:val="en-US"/>
        </w:rPr>
        <w:t>_</w:t>
      </w:r>
      <w:r w:rsidR="006064B1">
        <w:rPr>
          <w:lang w:val="en-US"/>
        </w:rPr>
        <w:t>Xóa</w:t>
      </w:r>
      <w:r w:rsidRPr="006C2BC9">
        <w:rPr>
          <w:lang w:val="en-US"/>
        </w:rPr>
        <w:t xml:space="preserve"> sản phẩm</w:t>
      </w:r>
    </w:p>
    <w:p w14:paraId="1BFAAA95" w14:textId="77777777" w:rsidR="009868E0" w:rsidRPr="00126AC3" w:rsidRDefault="009868E0" w:rsidP="002C1AAF">
      <w:pPr>
        <w:pStyle w:val="ListParagraph"/>
        <w:numPr>
          <w:ilvl w:val="0"/>
          <w:numId w:val="91"/>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9868E0" w14:paraId="0B1304A0" w14:textId="77777777" w:rsidTr="2AD621CB">
        <w:trPr>
          <w:trHeight w:val="113"/>
        </w:trPr>
        <w:tc>
          <w:tcPr>
            <w:tcW w:w="5000" w:type="pct"/>
            <w:gridSpan w:val="2"/>
            <w:tcMar>
              <w:top w:w="100" w:type="dxa"/>
              <w:left w:w="100" w:type="dxa"/>
              <w:bottom w:w="100" w:type="dxa"/>
              <w:right w:w="100" w:type="dxa"/>
            </w:tcMar>
          </w:tcPr>
          <w:p w14:paraId="7A6EE34D" w14:textId="5F3FD14D" w:rsidR="009868E0" w:rsidRDefault="009868E0" w:rsidP="00501BAA">
            <w:r w:rsidRPr="00782410">
              <w:rPr>
                <w:b/>
                <w:bCs/>
              </w:rPr>
              <w:t>UCID:</w:t>
            </w:r>
            <w:r>
              <w:t xml:space="preserve"> A-0</w:t>
            </w:r>
            <w:r w:rsidR="00CB4871">
              <w:t>5</w:t>
            </w:r>
          </w:p>
        </w:tc>
      </w:tr>
      <w:tr w:rsidR="009868E0" w14:paraId="21DB990D" w14:textId="77777777" w:rsidTr="2AD621CB">
        <w:trPr>
          <w:trHeight w:val="113"/>
        </w:trPr>
        <w:tc>
          <w:tcPr>
            <w:tcW w:w="5000" w:type="pct"/>
            <w:gridSpan w:val="2"/>
            <w:tcMar>
              <w:top w:w="100" w:type="dxa"/>
              <w:left w:w="100" w:type="dxa"/>
              <w:bottom w:w="100" w:type="dxa"/>
              <w:right w:w="100" w:type="dxa"/>
            </w:tcMar>
          </w:tcPr>
          <w:p w14:paraId="73A52725" w14:textId="480165E7" w:rsidR="009868E0" w:rsidRDefault="009868E0" w:rsidP="00501BAA">
            <w:pPr>
              <w:rPr>
                <w:b/>
                <w:lang w:val="en-US"/>
              </w:rPr>
            </w:pPr>
            <w:r w:rsidRPr="30CBE066">
              <w:rPr>
                <w:b/>
                <w:lang w:val="en-US"/>
              </w:rPr>
              <w:t>Tên Usecase:</w:t>
            </w:r>
            <w:r w:rsidRPr="30CBE066">
              <w:rPr>
                <w:lang w:val="en-US"/>
              </w:rPr>
              <w:t xml:space="preserve"> </w:t>
            </w:r>
            <w:r w:rsidR="00CB4871">
              <w:rPr>
                <w:lang w:val="en-US"/>
              </w:rPr>
              <w:t>Xóa</w:t>
            </w:r>
            <w:r>
              <w:rPr>
                <w:lang w:val="en-US"/>
              </w:rPr>
              <w:t xml:space="preserve"> sản phẩm</w:t>
            </w:r>
          </w:p>
        </w:tc>
      </w:tr>
      <w:tr w:rsidR="009868E0" w14:paraId="78A4629C" w14:textId="77777777" w:rsidTr="2AD621CB">
        <w:trPr>
          <w:trHeight w:val="206"/>
        </w:trPr>
        <w:tc>
          <w:tcPr>
            <w:tcW w:w="5000" w:type="pct"/>
            <w:gridSpan w:val="2"/>
            <w:tcMar>
              <w:top w:w="100" w:type="dxa"/>
              <w:left w:w="100" w:type="dxa"/>
              <w:bottom w:w="100" w:type="dxa"/>
              <w:right w:w="100" w:type="dxa"/>
            </w:tcMar>
          </w:tcPr>
          <w:p w14:paraId="008B3CB3" w14:textId="41BF764F" w:rsidR="009868E0" w:rsidRDefault="009868E0" w:rsidP="00501BAA">
            <w:pPr>
              <w:rPr>
                <w:b/>
                <w:lang w:val="en-US"/>
              </w:rPr>
            </w:pPr>
            <w:r w:rsidRPr="30CBE066">
              <w:rPr>
                <w:b/>
                <w:lang w:val="en-US"/>
              </w:rPr>
              <w:t>Mô tả sơ lược:</w:t>
            </w:r>
            <w:r w:rsidRPr="30CBE066">
              <w:rPr>
                <w:lang w:val="en-US"/>
              </w:rPr>
              <w:t xml:space="preserve"> </w:t>
            </w:r>
            <w:r w:rsidR="00C94F96" w:rsidRPr="00C94F96">
              <w:t>Admin chọn xóa một sản phẩm để chuyển sản phẩm sang trạng thái ngừng kinh doanh. Hệ thống không xóa vĩnh viễn mà chỉ đánh dấu sản phẩm đã xóa.</w:t>
            </w:r>
          </w:p>
        </w:tc>
      </w:tr>
      <w:tr w:rsidR="009868E0" w14:paraId="10248B45" w14:textId="77777777" w:rsidTr="2AD621CB">
        <w:trPr>
          <w:trHeight w:val="16"/>
        </w:trPr>
        <w:tc>
          <w:tcPr>
            <w:tcW w:w="5000" w:type="pct"/>
            <w:gridSpan w:val="2"/>
            <w:tcMar>
              <w:top w:w="100" w:type="dxa"/>
              <w:left w:w="100" w:type="dxa"/>
              <w:bottom w:w="100" w:type="dxa"/>
              <w:right w:w="100" w:type="dxa"/>
            </w:tcMar>
          </w:tcPr>
          <w:p w14:paraId="5567F4BB" w14:textId="72D54AFB" w:rsidR="009868E0" w:rsidRDefault="009868E0" w:rsidP="00501BAA">
            <w:pPr>
              <w:rPr>
                <w:b/>
                <w:lang w:val="en-US"/>
              </w:rPr>
            </w:pPr>
            <w:r w:rsidRPr="30CBE066">
              <w:rPr>
                <w:b/>
                <w:lang w:val="en-US"/>
              </w:rPr>
              <w:t>Actor chính:</w:t>
            </w:r>
            <w:r w:rsidRPr="30CBE066">
              <w:rPr>
                <w:lang w:val="en-US"/>
              </w:rPr>
              <w:t xml:space="preserve"> </w:t>
            </w:r>
            <w:r>
              <w:t>Admin</w:t>
            </w:r>
          </w:p>
        </w:tc>
      </w:tr>
      <w:tr w:rsidR="009868E0" w14:paraId="3A048E67" w14:textId="77777777" w:rsidTr="2AD621CB">
        <w:trPr>
          <w:trHeight w:val="16"/>
        </w:trPr>
        <w:tc>
          <w:tcPr>
            <w:tcW w:w="5000" w:type="pct"/>
            <w:gridSpan w:val="2"/>
            <w:tcMar>
              <w:top w:w="100" w:type="dxa"/>
              <w:left w:w="100" w:type="dxa"/>
              <w:bottom w:w="100" w:type="dxa"/>
              <w:right w:w="100" w:type="dxa"/>
            </w:tcMar>
          </w:tcPr>
          <w:p w14:paraId="64FF87AB" w14:textId="77777777" w:rsidR="009868E0" w:rsidRDefault="009868E0" w:rsidP="00501BAA">
            <w:pPr>
              <w:rPr>
                <w:b/>
                <w:lang w:val="en-US"/>
              </w:rPr>
            </w:pPr>
            <w:r w:rsidRPr="30CBE066">
              <w:rPr>
                <w:b/>
                <w:lang w:val="en-US"/>
              </w:rPr>
              <w:t>Actor phụ:</w:t>
            </w:r>
            <w:r w:rsidRPr="30CBE066">
              <w:rPr>
                <w:lang w:val="en-US"/>
              </w:rPr>
              <w:t xml:space="preserve"> </w:t>
            </w:r>
            <w:r>
              <w:rPr>
                <w:lang w:val="en-US"/>
              </w:rPr>
              <w:t>Không có</w:t>
            </w:r>
          </w:p>
        </w:tc>
      </w:tr>
      <w:tr w:rsidR="009868E0" w14:paraId="01BCAE40" w14:textId="77777777" w:rsidTr="2AD621CB">
        <w:trPr>
          <w:trHeight w:val="16"/>
        </w:trPr>
        <w:tc>
          <w:tcPr>
            <w:tcW w:w="5000" w:type="pct"/>
            <w:gridSpan w:val="2"/>
            <w:tcMar>
              <w:top w:w="100" w:type="dxa"/>
              <w:left w:w="100" w:type="dxa"/>
              <w:bottom w:w="100" w:type="dxa"/>
              <w:right w:w="100" w:type="dxa"/>
            </w:tcMar>
          </w:tcPr>
          <w:p w14:paraId="5BD7D2BE" w14:textId="0ABE0760" w:rsidR="009868E0" w:rsidRDefault="009868E0" w:rsidP="00501BAA">
            <w:pPr>
              <w:rPr>
                <w:b/>
                <w:lang w:val="en-US"/>
              </w:rPr>
            </w:pPr>
            <w:r w:rsidRPr="30CBE066">
              <w:rPr>
                <w:b/>
                <w:lang w:val="en-US"/>
              </w:rPr>
              <w:t>Tiền điều kiện:</w:t>
            </w:r>
            <w:r w:rsidRPr="30CBE066">
              <w:rPr>
                <w:lang w:val="en-US"/>
              </w:rPr>
              <w:t xml:space="preserve"> </w:t>
            </w:r>
            <w:r w:rsidR="00C93954" w:rsidRPr="00C93954">
              <w:t>Người dùng đã đăng nhập và có vai trò ADMIN; sản phẩm cần xóa đang còn kinh doanh.</w:t>
            </w:r>
          </w:p>
        </w:tc>
      </w:tr>
      <w:tr w:rsidR="009868E0" w14:paraId="3C6DD608" w14:textId="77777777" w:rsidTr="2AD621CB">
        <w:trPr>
          <w:trHeight w:val="16"/>
        </w:trPr>
        <w:tc>
          <w:tcPr>
            <w:tcW w:w="5000" w:type="pct"/>
            <w:gridSpan w:val="2"/>
            <w:tcMar>
              <w:top w:w="100" w:type="dxa"/>
              <w:left w:w="100" w:type="dxa"/>
              <w:bottom w:w="100" w:type="dxa"/>
              <w:right w:w="100" w:type="dxa"/>
            </w:tcMar>
          </w:tcPr>
          <w:p w14:paraId="3E757DF4" w14:textId="36C9564C" w:rsidR="009868E0" w:rsidRDefault="009868E0" w:rsidP="00501BAA">
            <w:pPr>
              <w:rPr>
                <w:b/>
                <w:lang w:val="en-US"/>
              </w:rPr>
            </w:pPr>
            <w:r w:rsidRPr="30CBE066">
              <w:rPr>
                <w:b/>
                <w:lang w:val="en-US"/>
              </w:rPr>
              <w:t>Hậu điều kiện:</w:t>
            </w:r>
            <w:r w:rsidRPr="30CBE066">
              <w:rPr>
                <w:lang w:val="en-US"/>
              </w:rPr>
              <w:t xml:space="preserve"> </w:t>
            </w:r>
            <w:r w:rsidR="00BF0402" w:rsidRPr="00BF0402">
              <w:t>Sản phẩm được chuyển sang trạng thái đã xóa/ngừng kinh doanh và không còn xuất hiện trong danh sách đang kinh doanh.</w:t>
            </w:r>
          </w:p>
        </w:tc>
      </w:tr>
      <w:tr w:rsidR="009868E0" w14:paraId="35C2F007"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5CB8B9F6" w14:textId="77777777" w:rsidR="009868E0" w:rsidRPr="00055229" w:rsidRDefault="009868E0" w:rsidP="00501BAA">
            <w:pPr>
              <w:rPr>
                <w:b/>
                <w:lang w:val="en-US"/>
              </w:rPr>
            </w:pPr>
            <w:r w:rsidRPr="57F0573F">
              <w:rPr>
                <w:b/>
                <w:lang w:val="en-US"/>
              </w:rPr>
              <w:t>Luồng sự kiện chính:</w:t>
            </w:r>
          </w:p>
        </w:tc>
      </w:tr>
      <w:tr w:rsidR="009868E0" w14:paraId="7F683AF9" w14:textId="77777777" w:rsidTr="2AD621CB">
        <w:trPr>
          <w:trHeight w:val="18"/>
        </w:trPr>
        <w:tc>
          <w:tcPr>
            <w:tcW w:w="2694" w:type="pct"/>
            <w:tcMar>
              <w:top w:w="100" w:type="dxa"/>
              <w:left w:w="100" w:type="dxa"/>
              <w:bottom w:w="100" w:type="dxa"/>
              <w:right w:w="100" w:type="dxa"/>
            </w:tcMar>
          </w:tcPr>
          <w:p w14:paraId="127F1855" w14:textId="77777777" w:rsidR="009868E0" w:rsidRPr="00055229" w:rsidRDefault="009868E0" w:rsidP="00501BAA">
            <w:pPr>
              <w:jc w:val="center"/>
              <w:rPr>
                <w:b/>
                <w:bCs/>
              </w:rPr>
            </w:pPr>
            <w:r>
              <w:rPr>
                <w:b/>
                <w:bCs/>
              </w:rPr>
              <w:t>Actor</w:t>
            </w:r>
          </w:p>
        </w:tc>
        <w:tc>
          <w:tcPr>
            <w:tcW w:w="2306" w:type="pct"/>
            <w:tcMar>
              <w:top w:w="100" w:type="dxa"/>
              <w:left w:w="100" w:type="dxa"/>
              <w:bottom w:w="100" w:type="dxa"/>
              <w:right w:w="100" w:type="dxa"/>
            </w:tcMar>
          </w:tcPr>
          <w:p w14:paraId="30D53BEA" w14:textId="77777777" w:rsidR="009868E0" w:rsidRPr="00055229" w:rsidRDefault="009868E0" w:rsidP="00501BAA">
            <w:pPr>
              <w:jc w:val="center"/>
              <w:rPr>
                <w:b/>
                <w:lang w:val="en-US"/>
              </w:rPr>
            </w:pPr>
            <w:r w:rsidRPr="57F0573F">
              <w:rPr>
                <w:b/>
                <w:lang w:val="en-US"/>
              </w:rPr>
              <w:t>Hệ thống</w:t>
            </w:r>
          </w:p>
        </w:tc>
      </w:tr>
      <w:tr w:rsidR="009868E0" w14:paraId="4478310A" w14:textId="77777777" w:rsidTr="2AD621CB">
        <w:trPr>
          <w:trHeight w:val="161"/>
        </w:trPr>
        <w:tc>
          <w:tcPr>
            <w:tcW w:w="2694" w:type="pct"/>
            <w:tcMar>
              <w:top w:w="100" w:type="dxa"/>
              <w:left w:w="100" w:type="dxa"/>
              <w:bottom w:w="100" w:type="dxa"/>
              <w:right w:w="100" w:type="dxa"/>
            </w:tcMar>
          </w:tcPr>
          <w:p w14:paraId="5CAB60C9" w14:textId="778884D8" w:rsidR="009868E0" w:rsidRPr="00E10F1B" w:rsidRDefault="00BF0402" w:rsidP="00501BAA">
            <w:pPr>
              <w:rPr>
                <w:bCs/>
                <w:lang w:val="en-US"/>
              </w:rPr>
            </w:pPr>
            <w:r w:rsidRPr="00BF0402">
              <w:rPr>
                <w:bCs/>
                <w:lang w:val="en-US"/>
              </w:rPr>
              <w:lastRenderedPageBreak/>
              <w:t>1. Admin mở trang danh sách hoặc trang chi tiết sản phẩm và chọn Xóa.</w:t>
            </w:r>
          </w:p>
        </w:tc>
        <w:tc>
          <w:tcPr>
            <w:tcW w:w="2306" w:type="pct"/>
            <w:tcMar>
              <w:top w:w="100" w:type="dxa"/>
              <w:left w:w="100" w:type="dxa"/>
              <w:bottom w:w="100" w:type="dxa"/>
              <w:right w:w="100" w:type="dxa"/>
            </w:tcMar>
          </w:tcPr>
          <w:p w14:paraId="35ACE273" w14:textId="7BFFF8BA" w:rsidR="009868E0" w:rsidRPr="00E10F1B" w:rsidRDefault="2AD621CB" w:rsidP="00501BAA">
            <w:r w:rsidRPr="2AD621CB">
              <w:rPr>
                <w:lang w:val="en-US"/>
              </w:rPr>
              <w:t>2. Hệ thống hiển thị hộp thoại xác nhận xóa.</w:t>
            </w:r>
          </w:p>
        </w:tc>
      </w:tr>
      <w:tr w:rsidR="009868E0" w14:paraId="779D8D89" w14:textId="77777777" w:rsidTr="2AD621CB">
        <w:trPr>
          <w:trHeight w:val="16"/>
        </w:trPr>
        <w:tc>
          <w:tcPr>
            <w:tcW w:w="2694" w:type="pct"/>
            <w:tcMar>
              <w:top w:w="100" w:type="dxa"/>
              <w:left w:w="100" w:type="dxa"/>
              <w:bottom w:w="100" w:type="dxa"/>
              <w:right w:w="100" w:type="dxa"/>
            </w:tcMar>
          </w:tcPr>
          <w:p w14:paraId="51FE2F9D" w14:textId="33C5B166" w:rsidR="009868E0" w:rsidRPr="00E10F1B" w:rsidRDefault="00BF0402" w:rsidP="00501BAA">
            <w:pPr>
              <w:rPr>
                <w:bCs/>
                <w:lang w:val="en-US"/>
              </w:rPr>
            </w:pPr>
            <w:r w:rsidRPr="00BF0402">
              <w:rPr>
                <w:bCs/>
                <w:lang w:val="en-US"/>
              </w:rPr>
              <w:t>3. Admin xác nhận xóa.</w:t>
            </w:r>
          </w:p>
        </w:tc>
        <w:tc>
          <w:tcPr>
            <w:tcW w:w="2306" w:type="pct"/>
            <w:tcMar>
              <w:top w:w="100" w:type="dxa"/>
              <w:left w:w="100" w:type="dxa"/>
              <w:bottom w:w="100" w:type="dxa"/>
              <w:right w:w="100" w:type="dxa"/>
            </w:tcMar>
          </w:tcPr>
          <w:p w14:paraId="1F7571DA" w14:textId="54429B3E" w:rsidR="009868E0" w:rsidRPr="00E10F1B" w:rsidRDefault="00BF0402" w:rsidP="00501BAA">
            <w:pPr>
              <w:rPr>
                <w:bCs/>
                <w:lang w:val="en-US"/>
              </w:rPr>
            </w:pPr>
            <w:r w:rsidRPr="00BF0402">
              <w:rPr>
                <w:bCs/>
                <w:lang w:val="en-US"/>
              </w:rPr>
              <w:t>4. Hệ thống gửi yêu cầu xóa sản phẩm.</w:t>
            </w:r>
          </w:p>
        </w:tc>
      </w:tr>
      <w:tr w:rsidR="009868E0" w14:paraId="49E6116D" w14:textId="77777777" w:rsidTr="2AD621CB">
        <w:trPr>
          <w:trHeight w:val="16"/>
        </w:trPr>
        <w:tc>
          <w:tcPr>
            <w:tcW w:w="2694" w:type="pct"/>
            <w:tcMar>
              <w:top w:w="100" w:type="dxa"/>
              <w:left w:w="100" w:type="dxa"/>
              <w:bottom w:w="100" w:type="dxa"/>
              <w:right w:w="100" w:type="dxa"/>
            </w:tcMar>
          </w:tcPr>
          <w:p w14:paraId="724BBCB3" w14:textId="77777777" w:rsidR="009868E0" w:rsidRPr="00E10F1B" w:rsidRDefault="009868E0" w:rsidP="00501BAA">
            <w:pPr>
              <w:rPr>
                <w:bCs/>
              </w:rPr>
            </w:pPr>
          </w:p>
        </w:tc>
        <w:tc>
          <w:tcPr>
            <w:tcW w:w="2306" w:type="pct"/>
            <w:tcMar>
              <w:top w:w="100" w:type="dxa"/>
              <w:left w:w="100" w:type="dxa"/>
              <w:bottom w:w="100" w:type="dxa"/>
              <w:right w:w="100" w:type="dxa"/>
            </w:tcMar>
          </w:tcPr>
          <w:p w14:paraId="5E9309A6" w14:textId="6E96A64C" w:rsidR="009868E0" w:rsidRPr="00E10F1B" w:rsidRDefault="2AD621CB" w:rsidP="00501BAA">
            <w:r w:rsidRPr="2AD621CB">
              <w:rPr>
                <w:lang w:val="en-US"/>
              </w:rPr>
              <w:t>5. Hệ thống đánh dấu sản phẩm đã xóa và lưu lại dữ liệu.</w:t>
            </w:r>
          </w:p>
        </w:tc>
      </w:tr>
      <w:tr w:rsidR="009868E0" w14:paraId="233B90CD" w14:textId="77777777" w:rsidTr="2AD621CB">
        <w:trPr>
          <w:trHeight w:val="16"/>
        </w:trPr>
        <w:tc>
          <w:tcPr>
            <w:tcW w:w="2694" w:type="pct"/>
            <w:tcMar>
              <w:top w:w="100" w:type="dxa"/>
              <w:left w:w="100" w:type="dxa"/>
              <w:bottom w:w="100" w:type="dxa"/>
              <w:right w:w="100" w:type="dxa"/>
            </w:tcMar>
          </w:tcPr>
          <w:p w14:paraId="1A37608F" w14:textId="77777777" w:rsidR="009868E0" w:rsidRPr="00E10F1B" w:rsidRDefault="009868E0" w:rsidP="00501BAA">
            <w:pPr>
              <w:rPr>
                <w:bCs/>
              </w:rPr>
            </w:pPr>
          </w:p>
        </w:tc>
        <w:tc>
          <w:tcPr>
            <w:tcW w:w="2306" w:type="pct"/>
            <w:tcMar>
              <w:top w:w="100" w:type="dxa"/>
              <w:left w:w="100" w:type="dxa"/>
              <w:bottom w:w="100" w:type="dxa"/>
              <w:right w:w="100" w:type="dxa"/>
            </w:tcMar>
          </w:tcPr>
          <w:p w14:paraId="59801F3F" w14:textId="43D73273" w:rsidR="009868E0" w:rsidRPr="003A2567" w:rsidRDefault="2AD621CB" w:rsidP="00501BAA">
            <w:r w:rsidRPr="2AD621CB">
              <w:rPr>
                <w:lang w:val="en-US"/>
              </w:rPr>
              <w:t>6. Hệ thống đóng hộp thoại, cập nhật lại màn hình và loại bỏ sản phẩm khỏi danh sách đang kinh doanh.</w:t>
            </w:r>
          </w:p>
        </w:tc>
      </w:tr>
      <w:tr w:rsidR="009868E0" w14:paraId="1C97288D" w14:textId="77777777" w:rsidTr="2AD621CB">
        <w:trPr>
          <w:trHeight w:val="16"/>
        </w:trPr>
        <w:tc>
          <w:tcPr>
            <w:tcW w:w="2694" w:type="pct"/>
            <w:tcMar>
              <w:top w:w="100" w:type="dxa"/>
              <w:left w:w="100" w:type="dxa"/>
              <w:bottom w:w="100" w:type="dxa"/>
              <w:right w:w="100" w:type="dxa"/>
            </w:tcMar>
          </w:tcPr>
          <w:p w14:paraId="3F2EC4F1" w14:textId="136F6DF5" w:rsidR="009868E0" w:rsidRPr="00E10F1B" w:rsidRDefault="2AD621CB" w:rsidP="00501BAA">
            <w:r w:rsidRPr="2AD621CB">
              <w:rPr>
                <w:lang w:val="en-US"/>
              </w:rPr>
              <w:t>7. Admin thấy sản phẩm đã được chuyển sang trạng thái ngừng kinh doanh.</w:t>
            </w:r>
          </w:p>
        </w:tc>
        <w:tc>
          <w:tcPr>
            <w:tcW w:w="2306" w:type="pct"/>
            <w:tcMar>
              <w:top w:w="100" w:type="dxa"/>
              <w:left w:w="100" w:type="dxa"/>
              <w:bottom w:w="100" w:type="dxa"/>
              <w:right w:w="100" w:type="dxa"/>
            </w:tcMar>
          </w:tcPr>
          <w:p w14:paraId="00461B6F" w14:textId="77777777" w:rsidR="009868E0" w:rsidRPr="003A2567" w:rsidRDefault="009868E0" w:rsidP="00501BAA">
            <w:pPr>
              <w:rPr>
                <w:bCs/>
              </w:rPr>
            </w:pPr>
          </w:p>
        </w:tc>
      </w:tr>
      <w:tr w:rsidR="009868E0" w14:paraId="5E5F87C0"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6DFB57AD" w14:textId="77777777" w:rsidR="009868E0" w:rsidRDefault="009868E0" w:rsidP="00501BAA">
            <w:r w:rsidRPr="57F0573F">
              <w:rPr>
                <w:b/>
                <w:lang w:val="en-US"/>
              </w:rPr>
              <w:t>Luồng sự kiện thay thế:</w:t>
            </w:r>
          </w:p>
        </w:tc>
      </w:tr>
      <w:tr w:rsidR="009868E0" w14:paraId="702134EE" w14:textId="77777777" w:rsidTr="2AD621CB">
        <w:trPr>
          <w:trHeight w:val="16"/>
        </w:trPr>
        <w:tc>
          <w:tcPr>
            <w:tcW w:w="2694" w:type="pct"/>
            <w:tcMar>
              <w:top w:w="100" w:type="dxa"/>
              <w:left w:w="100" w:type="dxa"/>
              <w:bottom w:w="100" w:type="dxa"/>
              <w:right w:w="100" w:type="dxa"/>
            </w:tcMar>
          </w:tcPr>
          <w:p w14:paraId="11E7ACFD" w14:textId="3612C9E4" w:rsidR="009868E0" w:rsidRPr="00055229" w:rsidRDefault="2AD621CB" w:rsidP="00501BAA">
            <w:r w:rsidRPr="2AD621CB">
              <w:rPr>
                <w:lang w:val="en-US"/>
              </w:rPr>
              <w:t>2.1. Admin không muốn xóa nữa.</w:t>
            </w:r>
          </w:p>
        </w:tc>
        <w:tc>
          <w:tcPr>
            <w:tcW w:w="2306" w:type="pct"/>
            <w:tcMar>
              <w:top w:w="20" w:type="dxa"/>
              <w:left w:w="20" w:type="dxa"/>
              <w:bottom w:w="20" w:type="dxa"/>
              <w:right w:w="20" w:type="dxa"/>
            </w:tcMar>
          </w:tcPr>
          <w:p w14:paraId="7FE43063" w14:textId="3374A3EC" w:rsidR="009868E0" w:rsidRPr="00055229" w:rsidRDefault="2AD621CB" w:rsidP="00501BAA">
            <w:r w:rsidRPr="2AD621CB">
              <w:rPr>
                <w:lang w:val="en-US"/>
              </w:rPr>
              <w:t>2.2. Hệ thống đóng hộp thoại và giữ nguyên trạng thái sản phẩm.</w:t>
            </w:r>
          </w:p>
        </w:tc>
      </w:tr>
      <w:tr w:rsidR="009868E0" w14:paraId="5F59F8D3"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1D3D9A6D" w14:textId="77777777" w:rsidR="009868E0" w:rsidRPr="00055229" w:rsidRDefault="009868E0" w:rsidP="00501BAA">
            <w:r w:rsidRPr="57F0573F">
              <w:rPr>
                <w:b/>
                <w:lang w:val="en-US"/>
              </w:rPr>
              <w:t>Luồng sự kiện ngoại lệ:</w:t>
            </w:r>
          </w:p>
        </w:tc>
      </w:tr>
      <w:tr w:rsidR="009868E0" w14:paraId="70CD94E3" w14:textId="77777777" w:rsidTr="2AD621CB">
        <w:trPr>
          <w:trHeight w:val="18"/>
        </w:trPr>
        <w:tc>
          <w:tcPr>
            <w:tcW w:w="2694" w:type="pct"/>
            <w:tcMar>
              <w:top w:w="100" w:type="dxa"/>
              <w:left w:w="100" w:type="dxa"/>
              <w:bottom w:w="100" w:type="dxa"/>
              <w:right w:w="100" w:type="dxa"/>
            </w:tcMar>
          </w:tcPr>
          <w:p w14:paraId="19AB9D75" w14:textId="26716C1A" w:rsidR="009868E0" w:rsidRDefault="2AD621CB" w:rsidP="00501BAA">
            <w:r w:rsidRPr="2AD621CB">
              <w:rPr>
                <w:lang w:val="en-US"/>
              </w:rPr>
              <w:t>1.1. Người dùng chưa đăng nhập hoặc không có vai trò ADMIN.</w:t>
            </w:r>
          </w:p>
        </w:tc>
        <w:tc>
          <w:tcPr>
            <w:tcW w:w="2306" w:type="pct"/>
            <w:tcMar>
              <w:top w:w="20" w:type="dxa"/>
              <w:left w:w="20" w:type="dxa"/>
              <w:bottom w:w="20" w:type="dxa"/>
              <w:right w:w="20" w:type="dxa"/>
            </w:tcMar>
          </w:tcPr>
          <w:p w14:paraId="67C44D12" w14:textId="7C10B957" w:rsidR="009868E0" w:rsidRPr="00055229" w:rsidRDefault="2AD621CB" w:rsidP="00501BAA">
            <w:r w:rsidRPr="2AD621CB">
              <w:rPr>
                <w:lang w:val="en-US"/>
              </w:rPr>
              <w:t>1.2. Hệ thống chuyển hướng về trang đăng nhập /login.</w:t>
            </w:r>
          </w:p>
        </w:tc>
      </w:tr>
      <w:tr w:rsidR="008B511F" w14:paraId="1C8C3677" w14:textId="77777777" w:rsidTr="2AD621CB">
        <w:trPr>
          <w:trHeight w:val="18"/>
        </w:trPr>
        <w:tc>
          <w:tcPr>
            <w:tcW w:w="2694" w:type="pct"/>
            <w:tcMar>
              <w:top w:w="100" w:type="dxa"/>
              <w:left w:w="100" w:type="dxa"/>
              <w:bottom w:w="100" w:type="dxa"/>
              <w:right w:w="100" w:type="dxa"/>
            </w:tcMar>
          </w:tcPr>
          <w:p w14:paraId="30D27A71" w14:textId="3C9F77CF" w:rsidR="008B511F" w:rsidRPr="008B511F" w:rsidRDefault="2AD621CB" w:rsidP="00501BAA">
            <w:r w:rsidRPr="2AD621CB">
              <w:rPr>
                <w:lang w:val="en-US"/>
              </w:rPr>
              <w:t>4.3. Sản phẩm không tồn tại.</w:t>
            </w:r>
          </w:p>
        </w:tc>
        <w:tc>
          <w:tcPr>
            <w:tcW w:w="2306" w:type="pct"/>
            <w:tcMar>
              <w:top w:w="20" w:type="dxa"/>
              <w:left w:w="20" w:type="dxa"/>
              <w:bottom w:w="20" w:type="dxa"/>
              <w:right w:w="20" w:type="dxa"/>
            </w:tcMar>
          </w:tcPr>
          <w:p w14:paraId="15B003BD" w14:textId="6598DFBC" w:rsidR="008B511F" w:rsidRPr="00055229" w:rsidRDefault="2AD621CB" w:rsidP="00501BAA">
            <w:r w:rsidRPr="2AD621CB">
              <w:rPr>
                <w:lang w:val="en-US"/>
              </w:rPr>
              <w:t>4.4. Hệ thống hiển thị lỗi và không cập nhật trạng thái sản phẩm.</w:t>
            </w:r>
          </w:p>
        </w:tc>
      </w:tr>
    </w:tbl>
    <w:p w14:paraId="19D5B124" w14:textId="77777777" w:rsidR="009868E0" w:rsidRPr="00126AC3" w:rsidRDefault="009868E0" w:rsidP="002C1AAF">
      <w:pPr>
        <w:pStyle w:val="ListParagraph"/>
        <w:numPr>
          <w:ilvl w:val="0"/>
          <w:numId w:val="91"/>
        </w:numPr>
        <w:rPr>
          <w:lang w:val="en-US"/>
        </w:rPr>
      </w:pPr>
      <w:r w:rsidRPr="00126AC3">
        <w:rPr>
          <w:lang w:val="en-US"/>
        </w:rPr>
        <w:t>Activity Diagram:</w:t>
      </w:r>
    </w:p>
    <w:p w14:paraId="35F9827A" w14:textId="5FC7BF3F" w:rsidR="009868E0" w:rsidRPr="008A3DEF" w:rsidRDefault="003E61D1" w:rsidP="009868E0">
      <w:pPr>
        <w:rPr>
          <w:lang w:val="en-US"/>
        </w:rPr>
      </w:pPr>
      <w:r>
        <w:rPr>
          <w:noProof/>
        </w:rPr>
        <w:lastRenderedPageBreak/>
        <w:drawing>
          <wp:inline distT="0" distB="0" distL="0" distR="0" wp14:anchorId="0EA9A85D" wp14:editId="73F18CC9">
            <wp:extent cx="5732145" cy="2529205"/>
            <wp:effectExtent l="0" t="0" r="1905" b="4445"/>
            <wp:docPr id="61" name="Picture 6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lantUML diagram"/>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2145" cy="2529205"/>
                    </a:xfrm>
                    <a:prstGeom prst="rect">
                      <a:avLst/>
                    </a:prstGeom>
                    <a:noFill/>
                    <a:ln>
                      <a:noFill/>
                    </a:ln>
                  </pic:spPr>
                </pic:pic>
              </a:graphicData>
            </a:graphic>
          </wp:inline>
        </w:drawing>
      </w:r>
    </w:p>
    <w:p w14:paraId="400F5857" w14:textId="77777777" w:rsidR="009868E0" w:rsidRPr="00126AC3" w:rsidRDefault="009868E0" w:rsidP="002C1AAF">
      <w:pPr>
        <w:pStyle w:val="ListParagraph"/>
        <w:numPr>
          <w:ilvl w:val="0"/>
          <w:numId w:val="91"/>
        </w:numPr>
        <w:rPr>
          <w:lang w:val="en-US"/>
        </w:rPr>
      </w:pPr>
      <w:r w:rsidRPr="00126AC3">
        <w:rPr>
          <w:lang w:val="en-US"/>
        </w:rPr>
        <w:t>Sequence Diagram:</w:t>
      </w:r>
    </w:p>
    <w:p w14:paraId="27BCC92A" w14:textId="0C9FFB14" w:rsidR="009868E0" w:rsidRPr="00126AC3" w:rsidRDefault="003E61D1" w:rsidP="009868E0">
      <w:pPr>
        <w:rPr>
          <w:lang w:val="en-US"/>
        </w:rPr>
      </w:pPr>
      <w:r>
        <w:rPr>
          <w:noProof/>
        </w:rPr>
        <w:drawing>
          <wp:inline distT="0" distB="0" distL="0" distR="0" wp14:anchorId="6DC9B3ED" wp14:editId="7BE29392">
            <wp:extent cx="5732145" cy="3648075"/>
            <wp:effectExtent l="0" t="0" r="1905" b="9525"/>
            <wp:docPr id="62" name="Picture 6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2145" cy="3648075"/>
                    </a:xfrm>
                    <a:prstGeom prst="rect">
                      <a:avLst/>
                    </a:prstGeom>
                    <a:noFill/>
                    <a:ln>
                      <a:noFill/>
                    </a:ln>
                  </pic:spPr>
                </pic:pic>
              </a:graphicData>
            </a:graphic>
          </wp:inline>
        </w:drawing>
      </w:r>
    </w:p>
    <w:p w14:paraId="03F653D4" w14:textId="77777777" w:rsidR="009868E0" w:rsidRPr="009868E0" w:rsidRDefault="009868E0" w:rsidP="009868E0">
      <w:pPr>
        <w:rPr>
          <w:lang w:val="en-US"/>
        </w:rPr>
      </w:pPr>
    </w:p>
    <w:p w14:paraId="16F7B2C6" w14:textId="09E246F2" w:rsidR="00346CA2" w:rsidRDefault="00346CA2" w:rsidP="00346CA2">
      <w:pPr>
        <w:pStyle w:val="Heading3"/>
        <w:rPr>
          <w:lang w:val="en-US"/>
        </w:rPr>
      </w:pPr>
      <w:r>
        <w:rPr>
          <w:lang w:val="en-US"/>
        </w:rPr>
        <w:t>A-25_Khôi phục sản phẩm</w:t>
      </w:r>
    </w:p>
    <w:p w14:paraId="71E1BEBE" w14:textId="77777777" w:rsidR="009868E0" w:rsidRPr="00126AC3" w:rsidRDefault="009868E0" w:rsidP="002C1AAF">
      <w:pPr>
        <w:pStyle w:val="ListParagraph"/>
        <w:numPr>
          <w:ilvl w:val="0"/>
          <w:numId w:val="92"/>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9868E0" w14:paraId="742B2210" w14:textId="77777777" w:rsidTr="2AD621CB">
        <w:trPr>
          <w:trHeight w:val="113"/>
        </w:trPr>
        <w:tc>
          <w:tcPr>
            <w:tcW w:w="5000" w:type="pct"/>
            <w:gridSpan w:val="2"/>
            <w:tcMar>
              <w:top w:w="100" w:type="dxa"/>
              <w:left w:w="100" w:type="dxa"/>
              <w:bottom w:w="100" w:type="dxa"/>
              <w:right w:w="100" w:type="dxa"/>
            </w:tcMar>
          </w:tcPr>
          <w:p w14:paraId="7C5F6ED0" w14:textId="431C1C5D" w:rsidR="009868E0" w:rsidRDefault="009868E0" w:rsidP="00501BAA">
            <w:r w:rsidRPr="00782410">
              <w:rPr>
                <w:b/>
                <w:bCs/>
              </w:rPr>
              <w:t>UCID:</w:t>
            </w:r>
            <w:r>
              <w:t xml:space="preserve"> A-</w:t>
            </w:r>
            <w:r w:rsidR="008C5899">
              <w:t>25</w:t>
            </w:r>
          </w:p>
        </w:tc>
      </w:tr>
      <w:tr w:rsidR="009868E0" w14:paraId="21F84B46" w14:textId="77777777" w:rsidTr="2AD621CB">
        <w:trPr>
          <w:trHeight w:val="113"/>
        </w:trPr>
        <w:tc>
          <w:tcPr>
            <w:tcW w:w="5000" w:type="pct"/>
            <w:gridSpan w:val="2"/>
            <w:tcMar>
              <w:top w:w="100" w:type="dxa"/>
              <w:left w:w="100" w:type="dxa"/>
              <w:bottom w:w="100" w:type="dxa"/>
              <w:right w:w="100" w:type="dxa"/>
            </w:tcMar>
          </w:tcPr>
          <w:p w14:paraId="35C6AD6F" w14:textId="1237641A" w:rsidR="009868E0" w:rsidRDefault="009868E0" w:rsidP="00501BAA">
            <w:pPr>
              <w:rPr>
                <w:b/>
                <w:lang w:val="en-US"/>
              </w:rPr>
            </w:pPr>
            <w:r w:rsidRPr="30CBE066">
              <w:rPr>
                <w:b/>
                <w:lang w:val="en-US"/>
              </w:rPr>
              <w:t>Tên Usecase:</w:t>
            </w:r>
            <w:r w:rsidRPr="30CBE066">
              <w:rPr>
                <w:lang w:val="en-US"/>
              </w:rPr>
              <w:t xml:space="preserve"> </w:t>
            </w:r>
            <w:r w:rsidR="008C5899">
              <w:rPr>
                <w:lang w:val="en-US"/>
              </w:rPr>
              <w:t>Khôi phục</w:t>
            </w:r>
            <w:r>
              <w:rPr>
                <w:lang w:val="en-US"/>
              </w:rPr>
              <w:t xml:space="preserve"> sản phẩm</w:t>
            </w:r>
          </w:p>
        </w:tc>
      </w:tr>
      <w:tr w:rsidR="009868E0" w14:paraId="58B6D348" w14:textId="77777777" w:rsidTr="2AD621CB">
        <w:trPr>
          <w:trHeight w:val="206"/>
        </w:trPr>
        <w:tc>
          <w:tcPr>
            <w:tcW w:w="5000" w:type="pct"/>
            <w:gridSpan w:val="2"/>
            <w:tcMar>
              <w:top w:w="100" w:type="dxa"/>
              <w:left w:w="100" w:type="dxa"/>
              <w:bottom w:w="100" w:type="dxa"/>
              <w:right w:w="100" w:type="dxa"/>
            </w:tcMar>
          </w:tcPr>
          <w:p w14:paraId="4D6C8F00" w14:textId="61B60734" w:rsidR="009868E0" w:rsidRDefault="009868E0" w:rsidP="00501BAA">
            <w:pPr>
              <w:rPr>
                <w:b/>
                <w:lang w:val="en-US"/>
              </w:rPr>
            </w:pPr>
            <w:r w:rsidRPr="30CBE066">
              <w:rPr>
                <w:b/>
                <w:lang w:val="en-US"/>
              </w:rPr>
              <w:lastRenderedPageBreak/>
              <w:t>Mô tả sơ lược:</w:t>
            </w:r>
            <w:r w:rsidRPr="30CBE066">
              <w:rPr>
                <w:lang w:val="en-US"/>
              </w:rPr>
              <w:t xml:space="preserve"> </w:t>
            </w:r>
            <w:r w:rsidR="00FB2B44" w:rsidRPr="00FB2B44">
              <w:t>Admin khôi phục một sản phẩm đã ngừng kinh doanh để sản phẩm trở lại trạng thái đang kinh doanh và xuất hiện lại trong danh sách.</w:t>
            </w:r>
          </w:p>
        </w:tc>
      </w:tr>
      <w:tr w:rsidR="009868E0" w14:paraId="05A6AF49" w14:textId="77777777" w:rsidTr="2AD621CB">
        <w:trPr>
          <w:trHeight w:val="16"/>
        </w:trPr>
        <w:tc>
          <w:tcPr>
            <w:tcW w:w="5000" w:type="pct"/>
            <w:gridSpan w:val="2"/>
            <w:tcMar>
              <w:top w:w="100" w:type="dxa"/>
              <w:left w:w="100" w:type="dxa"/>
              <w:bottom w:w="100" w:type="dxa"/>
              <w:right w:w="100" w:type="dxa"/>
            </w:tcMar>
          </w:tcPr>
          <w:p w14:paraId="78D45AA7" w14:textId="38F2DF0C" w:rsidR="009868E0" w:rsidRDefault="009868E0" w:rsidP="00501BAA">
            <w:pPr>
              <w:rPr>
                <w:b/>
                <w:lang w:val="en-US"/>
              </w:rPr>
            </w:pPr>
            <w:r w:rsidRPr="30CBE066">
              <w:rPr>
                <w:b/>
                <w:lang w:val="en-US"/>
              </w:rPr>
              <w:t>Actor chính:</w:t>
            </w:r>
            <w:r w:rsidRPr="30CBE066">
              <w:rPr>
                <w:lang w:val="en-US"/>
              </w:rPr>
              <w:t xml:space="preserve"> </w:t>
            </w:r>
            <w:r>
              <w:t>Admin</w:t>
            </w:r>
          </w:p>
        </w:tc>
      </w:tr>
      <w:tr w:rsidR="009868E0" w14:paraId="026744D5" w14:textId="77777777" w:rsidTr="2AD621CB">
        <w:trPr>
          <w:trHeight w:val="16"/>
        </w:trPr>
        <w:tc>
          <w:tcPr>
            <w:tcW w:w="5000" w:type="pct"/>
            <w:gridSpan w:val="2"/>
            <w:tcMar>
              <w:top w:w="100" w:type="dxa"/>
              <w:left w:w="100" w:type="dxa"/>
              <w:bottom w:w="100" w:type="dxa"/>
              <w:right w:w="100" w:type="dxa"/>
            </w:tcMar>
          </w:tcPr>
          <w:p w14:paraId="669F254F" w14:textId="77777777" w:rsidR="009868E0" w:rsidRDefault="009868E0" w:rsidP="00501BAA">
            <w:pPr>
              <w:rPr>
                <w:b/>
                <w:lang w:val="en-US"/>
              </w:rPr>
            </w:pPr>
            <w:r w:rsidRPr="30CBE066">
              <w:rPr>
                <w:b/>
                <w:lang w:val="en-US"/>
              </w:rPr>
              <w:t>Actor phụ:</w:t>
            </w:r>
            <w:r w:rsidRPr="30CBE066">
              <w:rPr>
                <w:lang w:val="en-US"/>
              </w:rPr>
              <w:t xml:space="preserve"> </w:t>
            </w:r>
            <w:r>
              <w:rPr>
                <w:lang w:val="en-US"/>
              </w:rPr>
              <w:t>Không có</w:t>
            </w:r>
          </w:p>
        </w:tc>
      </w:tr>
      <w:tr w:rsidR="009868E0" w14:paraId="781396BA" w14:textId="77777777" w:rsidTr="2AD621CB">
        <w:trPr>
          <w:trHeight w:val="16"/>
        </w:trPr>
        <w:tc>
          <w:tcPr>
            <w:tcW w:w="5000" w:type="pct"/>
            <w:gridSpan w:val="2"/>
            <w:tcMar>
              <w:top w:w="100" w:type="dxa"/>
              <w:left w:w="100" w:type="dxa"/>
              <w:bottom w:w="100" w:type="dxa"/>
              <w:right w:w="100" w:type="dxa"/>
            </w:tcMar>
          </w:tcPr>
          <w:p w14:paraId="4EC85FE4" w14:textId="5810B6D0" w:rsidR="009868E0" w:rsidRDefault="009868E0" w:rsidP="00501BAA">
            <w:pPr>
              <w:rPr>
                <w:b/>
                <w:lang w:val="en-US"/>
              </w:rPr>
            </w:pPr>
            <w:r w:rsidRPr="30CBE066">
              <w:rPr>
                <w:b/>
                <w:lang w:val="en-US"/>
              </w:rPr>
              <w:t>Tiền điều kiện:</w:t>
            </w:r>
            <w:r w:rsidRPr="30CBE066">
              <w:rPr>
                <w:lang w:val="en-US"/>
              </w:rPr>
              <w:t xml:space="preserve"> </w:t>
            </w:r>
            <w:r w:rsidR="00253675" w:rsidRPr="00253675">
              <w:t>Người dùng đã đăng nhập và có vai trò ADMIN; sản phẩm cần khôi phục đang ở trạng thái đã xóa/ngừng kinh doanh.</w:t>
            </w:r>
          </w:p>
        </w:tc>
      </w:tr>
      <w:tr w:rsidR="009868E0" w14:paraId="30A3ED9B" w14:textId="77777777" w:rsidTr="2AD621CB">
        <w:trPr>
          <w:trHeight w:val="16"/>
        </w:trPr>
        <w:tc>
          <w:tcPr>
            <w:tcW w:w="5000" w:type="pct"/>
            <w:gridSpan w:val="2"/>
            <w:tcMar>
              <w:top w:w="100" w:type="dxa"/>
              <w:left w:w="100" w:type="dxa"/>
              <w:bottom w:w="100" w:type="dxa"/>
              <w:right w:w="100" w:type="dxa"/>
            </w:tcMar>
          </w:tcPr>
          <w:p w14:paraId="228A59CE" w14:textId="344A123E" w:rsidR="009868E0" w:rsidRDefault="009868E0" w:rsidP="00501BAA">
            <w:pPr>
              <w:rPr>
                <w:b/>
                <w:lang w:val="en-US"/>
              </w:rPr>
            </w:pPr>
            <w:r w:rsidRPr="30CBE066">
              <w:rPr>
                <w:b/>
                <w:lang w:val="en-US"/>
              </w:rPr>
              <w:t>Hậu điều kiện:</w:t>
            </w:r>
            <w:r w:rsidRPr="30CBE066">
              <w:rPr>
                <w:lang w:val="en-US"/>
              </w:rPr>
              <w:t xml:space="preserve"> </w:t>
            </w:r>
            <w:r w:rsidR="00253675" w:rsidRPr="00253675">
              <w:t>Sản phẩm được chuyển lại trạng thái đang kinh doanh và hiển thị trở lại trong danh sách sản phẩm.</w:t>
            </w:r>
          </w:p>
        </w:tc>
      </w:tr>
      <w:tr w:rsidR="009868E0" w14:paraId="5C15F980"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1BDF2EE0" w14:textId="77777777" w:rsidR="009868E0" w:rsidRPr="00055229" w:rsidRDefault="009868E0" w:rsidP="00501BAA">
            <w:pPr>
              <w:rPr>
                <w:b/>
                <w:lang w:val="en-US"/>
              </w:rPr>
            </w:pPr>
            <w:r w:rsidRPr="57F0573F">
              <w:rPr>
                <w:b/>
                <w:lang w:val="en-US"/>
              </w:rPr>
              <w:t>Luồng sự kiện chính:</w:t>
            </w:r>
          </w:p>
        </w:tc>
      </w:tr>
      <w:tr w:rsidR="009868E0" w14:paraId="0CE5CE36" w14:textId="77777777" w:rsidTr="2AD621CB">
        <w:trPr>
          <w:trHeight w:val="18"/>
        </w:trPr>
        <w:tc>
          <w:tcPr>
            <w:tcW w:w="2694" w:type="pct"/>
            <w:tcMar>
              <w:top w:w="100" w:type="dxa"/>
              <w:left w:w="100" w:type="dxa"/>
              <w:bottom w:w="100" w:type="dxa"/>
              <w:right w:w="100" w:type="dxa"/>
            </w:tcMar>
          </w:tcPr>
          <w:p w14:paraId="52119132" w14:textId="77777777" w:rsidR="009868E0" w:rsidRPr="00055229" w:rsidRDefault="009868E0" w:rsidP="00501BAA">
            <w:pPr>
              <w:jc w:val="center"/>
              <w:rPr>
                <w:b/>
                <w:bCs/>
              </w:rPr>
            </w:pPr>
            <w:r>
              <w:rPr>
                <w:b/>
                <w:bCs/>
              </w:rPr>
              <w:t>Actor</w:t>
            </w:r>
          </w:p>
        </w:tc>
        <w:tc>
          <w:tcPr>
            <w:tcW w:w="2306" w:type="pct"/>
            <w:tcMar>
              <w:top w:w="100" w:type="dxa"/>
              <w:left w:w="100" w:type="dxa"/>
              <w:bottom w:w="100" w:type="dxa"/>
              <w:right w:w="100" w:type="dxa"/>
            </w:tcMar>
          </w:tcPr>
          <w:p w14:paraId="06FC0202" w14:textId="77777777" w:rsidR="009868E0" w:rsidRPr="00055229" w:rsidRDefault="009868E0" w:rsidP="00501BAA">
            <w:pPr>
              <w:jc w:val="center"/>
              <w:rPr>
                <w:b/>
                <w:lang w:val="en-US"/>
              </w:rPr>
            </w:pPr>
            <w:r w:rsidRPr="57F0573F">
              <w:rPr>
                <w:b/>
                <w:lang w:val="en-US"/>
              </w:rPr>
              <w:t>Hệ thống</w:t>
            </w:r>
          </w:p>
        </w:tc>
      </w:tr>
      <w:tr w:rsidR="009868E0" w14:paraId="699624C1" w14:textId="77777777" w:rsidTr="2AD621CB">
        <w:trPr>
          <w:trHeight w:val="161"/>
        </w:trPr>
        <w:tc>
          <w:tcPr>
            <w:tcW w:w="2694" w:type="pct"/>
            <w:tcMar>
              <w:top w:w="100" w:type="dxa"/>
              <w:left w:w="100" w:type="dxa"/>
              <w:bottom w:w="100" w:type="dxa"/>
              <w:right w:w="100" w:type="dxa"/>
            </w:tcMar>
          </w:tcPr>
          <w:p w14:paraId="6724AC08" w14:textId="6A04FE68" w:rsidR="009868E0" w:rsidRPr="00E10F1B" w:rsidRDefault="00253675" w:rsidP="00501BAA">
            <w:pPr>
              <w:rPr>
                <w:bCs/>
                <w:lang w:val="en-US"/>
              </w:rPr>
            </w:pPr>
            <w:r w:rsidRPr="00253675">
              <w:rPr>
                <w:bCs/>
              </w:rPr>
              <w:t>1. Admin mở trang danh sách sản phẩm đã xóa hoặc trang chi tiết của sản phẩm đã xóa và chọn </w:t>
            </w:r>
            <w:r w:rsidRPr="003D5D5C">
              <w:t>Khôi phục</w:t>
            </w:r>
            <w:r w:rsidRPr="00253675">
              <w:rPr>
                <w:bCs/>
              </w:rPr>
              <w:t>.</w:t>
            </w:r>
          </w:p>
        </w:tc>
        <w:tc>
          <w:tcPr>
            <w:tcW w:w="2306" w:type="pct"/>
            <w:tcMar>
              <w:top w:w="100" w:type="dxa"/>
              <w:left w:w="100" w:type="dxa"/>
              <w:bottom w:w="100" w:type="dxa"/>
              <w:right w:w="100" w:type="dxa"/>
            </w:tcMar>
          </w:tcPr>
          <w:p w14:paraId="04E89483" w14:textId="1B827103" w:rsidR="009868E0" w:rsidRPr="00E10F1B" w:rsidRDefault="2AD621CB" w:rsidP="00501BAA">
            <w:r w:rsidRPr="2AD621CB">
              <w:rPr>
                <w:lang w:val="en-US"/>
              </w:rPr>
              <w:t>2. Hệ thống hiển thị hộp thoại xác nhận khôi phục.</w:t>
            </w:r>
          </w:p>
        </w:tc>
      </w:tr>
      <w:tr w:rsidR="009868E0" w14:paraId="2134E091" w14:textId="77777777" w:rsidTr="2AD621CB">
        <w:trPr>
          <w:trHeight w:val="16"/>
        </w:trPr>
        <w:tc>
          <w:tcPr>
            <w:tcW w:w="2694" w:type="pct"/>
            <w:tcMar>
              <w:top w:w="100" w:type="dxa"/>
              <w:left w:w="100" w:type="dxa"/>
              <w:bottom w:w="100" w:type="dxa"/>
              <w:right w:w="100" w:type="dxa"/>
            </w:tcMar>
          </w:tcPr>
          <w:p w14:paraId="400CDEAC" w14:textId="7FA73EEA" w:rsidR="009868E0" w:rsidRPr="00E10F1B" w:rsidRDefault="00253675" w:rsidP="00501BAA">
            <w:pPr>
              <w:rPr>
                <w:bCs/>
                <w:lang w:val="en-US"/>
              </w:rPr>
            </w:pPr>
            <w:r w:rsidRPr="00253675">
              <w:rPr>
                <w:bCs/>
              </w:rPr>
              <w:t>3. Admin xác nhận khôi phục.</w:t>
            </w:r>
          </w:p>
        </w:tc>
        <w:tc>
          <w:tcPr>
            <w:tcW w:w="2306" w:type="pct"/>
            <w:tcMar>
              <w:top w:w="100" w:type="dxa"/>
              <w:left w:w="100" w:type="dxa"/>
              <w:bottom w:w="100" w:type="dxa"/>
              <w:right w:w="100" w:type="dxa"/>
            </w:tcMar>
          </w:tcPr>
          <w:p w14:paraId="48C74F2A" w14:textId="61717526" w:rsidR="009868E0" w:rsidRPr="00E10F1B" w:rsidRDefault="00253675" w:rsidP="00501BAA">
            <w:pPr>
              <w:rPr>
                <w:bCs/>
                <w:lang w:val="en-US"/>
              </w:rPr>
            </w:pPr>
            <w:r w:rsidRPr="00253675">
              <w:rPr>
                <w:bCs/>
              </w:rPr>
              <w:t>4. Hệ thống gửi yêu cầu khôi phục sản phẩm.</w:t>
            </w:r>
          </w:p>
        </w:tc>
      </w:tr>
      <w:tr w:rsidR="009868E0" w14:paraId="02536301" w14:textId="77777777" w:rsidTr="2AD621CB">
        <w:trPr>
          <w:trHeight w:val="16"/>
        </w:trPr>
        <w:tc>
          <w:tcPr>
            <w:tcW w:w="2694" w:type="pct"/>
            <w:tcMar>
              <w:top w:w="100" w:type="dxa"/>
              <w:left w:w="100" w:type="dxa"/>
              <w:bottom w:w="100" w:type="dxa"/>
              <w:right w:w="100" w:type="dxa"/>
            </w:tcMar>
          </w:tcPr>
          <w:p w14:paraId="0497DA25" w14:textId="77777777" w:rsidR="009868E0" w:rsidRPr="00E10F1B" w:rsidRDefault="009868E0" w:rsidP="00501BAA">
            <w:pPr>
              <w:rPr>
                <w:bCs/>
              </w:rPr>
            </w:pPr>
          </w:p>
        </w:tc>
        <w:tc>
          <w:tcPr>
            <w:tcW w:w="2306" w:type="pct"/>
            <w:tcMar>
              <w:top w:w="100" w:type="dxa"/>
              <w:left w:w="100" w:type="dxa"/>
              <w:bottom w:w="100" w:type="dxa"/>
              <w:right w:w="100" w:type="dxa"/>
            </w:tcMar>
          </w:tcPr>
          <w:p w14:paraId="50986B26" w14:textId="2602A1D3" w:rsidR="009868E0" w:rsidRPr="00E10F1B" w:rsidRDefault="2AD621CB" w:rsidP="00501BAA">
            <w:r w:rsidRPr="2AD621CB">
              <w:rPr>
                <w:lang w:val="en-US"/>
              </w:rPr>
              <w:t>5. Hệ thống đặt trạng thái sản phẩm về đang kinh doanh và lưu lại dữ liệu.</w:t>
            </w:r>
          </w:p>
        </w:tc>
      </w:tr>
      <w:tr w:rsidR="009868E0" w14:paraId="5EB65B24" w14:textId="77777777" w:rsidTr="2AD621CB">
        <w:trPr>
          <w:trHeight w:val="16"/>
        </w:trPr>
        <w:tc>
          <w:tcPr>
            <w:tcW w:w="2694" w:type="pct"/>
            <w:tcMar>
              <w:top w:w="100" w:type="dxa"/>
              <w:left w:w="100" w:type="dxa"/>
              <w:bottom w:w="100" w:type="dxa"/>
              <w:right w:w="100" w:type="dxa"/>
            </w:tcMar>
          </w:tcPr>
          <w:p w14:paraId="5409DACE" w14:textId="77777777" w:rsidR="009868E0" w:rsidRPr="00E10F1B" w:rsidRDefault="009868E0" w:rsidP="00501BAA">
            <w:pPr>
              <w:rPr>
                <w:bCs/>
              </w:rPr>
            </w:pPr>
          </w:p>
        </w:tc>
        <w:tc>
          <w:tcPr>
            <w:tcW w:w="2306" w:type="pct"/>
            <w:tcMar>
              <w:top w:w="100" w:type="dxa"/>
              <w:left w:w="100" w:type="dxa"/>
              <w:bottom w:w="100" w:type="dxa"/>
              <w:right w:w="100" w:type="dxa"/>
            </w:tcMar>
          </w:tcPr>
          <w:p w14:paraId="191BE895" w14:textId="2741C9A6" w:rsidR="009868E0" w:rsidRPr="003A2567" w:rsidRDefault="2AD621CB" w:rsidP="00501BAA">
            <w:r w:rsidRPr="2AD621CB">
              <w:rPr>
                <w:lang w:val="en-US"/>
              </w:rPr>
              <w:t>6. Hệ thống đóng hộp thoại và làm mới dữ liệu hiển thị.</w:t>
            </w:r>
          </w:p>
        </w:tc>
      </w:tr>
      <w:tr w:rsidR="009868E0" w14:paraId="7A9720DA" w14:textId="77777777" w:rsidTr="2AD621CB">
        <w:trPr>
          <w:trHeight w:val="16"/>
        </w:trPr>
        <w:tc>
          <w:tcPr>
            <w:tcW w:w="2694" w:type="pct"/>
            <w:tcMar>
              <w:top w:w="100" w:type="dxa"/>
              <w:left w:w="100" w:type="dxa"/>
              <w:bottom w:w="100" w:type="dxa"/>
              <w:right w:w="100" w:type="dxa"/>
            </w:tcMar>
          </w:tcPr>
          <w:p w14:paraId="14D36B11" w14:textId="0D0DCD71" w:rsidR="009868E0" w:rsidRPr="00E10F1B" w:rsidRDefault="2AD621CB" w:rsidP="00501BAA">
            <w:r w:rsidRPr="2AD621CB">
              <w:rPr>
                <w:lang w:val="en-US"/>
              </w:rPr>
              <w:t>7. Admin thấy sản phẩm đã được khôi phục.</w:t>
            </w:r>
          </w:p>
        </w:tc>
        <w:tc>
          <w:tcPr>
            <w:tcW w:w="2306" w:type="pct"/>
            <w:tcMar>
              <w:top w:w="100" w:type="dxa"/>
              <w:left w:w="100" w:type="dxa"/>
              <w:bottom w:w="100" w:type="dxa"/>
              <w:right w:w="100" w:type="dxa"/>
            </w:tcMar>
          </w:tcPr>
          <w:p w14:paraId="0DBF2FBD" w14:textId="77777777" w:rsidR="009868E0" w:rsidRPr="003A2567" w:rsidRDefault="009868E0" w:rsidP="00501BAA">
            <w:pPr>
              <w:rPr>
                <w:bCs/>
              </w:rPr>
            </w:pPr>
          </w:p>
        </w:tc>
      </w:tr>
      <w:tr w:rsidR="009868E0" w14:paraId="7277BB2A"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12D43812" w14:textId="77777777" w:rsidR="009868E0" w:rsidRDefault="009868E0" w:rsidP="00501BAA">
            <w:r w:rsidRPr="57F0573F">
              <w:rPr>
                <w:b/>
                <w:lang w:val="en-US"/>
              </w:rPr>
              <w:t>Luồng sự kiện thay thế:</w:t>
            </w:r>
          </w:p>
        </w:tc>
      </w:tr>
      <w:tr w:rsidR="009868E0" w14:paraId="6EEF2A0C" w14:textId="77777777" w:rsidTr="2AD621CB">
        <w:trPr>
          <w:trHeight w:val="16"/>
        </w:trPr>
        <w:tc>
          <w:tcPr>
            <w:tcW w:w="2694" w:type="pct"/>
            <w:tcMar>
              <w:top w:w="100" w:type="dxa"/>
              <w:left w:w="100" w:type="dxa"/>
              <w:bottom w:w="100" w:type="dxa"/>
              <w:right w:w="100" w:type="dxa"/>
            </w:tcMar>
          </w:tcPr>
          <w:p w14:paraId="76543609" w14:textId="67CA1CF5" w:rsidR="009868E0" w:rsidRPr="00055229" w:rsidRDefault="2AD621CB" w:rsidP="00501BAA">
            <w:r w:rsidRPr="2AD621CB">
              <w:rPr>
                <w:lang w:val="en-US"/>
              </w:rPr>
              <w:t>2.1. Admin không muốn khôi phục nữa.</w:t>
            </w:r>
          </w:p>
        </w:tc>
        <w:tc>
          <w:tcPr>
            <w:tcW w:w="2306" w:type="pct"/>
            <w:tcMar>
              <w:top w:w="20" w:type="dxa"/>
              <w:left w:w="20" w:type="dxa"/>
              <w:bottom w:w="20" w:type="dxa"/>
              <w:right w:w="20" w:type="dxa"/>
            </w:tcMar>
          </w:tcPr>
          <w:p w14:paraId="17A9FA2C" w14:textId="77777777" w:rsidR="009868E0" w:rsidRPr="00055229" w:rsidRDefault="009868E0" w:rsidP="00501BAA"/>
        </w:tc>
      </w:tr>
      <w:tr w:rsidR="009868E0" w14:paraId="4A3960B6" w14:textId="77777777" w:rsidTr="2AD621CB">
        <w:trPr>
          <w:trHeight w:val="16"/>
        </w:trPr>
        <w:tc>
          <w:tcPr>
            <w:tcW w:w="2694" w:type="pct"/>
            <w:tcMar>
              <w:top w:w="100" w:type="dxa"/>
              <w:left w:w="100" w:type="dxa"/>
              <w:bottom w:w="100" w:type="dxa"/>
              <w:right w:w="100" w:type="dxa"/>
            </w:tcMar>
          </w:tcPr>
          <w:p w14:paraId="682CF3CF" w14:textId="77777777" w:rsidR="009868E0" w:rsidRPr="00055229" w:rsidRDefault="009868E0" w:rsidP="00501BAA"/>
        </w:tc>
        <w:tc>
          <w:tcPr>
            <w:tcW w:w="2306" w:type="pct"/>
            <w:tcMar>
              <w:top w:w="20" w:type="dxa"/>
              <w:left w:w="20" w:type="dxa"/>
              <w:bottom w:w="20" w:type="dxa"/>
              <w:right w:w="20" w:type="dxa"/>
            </w:tcMar>
          </w:tcPr>
          <w:p w14:paraId="1F924A4E" w14:textId="20624531" w:rsidR="009868E0" w:rsidRPr="004F0592" w:rsidRDefault="2AD621CB" w:rsidP="00501BAA">
            <w:r w:rsidRPr="2AD621CB">
              <w:rPr>
                <w:lang w:val="en-US"/>
              </w:rPr>
              <w:t>2.2. Hệ thống đóng hộp thoại và giữ nguyên trạng thái sản phẩm.</w:t>
            </w:r>
          </w:p>
        </w:tc>
      </w:tr>
      <w:tr w:rsidR="009868E0" w14:paraId="6E6E2A20"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31BB02FB" w14:textId="77777777" w:rsidR="009868E0" w:rsidRPr="00055229" w:rsidRDefault="009868E0" w:rsidP="00501BAA">
            <w:r w:rsidRPr="57F0573F">
              <w:rPr>
                <w:b/>
                <w:lang w:val="en-US"/>
              </w:rPr>
              <w:lastRenderedPageBreak/>
              <w:t>Luồng sự kiện ngoại lệ:</w:t>
            </w:r>
          </w:p>
        </w:tc>
      </w:tr>
      <w:tr w:rsidR="009868E0" w14:paraId="152BCDCF" w14:textId="77777777" w:rsidTr="2AD621CB">
        <w:trPr>
          <w:trHeight w:val="18"/>
        </w:trPr>
        <w:tc>
          <w:tcPr>
            <w:tcW w:w="2694" w:type="pct"/>
            <w:tcMar>
              <w:top w:w="100" w:type="dxa"/>
              <w:left w:w="100" w:type="dxa"/>
              <w:bottom w:w="100" w:type="dxa"/>
              <w:right w:w="100" w:type="dxa"/>
            </w:tcMar>
          </w:tcPr>
          <w:p w14:paraId="135310C1" w14:textId="000817B2" w:rsidR="009868E0" w:rsidRDefault="2AD621CB" w:rsidP="00501BAA">
            <w:r w:rsidRPr="2AD621CB">
              <w:rPr>
                <w:lang w:val="en-US"/>
              </w:rPr>
              <w:t>1.1. Người dùng chưa đăng nhập hoặc không có vai trò ADMIN.</w:t>
            </w:r>
          </w:p>
        </w:tc>
        <w:tc>
          <w:tcPr>
            <w:tcW w:w="2306" w:type="pct"/>
            <w:tcMar>
              <w:top w:w="20" w:type="dxa"/>
              <w:left w:w="20" w:type="dxa"/>
              <w:bottom w:w="20" w:type="dxa"/>
              <w:right w:w="20" w:type="dxa"/>
            </w:tcMar>
          </w:tcPr>
          <w:p w14:paraId="74B66ACA" w14:textId="48A569FD" w:rsidR="009868E0" w:rsidRPr="00055229" w:rsidRDefault="2AD621CB" w:rsidP="00501BAA">
            <w:r w:rsidRPr="2AD621CB">
              <w:rPr>
                <w:lang w:val="en-US"/>
              </w:rPr>
              <w:t>1.2. Hệ thống chuyển hướng về trang đăng nhập /login.</w:t>
            </w:r>
          </w:p>
        </w:tc>
      </w:tr>
      <w:tr w:rsidR="004F1C9C" w14:paraId="1789FDAF" w14:textId="77777777" w:rsidTr="2AD621CB">
        <w:trPr>
          <w:trHeight w:val="18"/>
        </w:trPr>
        <w:tc>
          <w:tcPr>
            <w:tcW w:w="2694" w:type="pct"/>
            <w:tcMar>
              <w:top w:w="100" w:type="dxa"/>
              <w:left w:w="100" w:type="dxa"/>
              <w:bottom w:w="100" w:type="dxa"/>
              <w:right w:w="100" w:type="dxa"/>
            </w:tcMar>
          </w:tcPr>
          <w:p w14:paraId="7A9D7956" w14:textId="40CAE41B" w:rsidR="004F1C9C" w:rsidRPr="004F1C9C" w:rsidRDefault="2AD621CB" w:rsidP="00501BAA">
            <w:r w:rsidRPr="2AD621CB">
              <w:rPr>
                <w:lang w:val="en-US"/>
              </w:rPr>
              <w:t>4.3. Sản phẩm không tồn tại.</w:t>
            </w:r>
          </w:p>
        </w:tc>
        <w:tc>
          <w:tcPr>
            <w:tcW w:w="2306" w:type="pct"/>
            <w:tcMar>
              <w:top w:w="20" w:type="dxa"/>
              <w:left w:w="20" w:type="dxa"/>
              <w:bottom w:w="20" w:type="dxa"/>
              <w:right w:w="20" w:type="dxa"/>
            </w:tcMar>
          </w:tcPr>
          <w:p w14:paraId="0644C6C4" w14:textId="5CA04ECA" w:rsidR="004F1C9C" w:rsidRPr="004F1C9C" w:rsidRDefault="2AD621CB" w:rsidP="00501BAA">
            <w:r w:rsidRPr="2AD621CB">
              <w:rPr>
                <w:lang w:val="en-US"/>
              </w:rPr>
              <w:t>4.4. Hệ thống hiển thị lỗi và không cập nhật trạng thái sản phẩm.</w:t>
            </w:r>
          </w:p>
        </w:tc>
      </w:tr>
    </w:tbl>
    <w:p w14:paraId="4C832C94" w14:textId="77777777" w:rsidR="009868E0" w:rsidRPr="00126AC3" w:rsidRDefault="009868E0" w:rsidP="002C1AAF">
      <w:pPr>
        <w:pStyle w:val="ListParagraph"/>
        <w:numPr>
          <w:ilvl w:val="0"/>
          <w:numId w:val="92"/>
        </w:numPr>
        <w:rPr>
          <w:lang w:val="en-US"/>
        </w:rPr>
      </w:pPr>
      <w:r w:rsidRPr="00126AC3">
        <w:rPr>
          <w:lang w:val="en-US"/>
        </w:rPr>
        <w:t>Activity Diagram:</w:t>
      </w:r>
    </w:p>
    <w:p w14:paraId="5F521450" w14:textId="6EA4C266" w:rsidR="009868E0" w:rsidRPr="008A3DEF" w:rsidRDefault="003D7736" w:rsidP="009868E0">
      <w:pPr>
        <w:rPr>
          <w:lang w:val="en-US"/>
        </w:rPr>
      </w:pPr>
      <w:r>
        <w:rPr>
          <w:noProof/>
        </w:rPr>
        <w:drawing>
          <wp:inline distT="0" distB="0" distL="0" distR="0" wp14:anchorId="6B835843" wp14:editId="61A29186">
            <wp:extent cx="5732145" cy="2581910"/>
            <wp:effectExtent l="0" t="0" r="1905" b="8890"/>
            <wp:docPr id="63" name="Picture 6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tUML diagram"/>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2145" cy="2581910"/>
                    </a:xfrm>
                    <a:prstGeom prst="rect">
                      <a:avLst/>
                    </a:prstGeom>
                    <a:noFill/>
                    <a:ln>
                      <a:noFill/>
                    </a:ln>
                  </pic:spPr>
                </pic:pic>
              </a:graphicData>
            </a:graphic>
          </wp:inline>
        </w:drawing>
      </w:r>
    </w:p>
    <w:p w14:paraId="6AE22623" w14:textId="77777777" w:rsidR="009868E0" w:rsidRPr="00126AC3" w:rsidRDefault="009868E0" w:rsidP="002C1AAF">
      <w:pPr>
        <w:pStyle w:val="ListParagraph"/>
        <w:numPr>
          <w:ilvl w:val="0"/>
          <w:numId w:val="92"/>
        </w:numPr>
        <w:rPr>
          <w:lang w:val="en-US"/>
        </w:rPr>
      </w:pPr>
      <w:r w:rsidRPr="00126AC3">
        <w:rPr>
          <w:lang w:val="en-US"/>
        </w:rPr>
        <w:t>Sequence Diagram:</w:t>
      </w:r>
    </w:p>
    <w:p w14:paraId="61D342D8" w14:textId="62BFED9A" w:rsidR="009868E0" w:rsidRPr="00F279D3" w:rsidRDefault="00A8084F" w:rsidP="009868E0">
      <w:pPr>
        <w:rPr>
          <w:lang w:val="en-US"/>
        </w:rPr>
      </w:pPr>
      <w:r>
        <w:rPr>
          <w:noProof/>
        </w:rPr>
        <w:lastRenderedPageBreak/>
        <w:drawing>
          <wp:inline distT="0" distB="0" distL="0" distR="0" wp14:anchorId="3B79807C" wp14:editId="7A509BC8">
            <wp:extent cx="5732145" cy="3927475"/>
            <wp:effectExtent l="0" t="0" r="1905" b="0"/>
            <wp:docPr id="1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32145" cy="3927475"/>
                    </a:xfrm>
                    <a:prstGeom prst="rect">
                      <a:avLst/>
                    </a:prstGeom>
                    <a:noFill/>
                    <a:ln>
                      <a:noFill/>
                    </a:ln>
                  </pic:spPr>
                </pic:pic>
              </a:graphicData>
            </a:graphic>
          </wp:inline>
        </w:drawing>
      </w:r>
    </w:p>
    <w:p w14:paraId="2F3DD359" w14:textId="77777777" w:rsidR="009868E0" w:rsidRPr="009868E0" w:rsidRDefault="009868E0" w:rsidP="009868E0">
      <w:pPr>
        <w:rPr>
          <w:lang w:val="en-US"/>
        </w:rPr>
      </w:pPr>
    </w:p>
    <w:p w14:paraId="74CCAF62" w14:textId="1FFA2FC5" w:rsidR="006C2BC9" w:rsidRPr="003369EB" w:rsidRDefault="006C2BC9" w:rsidP="003369EB">
      <w:pPr>
        <w:pStyle w:val="Heading3"/>
        <w:rPr>
          <w:lang w:val="en-US"/>
        </w:rPr>
      </w:pPr>
      <w:r w:rsidRPr="003369EB">
        <w:rPr>
          <w:lang w:val="en-US"/>
        </w:rPr>
        <w:t>A-06</w:t>
      </w:r>
      <w:r w:rsidR="00B7017A" w:rsidRPr="003369EB">
        <w:rPr>
          <w:lang w:val="en-US"/>
        </w:rPr>
        <w:t>_</w:t>
      </w:r>
      <w:r w:rsidRPr="003369EB">
        <w:rPr>
          <w:lang w:val="en-US"/>
        </w:rPr>
        <w:t>Thêm hình ảnh sản phẩm</w:t>
      </w:r>
    </w:p>
    <w:p w14:paraId="40CC9097" w14:textId="77777777" w:rsidR="00020B5E" w:rsidRPr="00126AC3" w:rsidRDefault="00020B5E" w:rsidP="00020B5E">
      <w:pPr>
        <w:pStyle w:val="ListParagraph"/>
        <w:numPr>
          <w:ilvl w:val="0"/>
          <w:numId w:val="93"/>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020B5E" w14:paraId="1033D5F0" w14:textId="77777777" w:rsidTr="2AD621CB">
        <w:trPr>
          <w:trHeight w:val="113"/>
        </w:trPr>
        <w:tc>
          <w:tcPr>
            <w:tcW w:w="5000" w:type="pct"/>
            <w:gridSpan w:val="2"/>
            <w:tcMar>
              <w:top w:w="100" w:type="dxa"/>
              <w:left w:w="100" w:type="dxa"/>
              <w:bottom w:w="100" w:type="dxa"/>
              <w:right w:w="100" w:type="dxa"/>
            </w:tcMar>
          </w:tcPr>
          <w:p w14:paraId="02D3BE2F" w14:textId="05080017" w:rsidR="00020B5E" w:rsidRDefault="00020B5E" w:rsidP="00501BAA">
            <w:r w:rsidRPr="00782410">
              <w:rPr>
                <w:b/>
                <w:bCs/>
              </w:rPr>
              <w:t>UCID:</w:t>
            </w:r>
            <w:r>
              <w:t xml:space="preserve"> A-</w:t>
            </w:r>
            <w:r w:rsidR="006E22B2">
              <w:t>06</w:t>
            </w:r>
          </w:p>
        </w:tc>
      </w:tr>
      <w:tr w:rsidR="00020B5E" w14:paraId="1C990638" w14:textId="77777777" w:rsidTr="2AD621CB">
        <w:trPr>
          <w:trHeight w:val="113"/>
        </w:trPr>
        <w:tc>
          <w:tcPr>
            <w:tcW w:w="5000" w:type="pct"/>
            <w:gridSpan w:val="2"/>
            <w:tcMar>
              <w:top w:w="100" w:type="dxa"/>
              <w:left w:w="100" w:type="dxa"/>
              <w:bottom w:w="100" w:type="dxa"/>
              <w:right w:w="100" w:type="dxa"/>
            </w:tcMar>
          </w:tcPr>
          <w:p w14:paraId="2FA308E5" w14:textId="4281FC3C" w:rsidR="00020B5E" w:rsidRDefault="00020B5E" w:rsidP="00501BAA">
            <w:pPr>
              <w:rPr>
                <w:b/>
                <w:lang w:val="en-US"/>
              </w:rPr>
            </w:pPr>
            <w:r w:rsidRPr="30CBE066">
              <w:rPr>
                <w:b/>
                <w:lang w:val="en-US"/>
              </w:rPr>
              <w:t>Tên Usecase:</w:t>
            </w:r>
            <w:r w:rsidRPr="30CBE066">
              <w:rPr>
                <w:lang w:val="en-US"/>
              </w:rPr>
              <w:t xml:space="preserve"> </w:t>
            </w:r>
            <w:r w:rsidR="006E22B2">
              <w:rPr>
                <w:lang w:val="en-US"/>
              </w:rPr>
              <w:t>Thêm hình ảnh sản phẩm</w:t>
            </w:r>
          </w:p>
        </w:tc>
      </w:tr>
      <w:tr w:rsidR="00020B5E" w14:paraId="7F00AAD9" w14:textId="77777777" w:rsidTr="2AD621CB">
        <w:trPr>
          <w:trHeight w:val="206"/>
        </w:trPr>
        <w:tc>
          <w:tcPr>
            <w:tcW w:w="5000" w:type="pct"/>
            <w:gridSpan w:val="2"/>
            <w:tcMar>
              <w:top w:w="100" w:type="dxa"/>
              <w:left w:w="100" w:type="dxa"/>
              <w:bottom w:w="100" w:type="dxa"/>
              <w:right w:w="100" w:type="dxa"/>
            </w:tcMar>
          </w:tcPr>
          <w:p w14:paraId="359061B2" w14:textId="29F07761" w:rsidR="00020B5E" w:rsidRDefault="00020B5E" w:rsidP="00501BAA">
            <w:pPr>
              <w:rPr>
                <w:b/>
                <w:lang w:val="en-US"/>
              </w:rPr>
            </w:pPr>
            <w:r w:rsidRPr="30CBE066">
              <w:rPr>
                <w:b/>
                <w:lang w:val="en-US"/>
              </w:rPr>
              <w:t>Mô tả sơ lược:</w:t>
            </w:r>
            <w:r w:rsidRPr="30CBE066">
              <w:rPr>
                <w:lang w:val="en-US"/>
              </w:rPr>
              <w:t xml:space="preserve"> </w:t>
            </w:r>
            <w:r w:rsidR="004801DC" w:rsidRPr="004801DC">
              <w:t>Admin chọn một hoặc nhiều hình ảnh cho sản phẩm, hệ thống hiển thị ảnh xem trước, tải ảnh lên nơi lưu trữ và gắn các ảnh đó vào sản phẩm khi lưu.</w:t>
            </w:r>
          </w:p>
        </w:tc>
      </w:tr>
      <w:tr w:rsidR="00020B5E" w14:paraId="47853435" w14:textId="77777777" w:rsidTr="2AD621CB">
        <w:trPr>
          <w:trHeight w:val="16"/>
        </w:trPr>
        <w:tc>
          <w:tcPr>
            <w:tcW w:w="5000" w:type="pct"/>
            <w:gridSpan w:val="2"/>
            <w:tcMar>
              <w:top w:w="100" w:type="dxa"/>
              <w:left w:w="100" w:type="dxa"/>
              <w:bottom w:w="100" w:type="dxa"/>
              <w:right w:w="100" w:type="dxa"/>
            </w:tcMar>
          </w:tcPr>
          <w:p w14:paraId="57A74815" w14:textId="65A7E991" w:rsidR="00020B5E" w:rsidRDefault="00020B5E" w:rsidP="00501BAA">
            <w:pPr>
              <w:rPr>
                <w:b/>
                <w:lang w:val="en-US"/>
              </w:rPr>
            </w:pPr>
            <w:r w:rsidRPr="30CBE066">
              <w:rPr>
                <w:b/>
                <w:lang w:val="en-US"/>
              </w:rPr>
              <w:t>Actor chính:</w:t>
            </w:r>
            <w:r w:rsidRPr="30CBE066">
              <w:rPr>
                <w:lang w:val="en-US"/>
              </w:rPr>
              <w:t xml:space="preserve"> </w:t>
            </w:r>
            <w:r>
              <w:t>Admin</w:t>
            </w:r>
          </w:p>
        </w:tc>
      </w:tr>
      <w:tr w:rsidR="00020B5E" w14:paraId="50CE7381" w14:textId="77777777" w:rsidTr="2AD621CB">
        <w:trPr>
          <w:trHeight w:val="16"/>
        </w:trPr>
        <w:tc>
          <w:tcPr>
            <w:tcW w:w="5000" w:type="pct"/>
            <w:gridSpan w:val="2"/>
            <w:tcMar>
              <w:top w:w="100" w:type="dxa"/>
              <w:left w:w="100" w:type="dxa"/>
              <w:bottom w:w="100" w:type="dxa"/>
              <w:right w:w="100" w:type="dxa"/>
            </w:tcMar>
          </w:tcPr>
          <w:p w14:paraId="5C30A247" w14:textId="77777777" w:rsidR="00020B5E" w:rsidRDefault="00020B5E" w:rsidP="00501BAA">
            <w:pPr>
              <w:rPr>
                <w:b/>
                <w:lang w:val="en-US"/>
              </w:rPr>
            </w:pPr>
            <w:r w:rsidRPr="30CBE066">
              <w:rPr>
                <w:b/>
                <w:lang w:val="en-US"/>
              </w:rPr>
              <w:t>Actor phụ:</w:t>
            </w:r>
            <w:r w:rsidRPr="30CBE066">
              <w:rPr>
                <w:lang w:val="en-US"/>
              </w:rPr>
              <w:t xml:space="preserve"> </w:t>
            </w:r>
            <w:r>
              <w:rPr>
                <w:lang w:val="en-US"/>
              </w:rPr>
              <w:t>Không có</w:t>
            </w:r>
          </w:p>
        </w:tc>
      </w:tr>
      <w:tr w:rsidR="00020B5E" w14:paraId="68B9D465" w14:textId="77777777" w:rsidTr="2AD621CB">
        <w:trPr>
          <w:trHeight w:val="16"/>
        </w:trPr>
        <w:tc>
          <w:tcPr>
            <w:tcW w:w="5000" w:type="pct"/>
            <w:gridSpan w:val="2"/>
            <w:tcMar>
              <w:top w:w="100" w:type="dxa"/>
              <w:left w:w="100" w:type="dxa"/>
              <w:bottom w:w="100" w:type="dxa"/>
              <w:right w:w="100" w:type="dxa"/>
            </w:tcMar>
          </w:tcPr>
          <w:p w14:paraId="1B32036B" w14:textId="642F38C0" w:rsidR="00020B5E" w:rsidRDefault="00020B5E" w:rsidP="00501BAA">
            <w:pPr>
              <w:rPr>
                <w:b/>
                <w:lang w:val="en-US"/>
              </w:rPr>
            </w:pPr>
            <w:r w:rsidRPr="30CBE066">
              <w:rPr>
                <w:b/>
                <w:lang w:val="en-US"/>
              </w:rPr>
              <w:t>Tiền điều kiện:</w:t>
            </w:r>
            <w:r w:rsidRPr="30CBE066">
              <w:rPr>
                <w:lang w:val="en-US"/>
              </w:rPr>
              <w:t xml:space="preserve"> </w:t>
            </w:r>
            <w:r w:rsidR="004801DC" w:rsidRPr="004801DC">
              <w:t>Người dùng đã đăng nhập và có vai trò ADMIN; form sản phẩm đã được mở.</w:t>
            </w:r>
          </w:p>
        </w:tc>
      </w:tr>
      <w:tr w:rsidR="00020B5E" w14:paraId="3504FD39" w14:textId="77777777" w:rsidTr="2AD621CB">
        <w:trPr>
          <w:trHeight w:val="16"/>
        </w:trPr>
        <w:tc>
          <w:tcPr>
            <w:tcW w:w="5000" w:type="pct"/>
            <w:gridSpan w:val="2"/>
            <w:tcMar>
              <w:top w:w="100" w:type="dxa"/>
              <w:left w:w="100" w:type="dxa"/>
              <w:bottom w:w="100" w:type="dxa"/>
              <w:right w:w="100" w:type="dxa"/>
            </w:tcMar>
          </w:tcPr>
          <w:p w14:paraId="3C160D32" w14:textId="6C637A5A" w:rsidR="00020B5E" w:rsidRDefault="00020B5E" w:rsidP="00501BAA">
            <w:pPr>
              <w:rPr>
                <w:b/>
                <w:lang w:val="en-US"/>
              </w:rPr>
            </w:pPr>
            <w:r w:rsidRPr="30CBE066">
              <w:rPr>
                <w:b/>
                <w:lang w:val="en-US"/>
              </w:rPr>
              <w:t>Hậu điều kiện:</w:t>
            </w:r>
            <w:r w:rsidRPr="30CBE066">
              <w:rPr>
                <w:lang w:val="en-US"/>
              </w:rPr>
              <w:t xml:space="preserve"> </w:t>
            </w:r>
            <w:r w:rsidR="004801DC" w:rsidRPr="004801DC">
              <w:t>Hình ảnh được tải lên thành công và được lưu cùng sản phẩm; hình ảnh mới xuất hiện trong danh sách ảnh của sản phẩm.</w:t>
            </w:r>
          </w:p>
        </w:tc>
      </w:tr>
      <w:tr w:rsidR="00020B5E" w14:paraId="307E7086"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1B73472E" w14:textId="77777777" w:rsidR="00020B5E" w:rsidRPr="00055229" w:rsidRDefault="00020B5E" w:rsidP="00501BAA">
            <w:pPr>
              <w:rPr>
                <w:b/>
                <w:lang w:val="en-US"/>
              </w:rPr>
            </w:pPr>
            <w:r w:rsidRPr="57F0573F">
              <w:rPr>
                <w:b/>
                <w:lang w:val="en-US"/>
              </w:rPr>
              <w:lastRenderedPageBreak/>
              <w:t>Luồng sự kiện chính:</w:t>
            </w:r>
          </w:p>
        </w:tc>
      </w:tr>
      <w:tr w:rsidR="00020B5E" w14:paraId="51C26FB4" w14:textId="77777777" w:rsidTr="2AD621CB">
        <w:trPr>
          <w:trHeight w:val="18"/>
        </w:trPr>
        <w:tc>
          <w:tcPr>
            <w:tcW w:w="2694" w:type="pct"/>
            <w:tcMar>
              <w:top w:w="100" w:type="dxa"/>
              <w:left w:w="100" w:type="dxa"/>
              <w:bottom w:w="100" w:type="dxa"/>
              <w:right w:w="100" w:type="dxa"/>
            </w:tcMar>
          </w:tcPr>
          <w:p w14:paraId="7DAFA316" w14:textId="77777777" w:rsidR="00020B5E" w:rsidRPr="00055229" w:rsidRDefault="00020B5E" w:rsidP="00501BAA">
            <w:pPr>
              <w:jc w:val="center"/>
              <w:rPr>
                <w:b/>
                <w:bCs/>
              </w:rPr>
            </w:pPr>
            <w:r>
              <w:rPr>
                <w:b/>
                <w:bCs/>
              </w:rPr>
              <w:t>Actor</w:t>
            </w:r>
          </w:p>
        </w:tc>
        <w:tc>
          <w:tcPr>
            <w:tcW w:w="2306" w:type="pct"/>
            <w:tcMar>
              <w:top w:w="100" w:type="dxa"/>
              <w:left w:w="100" w:type="dxa"/>
              <w:bottom w:w="100" w:type="dxa"/>
              <w:right w:w="100" w:type="dxa"/>
            </w:tcMar>
          </w:tcPr>
          <w:p w14:paraId="56107E19" w14:textId="77777777" w:rsidR="00020B5E" w:rsidRPr="00055229" w:rsidRDefault="00020B5E" w:rsidP="00501BAA">
            <w:pPr>
              <w:jc w:val="center"/>
              <w:rPr>
                <w:b/>
                <w:lang w:val="en-US"/>
              </w:rPr>
            </w:pPr>
            <w:r w:rsidRPr="57F0573F">
              <w:rPr>
                <w:b/>
                <w:lang w:val="en-US"/>
              </w:rPr>
              <w:t>Hệ thống</w:t>
            </w:r>
          </w:p>
        </w:tc>
      </w:tr>
      <w:tr w:rsidR="00020B5E" w14:paraId="786BA3A0" w14:textId="77777777" w:rsidTr="2AD621CB">
        <w:trPr>
          <w:trHeight w:val="161"/>
        </w:trPr>
        <w:tc>
          <w:tcPr>
            <w:tcW w:w="2694" w:type="pct"/>
            <w:tcMar>
              <w:top w:w="100" w:type="dxa"/>
              <w:left w:w="100" w:type="dxa"/>
              <w:bottom w:w="100" w:type="dxa"/>
              <w:right w:w="100" w:type="dxa"/>
            </w:tcMar>
          </w:tcPr>
          <w:p w14:paraId="2B443870" w14:textId="097414B3" w:rsidR="00020B5E" w:rsidRPr="00E10F1B" w:rsidRDefault="004801DC" w:rsidP="00501BAA">
            <w:pPr>
              <w:rPr>
                <w:bCs/>
                <w:lang w:val="en-US"/>
              </w:rPr>
            </w:pPr>
            <w:r w:rsidRPr="004801DC">
              <w:rPr>
                <w:bCs/>
              </w:rPr>
              <w:t>1. Admin mở form thêm mới hoặc chỉnh sửa sản phẩm.</w:t>
            </w:r>
          </w:p>
        </w:tc>
        <w:tc>
          <w:tcPr>
            <w:tcW w:w="2306" w:type="pct"/>
            <w:tcMar>
              <w:top w:w="100" w:type="dxa"/>
              <w:left w:w="100" w:type="dxa"/>
              <w:bottom w:w="100" w:type="dxa"/>
              <w:right w:w="100" w:type="dxa"/>
            </w:tcMar>
          </w:tcPr>
          <w:p w14:paraId="7335F7AD" w14:textId="52885FE1" w:rsidR="00020B5E" w:rsidRPr="00E10F1B" w:rsidRDefault="2AD621CB" w:rsidP="00501BAA">
            <w:r w:rsidRPr="2AD621CB">
              <w:rPr>
                <w:lang w:val="en-US"/>
              </w:rPr>
              <w:t>2. Hệ thống hiển thị form sản phẩm và tải danh mục cần thiết.</w:t>
            </w:r>
          </w:p>
        </w:tc>
      </w:tr>
      <w:tr w:rsidR="00020B5E" w14:paraId="27B50FC3" w14:textId="77777777" w:rsidTr="2AD621CB">
        <w:trPr>
          <w:trHeight w:val="16"/>
        </w:trPr>
        <w:tc>
          <w:tcPr>
            <w:tcW w:w="2694" w:type="pct"/>
            <w:tcMar>
              <w:top w:w="100" w:type="dxa"/>
              <w:left w:w="100" w:type="dxa"/>
              <w:bottom w:w="100" w:type="dxa"/>
              <w:right w:w="100" w:type="dxa"/>
            </w:tcMar>
          </w:tcPr>
          <w:p w14:paraId="54713406" w14:textId="1C92F47C" w:rsidR="00020B5E" w:rsidRPr="00E10F1B" w:rsidRDefault="00A3423B" w:rsidP="00501BAA">
            <w:pPr>
              <w:rPr>
                <w:bCs/>
                <w:lang w:val="en-US"/>
              </w:rPr>
            </w:pPr>
            <w:r w:rsidRPr="00A3423B">
              <w:rPr>
                <w:bCs/>
              </w:rPr>
              <w:t>3. Admin bấm </w:t>
            </w:r>
            <w:r w:rsidRPr="00A3423B">
              <w:rPr>
                <w:b/>
                <w:bCs/>
              </w:rPr>
              <w:t>Thêm</w:t>
            </w:r>
            <w:r w:rsidRPr="00A3423B">
              <w:rPr>
                <w:bCs/>
              </w:rPr>
              <w:t> và chọn một hoặc nhiều hình ảnh.</w:t>
            </w:r>
          </w:p>
        </w:tc>
        <w:tc>
          <w:tcPr>
            <w:tcW w:w="2306" w:type="pct"/>
            <w:tcMar>
              <w:top w:w="100" w:type="dxa"/>
              <w:left w:w="100" w:type="dxa"/>
              <w:bottom w:w="100" w:type="dxa"/>
              <w:right w:w="100" w:type="dxa"/>
            </w:tcMar>
          </w:tcPr>
          <w:p w14:paraId="15E5B09C" w14:textId="1C314DC6" w:rsidR="00020B5E" w:rsidRPr="00E10F1B" w:rsidRDefault="00A3423B" w:rsidP="00501BAA">
            <w:pPr>
              <w:rPr>
                <w:bCs/>
                <w:lang w:val="en-US"/>
              </w:rPr>
            </w:pPr>
            <w:r w:rsidRPr="00A3423B">
              <w:rPr>
                <w:bCs/>
              </w:rPr>
              <w:t>4. Hệ thống hiển thị ảnh xem trước và đưa ảnh vào danh sách chờ tải lên.</w:t>
            </w:r>
          </w:p>
        </w:tc>
      </w:tr>
      <w:tr w:rsidR="00020B5E" w14:paraId="3A7A8FC6" w14:textId="77777777" w:rsidTr="2AD621CB">
        <w:trPr>
          <w:trHeight w:val="16"/>
        </w:trPr>
        <w:tc>
          <w:tcPr>
            <w:tcW w:w="2694" w:type="pct"/>
            <w:tcMar>
              <w:top w:w="100" w:type="dxa"/>
              <w:left w:w="100" w:type="dxa"/>
              <w:bottom w:w="100" w:type="dxa"/>
              <w:right w:w="100" w:type="dxa"/>
            </w:tcMar>
          </w:tcPr>
          <w:p w14:paraId="682A836E" w14:textId="00672C02" w:rsidR="00020B5E" w:rsidRPr="00E10F1B" w:rsidRDefault="2AD621CB" w:rsidP="00501BAA">
            <w:r w:rsidRPr="2AD621CB">
              <w:rPr>
                <w:lang w:val="en-US"/>
              </w:rPr>
              <w:t>5. Admin nhấn Lưu.</w:t>
            </w:r>
          </w:p>
        </w:tc>
        <w:tc>
          <w:tcPr>
            <w:tcW w:w="2306" w:type="pct"/>
            <w:tcMar>
              <w:top w:w="100" w:type="dxa"/>
              <w:left w:w="100" w:type="dxa"/>
              <w:bottom w:w="100" w:type="dxa"/>
              <w:right w:w="100" w:type="dxa"/>
            </w:tcMar>
          </w:tcPr>
          <w:p w14:paraId="4200F9C3" w14:textId="64D376D5" w:rsidR="00020B5E" w:rsidRPr="00E10F1B" w:rsidRDefault="2AD621CB" w:rsidP="00501BAA">
            <w:r w:rsidRPr="2AD621CB">
              <w:rPr>
                <w:lang w:val="en-US"/>
              </w:rPr>
              <w:t>6. Hệ thống tải từng hình ảnh mới lên nơi lưu trữ.</w:t>
            </w:r>
          </w:p>
        </w:tc>
      </w:tr>
      <w:tr w:rsidR="00020B5E" w14:paraId="152DA7E6" w14:textId="77777777" w:rsidTr="2AD621CB">
        <w:trPr>
          <w:trHeight w:val="16"/>
        </w:trPr>
        <w:tc>
          <w:tcPr>
            <w:tcW w:w="2694" w:type="pct"/>
            <w:tcMar>
              <w:top w:w="100" w:type="dxa"/>
              <w:left w:w="100" w:type="dxa"/>
              <w:bottom w:w="100" w:type="dxa"/>
              <w:right w:w="100" w:type="dxa"/>
            </w:tcMar>
          </w:tcPr>
          <w:p w14:paraId="0AEA61EB" w14:textId="77777777" w:rsidR="00020B5E" w:rsidRPr="00E10F1B" w:rsidRDefault="00020B5E" w:rsidP="00501BAA">
            <w:pPr>
              <w:rPr>
                <w:bCs/>
              </w:rPr>
            </w:pPr>
          </w:p>
        </w:tc>
        <w:tc>
          <w:tcPr>
            <w:tcW w:w="2306" w:type="pct"/>
            <w:tcMar>
              <w:top w:w="100" w:type="dxa"/>
              <w:left w:w="100" w:type="dxa"/>
              <w:bottom w:w="100" w:type="dxa"/>
              <w:right w:w="100" w:type="dxa"/>
            </w:tcMar>
          </w:tcPr>
          <w:p w14:paraId="5CBB36AE" w14:textId="28107067" w:rsidR="00020B5E" w:rsidRPr="003A2567" w:rsidRDefault="2AD621CB" w:rsidP="00501BAA">
            <w:r w:rsidRPr="2AD621CB">
              <w:rPr>
                <w:lang w:val="en-US"/>
              </w:rPr>
              <w:t>7. Hệ thống gửi dữ liệu sản phẩm kèm danh sách ảnh để lưu.</w:t>
            </w:r>
          </w:p>
        </w:tc>
      </w:tr>
      <w:tr w:rsidR="00020B5E" w14:paraId="022EB8EC" w14:textId="77777777" w:rsidTr="2AD621CB">
        <w:trPr>
          <w:trHeight w:val="16"/>
        </w:trPr>
        <w:tc>
          <w:tcPr>
            <w:tcW w:w="2694" w:type="pct"/>
            <w:tcMar>
              <w:top w:w="100" w:type="dxa"/>
              <w:left w:w="100" w:type="dxa"/>
              <w:bottom w:w="100" w:type="dxa"/>
              <w:right w:w="100" w:type="dxa"/>
            </w:tcMar>
          </w:tcPr>
          <w:p w14:paraId="138EF19B" w14:textId="77777777" w:rsidR="00020B5E" w:rsidRPr="00E10F1B" w:rsidRDefault="00020B5E" w:rsidP="00501BAA">
            <w:pPr>
              <w:rPr>
                <w:bCs/>
              </w:rPr>
            </w:pPr>
          </w:p>
        </w:tc>
        <w:tc>
          <w:tcPr>
            <w:tcW w:w="2306" w:type="pct"/>
            <w:tcMar>
              <w:top w:w="100" w:type="dxa"/>
              <w:left w:w="100" w:type="dxa"/>
              <w:bottom w:w="100" w:type="dxa"/>
              <w:right w:w="100" w:type="dxa"/>
            </w:tcMar>
          </w:tcPr>
          <w:p w14:paraId="6DD792FC" w14:textId="1F214F84" w:rsidR="00020B5E" w:rsidRPr="003A2567" w:rsidRDefault="2AD621CB" w:rsidP="00501BAA">
            <w:r w:rsidRPr="2AD621CB">
              <w:rPr>
                <w:lang w:val="en-US"/>
              </w:rPr>
              <w:t>8. Hệ thống lưu sản phẩm và gắn các hình ảnh vào sản phẩm.</w:t>
            </w:r>
          </w:p>
        </w:tc>
      </w:tr>
      <w:tr w:rsidR="00A3423B" w14:paraId="6DAEF25C" w14:textId="77777777" w:rsidTr="2AD621CB">
        <w:trPr>
          <w:trHeight w:val="16"/>
        </w:trPr>
        <w:tc>
          <w:tcPr>
            <w:tcW w:w="2694" w:type="pct"/>
            <w:tcMar>
              <w:top w:w="100" w:type="dxa"/>
              <w:left w:w="100" w:type="dxa"/>
              <w:bottom w:w="100" w:type="dxa"/>
              <w:right w:w="100" w:type="dxa"/>
            </w:tcMar>
          </w:tcPr>
          <w:p w14:paraId="7151A2F3" w14:textId="77777777" w:rsidR="00A3423B" w:rsidRPr="00E10F1B" w:rsidRDefault="00A3423B" w:rsidP="00501BAA">
            <w:pPr>
              <w:rPr>
                <w:bCs/>
              </w:rPr>
            </w:pPr>
          </w:p>
        </w:tc>
        <w:tc>
          <w:tcPr>
            <w:tcW w:w="2306" w:type="pct"/>
            <w:tcMar>
              <w:top w:w="100" w:type="dxa"/>
              <w:left w:w="100" w:type="dxa"/>
              <w:bottom w:w="100" w:type="dxa"/>
              <w:right w:w="100" w:type="dxa"/>
            </w:tcMar>
          </w:tcPr>
          <w:p w14:paraId="63E545AD" w14:textId="3B2CBE76" w:rsidR="00A3423B" w:rsidRPr="00A3423B" w:rsidRDefault="2AD621CB" w:rsidP="00501BAA">
            <w:r w:rsidRPr="2AD621CB">
              <w:rPr>
                <w:lang w:val="en-US"/>
              </w:rPr>
              <w:t>9. Hệ thống đóng form và làm mới dữ liệu hiển thị.</w:t>
            </w:r>
          </w:p>
        </w:tc>
      </w:tr>
      <w:tr w:rsidR="00A3423B" w14:paraId="321B75F9" w14:textId="77777777" w:rsidTr="2AD621CB">
        <w:trPr>
          <w:trHeight w:val="16"/>
        </w:trPr>
        <w:tc>
          <w:tcPr>
            <w:tcW w:w="2694" w:type="pct"/>
            <w:tcMar>
              <w:top w:w="100" w:type="dxa"/>
              <w:left w:w="100" w:type="dxa"/>
              <w:bottom w:w="100" w:type="dxa"/>
              <w:right w:w="100" w:type="dxa"/>
            </w:tcMar>
          </w:tcPr>
          <w:p w14:paraId="6F8E10AF" w14:textId="4B098D9B" w:rsidR="00A3423B" w:rsidRPr="00E10F1B" w:rsidRDefault="2AD621CB" w:rsidP="00501BAA">
            <w:r w:rsidRPr="2AD621CB">
              <w:rPr>
                <w:lang w:val="en-US"/>
              </w:rPr>
              <w:t>10. Admin thấy hình ảnh đã được thêm vào sản phẩm.</w:t>
            </w:r>
          </w:p>
        </w:tc>
        <w:tc>
          <w:tcPr>
            <w:tcW w:w="2306" w:type="pct"/>
            <w:tcMar>
              <w:top w:w="100" w:type="dxa"/>
              <w:left w:w="100" w:type="dxa"/>
              <w:bottom w:w="100" w:type="dxa"/>
              <w:right w:w="100" w:type="dxa"/>
            </w:tcMar>
          </w:tcPr>
          <w:p w14:paraId="38230249" w14:textId="77777777" w:rsidR="00A3423B" w:rsidRPr="00A3423B" w:rsidRDefault="00A3423B" w:rsidP="00501BAA">
            <w:pPr>
              <w:rPr>
                <w:bCs/>
              </w:rPr>
            </w:pPr>
          </w:p>
        </w:tc>
      </w:tr>
      <w:tr w:rsidR="00020B5E" w14:paraId="1C46BAE5"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5578F473" w14:textId="77777777" w:rsidR="00020B5E" w:rsidRDefault="00020B5E" w:rsidP="00501BAA">
            <w:r w:rsidRPr="57F0573F">
              <w:rPr>
                <w:b/>
                <w:lang w:val="en-US"/>
              </w:rPr>
              <w:t>Luồng sự kiện thay thế:</w:t>
            </w:r>
          </w:p>
        </w:tc>
      </w:tr>
      <w:tr w:rsidR="00020B5E" w14:paraId="004E9B92" w14:textId="77777777" w:rsidTr="2AD621CB">
        <w:trPr>
          <w:trHeight w:val="16"/>
        </w:trPr>
        <w:tc>
          <w:tcPr>
            <w:tcW w:w="2694" w:type="pct"/>
            <w:tcMar>
              <w:top w:w="100" w:type="dxa"/>
              <w:left w:w="100" w:type="dxa"/>
              <w:bottom w:w="100" w:type="dxa"/>
              <w:right w:w="100" w:type="dxa"/>
            </w:tcMar>
          </w:tcPr>
          <w:p w14:paraId="607CA8E0" w14:textId="4EB68D1A" w:rsidR="00020B5E" w:rsidRPr="00055229" w:rsidRDefault="2AD621CB" w:rsidP="00501BAA">
            <w:r w:rsidRPr="2AD621CB">
              <w:rPr>
                <w:lang w:val="en-US"/>
              </w:rPr>
              <w:t>3.1. Admin muốn chọn thêm nhiều ảnh.</w:t>
            </w:r>
          </w:p>
        </w:tc>
        <w:tc>
          <w:tcPr>
            <w:tcW w:w="2306" w:type="pct"/>
            <w:tcMar>
              <w:top w:w="20" w:type="dxa"/>
              <w:left w:w="20" w:type="dxa"/>
              <w:bottom w:w="20" w:type="dxa"/>
              <w:right w:w="20" w:type="dxa"/>
            </w:tcMar>
          </w:tcPr>
          <w:p w14:paraId="2967705E" w14:textId="62C0D017" w:rsidR="00020B5E" w:rsidRPr="00055229" w:rsidRDefault="2AD621CB" w:rsidP="00501BAA">
            <w:r w:rsidRPr="2AD621CB">
              <w:rPr>
                <w:lang w:val="en-US"/>
              </w:rPr>
              <w:t>3.2. Hệ thống cho phép chọn tiếp ảnh khác và hiển thị ảnh xem trước tương ứng.</w:t>
            </w:r>
          </w:p>
        </w:tc>
      </w:tr>
      <w:tr w:rsidR="00020B5E" w14:paraId="3BA495F7" w14:textId="77777777" w:rsidTr="2AD621CB">
        <w:trPr>
          <w:trHeight w:val="16"/>
        </w:trPr>
        <w:tc>
          <w:tcPr>
            <w:tcW w:w="2694" w:type="pct"/>
            <w:tcMar>
              <w:top w:w="100" w:type="dxa"/>
              <w:left w:w="100" w:type="dxa"/>
              <w:bottom w:w="100" w:type="dxa"/>
              <w:right w:w="100" w:type="dxa"/>
            </w:tcMar>
          </w:tcPr>
          <w:p w14:paraId="62B2E636" w14:textId="4AFC9C65" w:rsidR="00020B5E" w:rsidRPr="00055229" w:rsidRDefault="2AD621CB" w:rsidP="00501BAA">
            <w:r w:rsidRPr="2AD621CB">
              <w:rPr>
                <w:lang w:val="en-US"/>
              </w:rPr>
              <w:t>4.1. Admin chưa chọn ảnh nào.</w:t>
            </w:r>
          </w:p>
        </w:tc>
        <w:tc>
          <w:tcPr>
            <w:tcW w:w="2306" w:type="pct"/>
            <w:tcMar>
              <w:top w:w="20" w:type="dxa"/>
              <w:left w:w="20" w:type="dxa"/>
              <w:bottom w:w="20" w:type="dxa"/>
              <w:right w:w="20" w:type="dxa"/>
            </w:tcMar>
          </w:tcPr>
          <w:p w14:paraId="04368BFA" w14:textId="1B150D89" w:rsidR="00020B5E" w:rsidRPr="004F0592" w:rsidRDefault="2AD621CB" w:rsidP="00501BAA">
            <w:r w:rsidRPr="2AD621CB">
              <w:rPr>
                <w:lang w:val="en-US"/>
              </w:rPr>
              <w:t>4.2. Hệ thống báo lỗi sản phẩm phải có ít nhất 01 hình ảnh.</w:t>
            </w:r>
          </w:p>
        </w:tc>
      </w:tr>
      <w:tr w:rsidR="00020B5E" w14:paraId="6B6315C5" w14:textId="77777777" w:rsidTr="2AD621CB">
        <w:trPr>
          <w:trHeight w:val="16"/>
        </w:trPr>
        <w:tc>
          <w:tcPr>
            <w:tcW w:w="2694" w:type="pct"/>
            <w:tcMar>
              <w:top w:w="100" w:type="dxa"/>
              <w:left w:w="100" w:type="dxa"/>
              <w:bottom w:w="100" w:type="dxa"/>
              <w:right w:w="100" w:type="dxa"/>
            </w:tcMar>
          </w:tcPr>
          <w:p w14:paraId="3419FBA6" w14:textId="6220A0D3" w:rsidR="00020B5E" w:rsidRPr="00055229" w:rsidRDefault="2AD621CB" w:rsidP="00501BAA">
            <w:r w:rsidRPr="2AD621CB">
              <w:rPr>
                <w:lang w:val="en-US"/>
              </w:rPr>
              <w:t>6.1. Có nhiều hình ảnh cần tải lên.</w:t>
            </w:r>
          </w:p>
        </w:tc>
        <w:tc>
          <w:tcPr>
            <w:tcW w:w="2306" w:type="pct"/>
            <w:tcMar>
              <w:top w:w="20" w:type="dxa"/>
              <w:left w:w="20" w:type="dxa"/>
              <w:bottom w:w="20" w:type="dxa"/>
              <w:right w:w="20" w:type="dxa"/>
            </w:tcMar>
          </w:tcPr>
          <w:p w14:paraId="63D7DDC1" w14:textId="1B821D7A" w:rsidR="00020B5E" w:rsidRPr="00F96F36" w:rsidRDefault="2AD621CB" w:rsidP="00501BAA">
            <w:r w:rsidRPr="2AD621CB">
              <w:rPr>
                <w:lang w:val="en-US"/>
              </w:rPr>
              <w:t>6.2. Hệ thống lặp lại quy trình tải từng hình ảnh lên nơi lưu trữ.</w:t>
            </w:r>
          </w:p>
        </w:tc>
      </w:tr>
      <w:tr w:rsidR="00020B5E" w14:paraId="67B91293"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53470C8B" w14:textId="77777777" w:rsidR="00020B5E" w:rsidRPr="00055229" w:rsidRDefault="00020B5E" w:rsidP="00501BAA">
            <w:r w:rsidRPr="57F0573F">
              <w:rPr>
                <w:b/>
                <w:lang w:val="en-US"/>
              </w:rPr>
              <w:lastRenderedPageBreak/>
              <w:t>Luồng sự kiện ngoại lệ:</w:t>
            </w:r>
          </w:p>
        </w:tc>
      </w:tr>
      <w:tr w:rsidR="00020B5E" w14:paraId="648A1595" w14:textId="77777777" w:rsidTr="2AD621CB">
        <w:trPr>
          <w:trHeight w:val="18"/>
        </w:trPr>
        <w:tc>
          <w:tcPr>
            <w:tcW w:w="2694" w:type="pct"/>
            <w:tcMar>
              <w:top w:w="100" w:type="dxa"/>
              <w:left w:w="100" w:type="dxa"/>
              <w:bottom w:w="100" w:type="dxa"/>
              <w:right w:w="100" w:type="dxa"/>
            </w:tcMar>
          </w:tcPr>
          <w:p w14:paraId="420A88B0" w14:textId="26B1B065" w:rsidR="00020B5E" w:rsidRDefault="2AD621CB" w:rsidP="00501BAA">
            <w:r w:rsidRPr="2AD621CB">
              <w:rPr>
                <w:lang w:val="en-US"/>
              </w:rPr>
              <w:t>1.1. Người dùng chưa đăng nhập hoặc không có vai trò ADMIN.</w:t>
            </w:r>
          </w:p>
        </w:tc>
        <w:tc>
          <w:tcPr>
            <w:tcW w:w="2306" w:type="pct"/>
            <w:tcMar>
              <w:top w:w="20" w:type="dxa"/>
              <w:left w:w="20" w:type="dxa"/>
              <w:bottom w:w="20" w:type="dxa"/>
              <w:right w:w="20" w:type="dxa"/>
            </w:tcMar>
          </w:tcPr>
          <w:p w14:paraId="292AA85F" w14:textId="1BDA8D82" w:rsidR="00020B5E" w:rsidRPr="00055229" w:rsidRDefault="2AD621CB" w:rsidP="00501BAA">
            <w:r w:rsidRPr="2AD621CB">
              <w:rPr>
                <w:lang w:val="en-US"/>
              </w:rPr>
              <w:t>1.2. Hệ thống chuyển hướng về trang đăng nhập /login.</w:t>
            </w:r>
          </w:p>
        </w:tc>
      </w:tr>
      <w:tr w:rsidR="00D82C1D" w14:paraId="47B4982F" w14:textId="77777777" w:rsidTr="2AD621CB">
        <w:trPr>
          <w:trHeight w:val="18"/>
        </w:trPr>
        <w:tc>
          <w:tcPr>
            <w:tcW w:w="2694" w:type="pct"/>
            <w:tcMar>
              <w:top w:w="100" w:type="dxa"/>
              <w:left w:w="100" w:type="dxa"/>
              <w:bottom w:w="100" w:type="dxa"/>
              <w:right w:w="100" w:type="dxa"/>
            </w:tcMar>
          </w:tcPr>
          <w:p w14:paraId="6B752BF4" w14:textId="426CFFDC" w:rsidR="00D82C1D" w:rsidRPr="00D82C1D" w:rsidRDefault="2AD621CB" w:rsidP="00501BAA">
            <w:r w:rsidRPr="2AD621CB">
              <w:rPr>
                <w:lang w:val="en-US"/>
              </w:rPr>
              <w:t>6.3. Tải ảnh lên thất bại.</w:t>
            </w:r>
          </w:p>
        </w:tc>
        <w:tc>
          <w:tcPr>
            <w:tcW w:w="2306" w:type="pct"/>
            <w:tcMar>
              <w:top w:w="20" w:type="dxa"/>
              <w:left w:w="20" w:type="dxa"/>
              <w:bottom w:w="20" w:type="dxa"/>
              <w:right w:w="20" w:type="dxa"/>
            </w:tcMar>
          </w:tcPr>
          <w:p w14:paraId="09241133" w14:textId="1B623A6E" w:rsidR="00D82C1D" w:rsidRPr="00055229" w:rsidRDefault="2AD621CB" w:rsidP="00501BAA">
            <w:r w:rsidRPr="2AD621CB">
              <w:rPr>
                <w:lang w:val="en-US"/>
              </w:rPr>
              <w:t>6.4. Hệ thống báo lỗi tải ảnh và giữ form để Admin sửa lại.</w:t>
            </w:r>
          </w:p>
        </w:tc>
      </w:tr>
    </w:tbl>
    <w:p w14:paraId="206AE380" w14:textId="1C0964ED" w:rsidR="00020B5E" w:rsidRPr="00126AC3" w:rsidRDefault="00020B5E" w:rsidP="00020B5E">
      <w:pPr>
        <w:pStyle w:val="ListParagraph"/>
        <w:numPr>
          <w:ilvl w:val="0"/>
          <w:numId w:val="93"/>
        </w:numPr>
        <w:rPr>
          <w:lang w:val="en-US"/>
        </w:rPr>
      </w:pPr>
      <w:r w:rsidRPr="00126AC3">
        <w:rPr>
          <w:lang w:val="en-US"/>
        </w:rPr>
        <w:t>Activity Diagram</w:t>
      </w:r>
    </w:p>
    <w:p w14:paraId="3FA66E55" w14:textId="16918ADA" w:rsidR="00020B5E" w:rsidRPr="008A3DEF" w:rsidRDefault="00CE75A8" w:rsidP="00020B5E">
      <w:pPr>
        <w:rPr>
          <w:lang w:val="en-US"/>
        </w:rPr>
      </w:pPr>
      <w:r>
        <w:rPr>
          <w:noProof/>
        </w:rPr>
        <w:drawing>
          <wp:inline distT="0" distB="0" distL="0" distR="0" wp14:anchorId="3EF29414" wp14:editId="15D7043E">
            <wp:extent cx="5732145" cy="3584575"/>
            <wp:effectExtent l="0" t="0" r="1905" b="0"/>
            <wp:docPr id="15"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2145" cy="3584575"/>
                    </a:xfrm>
                    <a:prstGeom prst="rect">
                      <a:avLst/>
                    </a:prstGeom>
                    <a:noFill/>
                    <a:ln>
                      <a:noFill/>
                    </a:ln>
                  </pic:spPr>
                </pic:pic>
              </a:graphicData>
            </a:graphic>
          </wp:inline>
        </w:drawing>
      </w:r>
    </w:p>
    <w:p w14:paraId="6EE37BA2" w14:textId="0D6CA52D" w:rsidR="00020B5E" w:rsidRPr="00126AC3" w:rsidRDefault="00020B5E" w:rsidP="00020B5E">
      <w:pPr>
        <w:pStyle w:val="ListParagraph"/>
        <w:numPr>
          <w:ilvl w:val="0"/>
          <w:numId w:val="93"/>
        </w:numPr>
        <w:rPr>
          <w:lang w:val="en-US"/>
        </w:rPr>
      </w:pPr>
      <w:r w:rsidRPr="00126AC3">
        <w:rPr>
          <w:lang w:val="en-US"/>
        </w:rPr>
        <w:t>Sequence Diagram</w:t>
      </w:r>
    </w:p>
    <w:p w14:paraId="43F3926C" w14:textId="5B950A3C" w:rsidR="00020B5E" w:rsidRPr="00F279D3" w:rsidRDefault="005C1F99" w:rsidP="00020B5E">
      <w:pPr>
        <w:rPr>
          <w:lang w:val="en-US"/>
        </w:rPr>
      </w:pPr>
      <w:r>
        <w:rPr>
          <w:noProof/>
        </w:rPr>
        <w:lastRenderedPageBreak/>
        <w:drawing>
          <wp:inline distT="0" distB="0" distL="0" distR="0" wp14:anchorId="05792D18" wp14:editId="21B9E2A3">
            <wp:extent cx="5732145" cy="4149090"/>
            <wp:effectExtent l="0" t="0" r="1905" b="3810"/>
            <wp:docPr id="17"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2145" cy="4149090"/>
                    </a:xfrm>
                    <a:prstGeom prst="rect">
                      <a:avLst/>
                    </a:prstGeom>
                    <a:noFill/>
                    <a:ln>
                      <a:noFill/>
                    </a:ln>
                  </pic:spPr>
                </pic:pic>
              </a:graphicData>
            </a:graphic>
          </wp:inline>
        </w:drawing>
      </w:r>
    </w:p>
    <w:p w14:paraId="087D0F9C" w14:textId="77777777" w:rsidR="00020B5E" w:rsidRPr="00020B5E" w:rsidRDefault="00020B5E" w:rsidP="00020B5E">
      <w:pPr>
        <w:rPr>
          <w:lang w:val="en-US"/>
        </w:rPr>
      </w:pPr>
    </w:p>
    <w:p w14:paraId="751787F4" w14:textId="2424784F" w:rsidR="00331DB3" w:rsidRDefault="006C2BC9" w:rsidP="00270EB6">
      <w:pPr>
        <w:pStyle w:val="Heading3"/>
        <w:rPr>
          <w:lang w:val="en-US"/>
        </w:rPr>
      </w:pPr>
      <w:r w:rsidRPr="006C2BC9">
        <w:rPr>
          <w:lang w:val="en-US"/>
        </w:rPr>
        <w:t>A-07</w:t>
      </w:r>
      <w:r w:rsidR="00B7017A">
        <w:rPr>
          <w:lang w:val="en-US"/>
        </w:rPr>
        <w:t>_</w:t>
      </w:r>
      <w:r w:rsidRPr="006C2BC9">
        <w:rPr>
          <w:lang w:val="en-US"/>
        </w:rPr>
        <w:t>Xóa hình ảnh sản phẩm</w:t>
      </w:r>
    </w:p>
    <w:p w14:paraId="748E7D0D" w14:textId="77777777" w:rsidR="00020B5E" w:rsidRPr="00126AC3" w:rsidRDefault="00020B5E" w:rsidP="00020B5E">
      <w:pPr>
        <w:pStyle w:val="ListParagraph"/>
        <w:numPr>
          <w:ilvl w:val="0"/>
          <w:numId w:val="94"/>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020B5E" w14:paraId="20320ABE" w14:textId="77777777" w:rsidTr="2AD621CB">
        <w:trPr>
          <w:trHeight w:val="113"/>
        </w:trPr>
        <w:tc>
          <w:tcPr>
            <w:tcW w:w="5000" w:type="pct"/>
            <w:gridSpan w:val="2"/>
            <w:tcMar>
              <w:top w:w="100" w:type="dxa"/>
              <w:left w:w="100" w:type="dxa"/>
              <w:bottom w:w="100" w:type="dxa"/>
              <w:right w:w="100" w:type="dxa"/>
            </w:tcMar>
          </w:tcPr>
          <w:p w14:paraId="1960588E" w14:textId="0A20A10A" w:rsidR="00020B5E" w:rsidRDefault="00020B5E" w:rsidP="00501BAA">
            <w:r w:rsidRPr="00782410">
              <w:rPr>
                <w:b/>
                <w:bCs/>
              </w:rPr>
              <w:t>UCID:</w:t>
            </w:r>
            <w:r>
              <w:t xml:space="preserve"> A-</w:t>
            </w:r>
            <w:r w:rsidR="006E22B2">
              <w:t>07</w:t>
            </w:r>
          </w:p>
        </w:tc>
      </w:tr>
      <w:tr w:rsidR="00020B5E" w14:paraId="4559E9E3" w14:textId="77777777" w:rsidTr="2AD621CB">
        <w:trPr>
          <w:trHeight w:val="113"/>
        </w:trPr>
        <w:tc>
          <w:tcPr>
            <w:tcW w:w="5000" w:type="pct"/>
            <w:gridSpan w:val="2"/>
            <w:tcMar>
              <w:top w:w="100" w:type="dxa"/>
              <w:left w:w="100" w:type="dxa"/>
              <w:bottom w:w="100" w:type="dxa"/>
              <w:right w:w="100" w:type="dxa"/>
            </w:tcMar>
          </w:tcPr>
          <w:p w14:paraId="3AD2D59E" w14:textId="260A9361" w:rsidR="00020B5E" w:rsidRDefault="00020B5E" w:rsidP="00501BAA">
            <w:pPr>
              <w:rPr>
                <w:b/>
                <w:lang w:val="en-US"/>
              </w:rPr>
            </w:pPr>
            <w:r w:rsidRPr="30CBE066">
              <w:rPr>
                <w:b/>
                <w:lang w:val="en-US"/>
              </w:rPr>
              <w:t>Tên Usecase:</w:t>
            </w:r>
            <w:r w:rsidRPr="30CBE066">
              <w:rPr>
                <w:lang w:val="en-US"/>
              </w:rPr>
              <w:t xml:space="preserve"> </w:t>
            </w:r>
            <w:r w:rsidR="006E22B2">
              <w:rPr>
                <w:lang w:val="en-US"/>
              </w:rPr>
              <w:t>Xóa hình ảnh sản phẩm</w:t>
            </w:r>
          </w:p>
        </w:tc>
      </w:tr>
      <w:tr w:rsidR="00020B5E" w14:paraId="1A71075E" w14:textId="77777777" w:rsidTr="2AD621CB">
        <w:trPr>
          <w:trHeight w:val="206"/>
        </w:trPr>
        <w:tc>
          <w:tcPr>
            <w:tcW w:w="5000" w:type="pct"/>
            <w:gridSpan w:val="2"/>
            <w:tcMar>
              <w:top w:w="100" w:type="dxa"/>
              <w:left w:w="100" w:type="dxa"/>
              <w:bottom w:w="100" w:type="dxa"/>
              <w:right w:w="100" w:type="dxa"/>
            </w:tcMar>
          </w:tcPr>
          <w:p w14:paraId="256E7AFD" w14:textId="269E1351" w:rsidR="00020B5E" w:rsidRDefault="00020B5E" w:rsidP="00501BAA">
            <w:pPr>
              <w:rPr>
                <w:b/>
                <w:lang w:val="en-US"/>
              </w:rPr>
            </w:pPr>
            <w:r w:rsidRPr="30CBE066">
              <w:rPr>
                <w:b/>
                <w:lang w:val="en-US"/>
              </w:rPr>
              <w:t>Mô tả sơ lược:</w:t>
            </w:r>
            <w:r w:rsidRPr="30CBE066">
              <w:rPr>
                <w:lang w:val="en-US"/>
              </w:rPr>
              <w:t xml:space="preserve"> </w:t>
            </w:r>
            <w:r w:rsidR="00023B81" w:rsidRPr="00023B81">
              <w:t>Admin mở form chỉnh sửa sản phẩm, xóa một hình ảnh khỏi danh sách ảnh của sản phẩm, rồi lưu để hệ thống đồng bộ lại dữ liệu và xóa file ảnh không còn sử dụng khỏi kho lưu trữ.</w:t>
            </w:r>
          </w:p>
        </w:tc>
      </w:tr>
      <w:tr w:rsidR="00020B5E" w14:paraId="5B1DF59D" w14:textId="77777777" w:rsidTr="2AD621CB">
        <w:trPr>
          <w:trHeight w:val="16"/>
        </w:trPr>
        <w:tc>
          <w:tcPr>
            <w:tcW w:w="5000" w:type="pct"/>
            <w:gridSpan w:val="2"/>
            <w:tcMar>
              <w:top w:w="100" w:type="dxa"/>
              <w:left w:w="100" w:type="dxa"/>
              <w:bottom w:w="100" w:type="dxa"/>
              <w:right w:w="100" w:type="dxa"/>
            </w:tcMar>
          </w:tcPr>
          <w:p w14:paraId="7D345140" w14:textId="67C457B0" w:rsidR="00020B5E" w:rsidRDefault="00020B5E" w:rsidP="00501BAA">
            <w:pPr>
              <w:rPr>
                <w:b/>
                <w:lang w:val="en-US"/>
              </w:rPr>
            </w:pPr>
            <w:r w:rsidRPr="30CBE066">
              <w:rPr>
                <w:b/>
                <w:lang w:val="en-US"/>
              </w:rPr>
              <w:t>Actor chính:</w:t>
            </w:r>
            <w:r w:rsidRPr="30CBE066">
              <w:rPr>
                <w:lang w:val="en-US"/>
              </w:rPr>
              <w:t xml:space="preserve"> </w:t>
            </w:r>
            <w:r>
              <w:t>Admin</w:t>
            </w:r>
          </w:p>
        </w:tc>
      </w:tr>
      <w:tr w:rsidR="00020B5E" w14:paraId="55C8A978" w14:textId="77777777" w:rsidTr="2AD621CB">
        <w:trPr>
          <w:trHeight w:val="16"/>
        </w:trPr>
        <w:tc>
          <w:tcPr>
            <w:tcW w:w="5000" w:type="pct"/>
            <w:gridSpan w:val="2"/>
            <w:tcMar>
              <w:top w:w="100" w:type="dxa"/>
              <w:left w:w="100" w:type="dxa"/>
              <w:bottom w:w="100" w:type="dxa"/>
              <w:right w:w="100" w:type="dxa"/>
            </w:tcMar>
          </w:tcPr>
          <w:p w14:paraId="2764817F" w14:textId="77777777" w:rsidR="00020B5E" w:rsidRDefault="00020B5E" w:rsidP="00501BAA">
            <w:pPr>
              <w:rPr>
                <w:b/>
                <w:lang w:val="en-US"/>
              </w:rPr>
            </w:pPr>
            <w:r w:rsidRPr="30CBE066">
              <w:rPr>
                <w:b/>
                <w:lang w:val="en-US"/>
              </w:rPr>
              <w:t>Actor phụ:</w:t>
            </w:r>
            <w:r w:rsidRPr="30CBE066">
              <w:rPr>
                <w:lang w:val="en-US"/>
              </w:rPr>
              <w:t xml:space="preserve"> </w:t>
            </w:r>
            <w:r>
              <w:rPr>
                <w:lang w:val="en-US"/>
              </w:rPr>
              <w:t>Không có</w:t>
            </w:r>
          </w:p>
        </w:tc>
      </w:tr>
      <w:tr w:rsidR="00020B5E" w14:paraId="23065A8B" w14:textId="77777777" w:rsidTr="2AD621CB">
        <w:trPr>
          <w:trHeight w:val="16"/>
        </w:trPr>
        <w:tc>
          <w:tcPr>
            <w:tcW w:w="5000" w:type="pct"/>
            <w:gridSpan w:val="2"/>
            <w:tcMar>
              <w:top w:w="100" w:type="dxa"/>
              <w:left w:w="100" w:type="dxa"/>
              <w:bottom w:w="100" w:type="dxa"/>
              <w:right w:w="100" w:type="dxa"/>
            </w:tcMar>
          </w:tcPr>
          <w:p w14:paraId="0E1A539D" w14:textId="309FBCCC" w:rsidR="00020B5E" w:rsidRDefault="00020B5E" w:rsidP="00501BAA">
            <w:pPr>
              <w:rPr>
                <w:b/>
                <w:lang w:val="en-US"/>
              </w:rPr>
            </w:pPr>
            <w:r w:rsidRPr="30CBE066">
              <w:rPr>
                <w:b/>
                <w:lang w:val="en-US"/>
              </w:rPr>
              <w:t>Tiền điều kiện:</w:t>
            </w:r>
            <w:r w:rsidRPr="30CBE066">
              <w:rPr>
                <w:lang w:val="en-US"/>
              </w:rPr>
              <w:t xml:space="preserve"> </w:t>
            </w:r>
            <w:r w:rsidR="00A52C99" w:rsidRPr="00A52C99">
              <w:t>Người dùng đã đăng nhập và có vai trò ADMIN; sản phẩm cần chỉnh sửa đã tồn tại; form chỉnh sửa sản phẩm đã được mở và có ít nhất 01 hình ảnh.</w:t>
            </w:r>
          </w:p>
        </w:tc>
      </w:tr>
      <w:tr w:rsidR="00020B5E" w14:paraId="4BFD5BE6" w14:textId="77777777" w:rsidTr="2AD621CB">
        <w:trPr>
          <w:trHeight w:val="16"/>
        </w:trPr>
        <w:tc>
          <w:tcPr>
            <w:tcW w:w="5000" w:type="pct"/>
            <w:gridSpan w:val="2"/>
            <w:tcMar>
              <w:top w:w="100" w:type="dxa"/>
              <w:left w:w="100" w:type="dxa"/>
              <w:bottom w:w="100" w:type="dxa"/>
              <w:right w:w="100" w:type="dxa"/>
            </w:tcMar>
          </w:tcPr>
          <w:p w14:paraId="45CC5C4A" w14:textId="6F9E77AA" w:rsidR="00020B5E" w:rsidRDefault="00020B5E" w:rsidP="00501BAA">
            <w:pPr>
              <w:rPr>
                <w:b/>
                <w:lang w:val="en-US"/>
              </w:rPr>
            </w:pPr>
            <w:r w:rsidRPr="30CBE066">
              <w:rPr>
                <w:b/>
                <w:lang w:val="en-US"/>
              </w:rPr>
              <w:lastRenderedPageBreak/>
              <w:t>Hậu điều kiện:</w:t>
            </w:r>
            <w:r w:rsidRPr="30CBE066">
              <w:rPr>
                <w:lang w:val="en-US"/>
              </w:rPr>
              <w:t xml:space="preserve"> </w:t>
            </w:r>
            <w:r w:rsidR="00A52C99" w:rsidRPr="00A52C99">
              <w:t>Hình ảnh đã xóa không còn xuất hiện trong danh sách ảnh của sản phẩm; khi lưu thành công, file ảnh tương ứng bị xóa khỏi kho lưu trữ và dữ liệu sản phẩm được cập nhật.</w:t>
            </w:r>
          </w:p>
        </w:tc>
      </w:tr>
      <w:tr w:rsidR="00020B5E" w14:paraId="1B376255"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51BB584D" w14:textId="77777777" w:rsidR="00020B5E" w:rsidRPr="00055229" w:rsidRDefault="00020B5E" w:rsidP="00501BAA">
            <w:pPr>
              <w:rPr>
                <w:b/>
                <w:lang w:val="en-US"/>
              </w:rPr>
            </w:pPr>
            <w:r w:rsidRPr="57F0573F">
              <w:rPr>
                <w:b/>
                <w:lang w:val="en-US"/>
              </w:rPr>
              <w:t>Luồng sự kiện chính:</w:t>
            </w:r>
          </w:p>
        </w:tc>
      </w:tr>
      <w:tr w:rsidR="00020B5E" w14:paraId="295BC84E" w14:textId="77777777" w:rsidTr="2AD621CB">
        <w:trPr>
          <w:trHeight w:val="18"/>
        </w:trPr>
        <w:tc>
          <w:tcPr>
            <w:tcW w:w="2694" w:type="pct"/>
            <w:tcMar>
              <w:top w:w="100" w:type="dxa"/>
              <w:left w:w="100" w:type="dxa"/>
              <w:bottom w:w="100" w:type="dxa"/>
              <w:right w:w="100" w:type="dxa"/>
            </w:tcMar>
          </w:tcPr>
          <w:p w14:paraId="36C420FC" w14:textId="77777777" w:rsidR="00020B5E" w:rsidRPr="00055229" w:rsidRDefault="00020B5E" w:rsidP="00501BAA">
            <w:pPr>
              <w:jc w:val="center"/>
              <w:rPr>
                <w:b/>
                <w:bCs/>
              </w:rPr>
            </w:pPr>
            <w:r>
              <w:rPr>
                <w:b/>
                <w:bCs/>
              </w:rPr>
              <w:t>Actor</w:t>
            </w:r>
          </w:p>
        </w:tc>
        <w:tc>
          <w:tcPr>
            <w:tcW w:w="2306" w:type="pct"/>
            <w:tcMar>
              <w:top w:w="100" w:type="dxa"/>
              <w:left w:w="100" w:type="dxa"/>
              <w:bottom w:w="100" w:type="dxa"/>
              <w:right w:w="100" w:type="dxa"/>
            </w:tcMar>
          </w:tcPr>
          <w:p w14:paraId="1D322FAD" w14:textId="77777777" w:rsidR="00020B5E" w:rsidRPr="00055229" w:rsidRDefault="00020B5E" w:rsidP="00501BAA">
            <w:pPr>
              <w:jc w:val="center"/>
              <w:rPr>
                <w:b/>
                <w:lang w:val="en-US"/>
              </w:rPr>
            </w:pPr>
            <w:r w:rsidRPr="57F0573F">
              <w:rPr>
                <w:b/>
                <w:lang w:val="en-US"/>
              </w:rPr>
              <w:t>Hệ thống</w:t>
            </w:r>
          </w:p>
        </w:tc>
      </w:tr>
      <w:tr w:rsidR="00020B5E" w14:paraId="15F14D00" w14:textId="77777777" w:rsidTr="2AD621CB">
        <w:trPr>
          <w:trHeight w:val="161"/>
        </w:trPr>
        <w:tc>
          <w:tcPr>
            <w:tcW w:w="2694" w:type="pct"/>
            <w:tcMar>
              <w:top w:w="100" w:type="dxa"/>
              <w:left w:w="100" w:type="dxa"/>
              <w:bottom w:w="100" w:type="dxa"/>
              <w:right w:w="100" w:type="dxa"/>
            </w:tcMar>
          </w:tcPr>
          <w:p w14:paraId="4120249D" w14:textId="658F6F3A" w:rsidR="00020B5E" w:rsidRPr="00E10F1B" w:rsidRDefault="00A52C99" w:rsidP="00501BAA">
            <w:pPr>
              <w:rPr>
                <w:bCs/>
                <w:lang w:val="en-US"/>
              </w:rPr>
            </w:pPr>
            <w:r w:rsidRPr="00A52C99">
              <w:rPr>
                <w:bCs/>
              </w:rPr>
              <w:t>1. Admin mở form chỉnh sửa sản phẩm.</w:t>
            </w:r>
          </w:p>
        </w:tc>
        <w:tc>
          <w:tcPr>
            <w:tcW w:w="2306" w:type="pct"/>
            <w:tcMar>
              <w:top w:w="100" w:type="dxa"/>
              <w:left w:w="100" w:type="dxa"/>
              <w:bottom w:w="100" w:type="dxa"/>
              <w:right w:w="100" w:type="dxa"/>
            </w:tcMar>
          </w:tcPr>
          <w:p w14:paraId="0929716E" w14:textId="4633E2BB" w:rsidR="00020B5E" w:rsidRPr="00E10F1B" w:rsidRDefault="2AD621CB" w:rsidP="00501BAA">
            <w:r w:rsidRPr="2AD621CB">
              <w:rPr>
                <w:lang w:val="en-US"/>
              </w:rPr>
              <w:t>2. Hệ thống hiển thị form với danh sách hình ảnh hiện có của sản phẩm.</w:t>
            </w:r>
          </w:p>
        </w:tc>
      </w:tr>
      <w:tr w:rsidR="00020B5E" w14:paraId="244C269A" w14:textId="77777777" w:rsidTr="2AD621CB">
        <w:trPr>
          <w:trHeight w:val="16"/>
        </w:trPr>
        <w:tc>
          <w:tcPr>
            <w:tcW w:w="2694" w:type="pct"/>
            <w:tcMar>
              <w:top w:w="100" w:type="dxa"/>
              <w:left w:w="100" w:type="dxa"/>
              <w:bottom w:w="100" w:type="dxa"/>
              <w:right w:w="100" w:type="dxa"/>
            </w:tcMar>
          </w:tcPr>
          <w:p w14:paraId="6523A9C7" w14:textId="4E9BABBC" w:rsidR="00020B5E" w:rsidRPr="00E10F1B" w:rsidRDefault="00A52C99" w:rsidP="00501BAA">
            <w:pPr>
              <w:rPr>
                <w:bCs/>
                <w:lang w:val="en-US"/>
              </w:rPr>
            </w:pPr>
            <w:r w:rsidRPr="00A52C99">
              <w:rPr>
                <w:bCs/>
              </w:rPr>
              <w:t>3. Admin bấm </w:t>
            </w:r>
            <w:r w:rsidRPr="00A52C99">
              <w:t>Xóa</w:t>
            </w:r>
            <w:r w:rsidRPr="00A52C99">
              <w:rPr>
                <w:bCs/>
              </w:rPr>
              <w:t> trên một hình ảnh.</w:t>
            </w:r>
          </w:p>
        </w:tc>
        <w:tc>
          <w:tcPr>
            <w:tcW w:w="2306" w:type="pct"/>
            <w:tcMar>
              <w:top w:w="100" w:type="dxa"/>
              <w:left w:w="100" w:type="dxa"/>
              <w:bottom w:w="100" w:type="dxa"/>
              <w:right w:w="100" w:type="dxa"/>
            </w:tcMar>
          </w:tcPr>
          <w:p w14:paraId="24351AA6" w14:textId="39E95CC1" w:rsidR="00020B5E" w:rsidRPr="00E10F1B" w:rsidRDefault="00A52C99" w:rsidP="00501BAA">
            <w:pPr>
              <w:rPr>
                <w:bCs/>
                <w:lang w:val="en-US"/>
              </w:rPr>
            </w:pPr>
            <w:r w:rsidRPr="00A52C99">
              <w:rPr>
                <w:bCs/>
              </w:rPr>
              <w:t>4. Hệ thống hiển thị hộp thoại xác nhận xóa.</w:t>
            </w:r>
          </w:p>
        </w:tc>
      </w:tr>
      <w:tr w:rsidR="00020B5E" w14:paraId="3896D152" w14:textId="77777777" w:rsidTr="2AD621CB">
        <w:trPr>
          <w:trHeight w:val="16"/>
        </w:trPr>
        <w:tc>
          <w:tcPr>
            <w:tcW w:w="2694" w:type="pct"/>
            <w:tcMar>
              <w:top w:w="100" w:type="dxa"/>
              <w:left w:w="100" w:type="dxa"/>
              <w:bottom w:w="100" w:type="dxa"/>
              <w:right w:w="100" w:type="dxa"/>
            </w:tcMar>
          </w:tcPr>
          <w:p w14:paraId="1871A2B0" w14:textId="4E204794" w:rsidR="00020B5E" w:rsidRPr="00E10F1B" w:rsidRDefault="2AD621CB" w:rsidP="00501BAA">
            <w:r w:rsidRPr="2AD621CB">
              <w:rPr>
                <w:lang w:val="en-US"/>
              </w:rPr>
              <w:t>5. Admin xác nhận xóa.</w:t>
            </w:r>
          </w:p>
        </w:tc>
        <w:tc>
          <w:tcPr>
            <w:tcW w:w="2306" w:type="pct"/>
            <w:tcMar>
              <w:top w:w="100" w:type="dxa"/>
              <w:left w:w="100" w:type="dxa"/>
              <w:bottom w:w="100" w:type="dxa"/>
              <w:right w:w="100" w:type="dxa"/>
            </w:tcMar>
          </w:tcPr>
          <w:p w14:paraId="5A7AEB04" w14:textId="6221D931" w:rsidR="00020B5E" w:rsidRPr="00E10F1B" w:rsidRDefault="2AD621CB" w:rsidP="00501BAA">
            <w:r w:rsidRPr="2AD621CB">
              <w:rPr>
                <w:lang w:val="en-US"/>
              </w:rPr>
              <w:t>6. Hệ thống loại bỏ hình ảnh khỏi danh sách đang sửa.</w:t>
            </w:r>
          </w:p>
        </w:tc>
      </w:tr>
      <w:tr w:rsidR="00020B5E" w14:paraId="725ADC6D" w14:textId="77777777" w:rsidTr="2AD621CB">
        <w:trPr>
          <w:trHeight w:val="16"/>
        </w:trPr>
        <w:tc>
          <w:tcPr>
            <w:tcW w:w="2694" w:type="pct"/>
            <w:tcMar>
              <w:top w:w="100" w:type="dxa"/>
              <w:left w:w="100" w:type="dxa"/>
              <w:bottom w:w="100" w:type="dxa"/>
              <w:right w:w="100" w:type="dxa"/>
            </w:tcMar>
          </w:tcPr>
          <w:p w14:paraId="0CE8FA9A" w14:textId="10FBE790" w:rsidR="00020B5E" w:rsidRPr="00E10F1B" w:rsidRDefault="2AD621CB" w:rsidP="00501BAA">
            <w:r w:rsidRPr="2AD621CB">
              <w:rPr>
                <w:lang w:val="en-US"/>
              </w:rPr>
              <w:t>7. Admin nhấn Lưu.</w:t>
            </w:r>
          </w:p>
        </w:tc>
        <w:tc>
          <w:tcPr>
            <w:tcW w:w="2306" w:type="pct"/>
            <w:tcMar>
              <w:top w:w="100" w:type="dxa"/>
              <w:left w:w="100" w:type="dxa"/>
              <w:bottom w:w="100" w:type="dxa"/>
              <w:right w:w="100" w:type="dxa"/>
            </w:tcMar>
          </w:tcPr>
          <w:p w14:paraId="60E2A82E" w14:textId="2A2E13EE" w:rsidR="00020B5E" w:rsidRPr="003A2567" w:rsidRDefault="2AD621CB" w:rsidP="00501BAA">
            <w:r w:rsidRPr="2AD621CB">
              <w:rPr>
                <w:lang w:val="en-US"/>
              </w:rPr>
              <w:t>8. Hệ thống tải các hình ảnh mới nếu có, rồi gửi yêu cầu cập nhật sản phẩm.</w:t>
            </w:r>
          </w:p>
        </w:tc>
      </w:tr>
      <w:tr w:rsidR="00020B5E" w14:paraId="02597F4F" w14:textId="77777777" w:rsidTr="2AD621CB">
        <w:trPr>
          <w:trHeight w:val="16"/>
        </w:trPr>
        <w:tc>
          <w:tcPr>
            <w:tcW w:w="2694" w:type="pct"/>
            <w:tcMar>
              <w:top w:w="100" w:type="dxa"/>
              <w:left w:w="100" w:type="dxa"/>
              <w:bottom w:w="100" w:type="dxa"/>
              <w:right w:w="100" w:type="dxa"/>
            </w:tcMar>
          </w:tcPr>
          <w:p w14:paraId="22C73B22" w14:textId="77777777" w:rsidR="00020B5E" w:rsidRPr="00E10F1B" w:rsidRDefault="00020B5E" w:rsidP="00501BAA">
            <w:pPr>
              <w:rPr>
                <w:bCs/>
              </w:rPr>
            </w:pPr>
          </w:p>
        </w:tc>
        <w:tc>
          <w:tcPr>
            <w:tcW w:w="2306" w:type="pct"/>
            <w:tcMar>
              <w:top w:w="100" w:type="dxa"/>
              <w:left w:w="100" w:type="dxa"/>
              <w:bottom w:w="100" w:type="dxa"/>
              <w:right w:w="100" w:type="dxa"/>
            </w:tcMar>
          </w:tcPr>
          <w:p w14:paraId="503452CE" w14:textId="1CDB9B05" w:rsidR="00020B5E" w:rsidRPr="003A2567" w:rsidRDefault="2AD621CB" w:rsidP="00501BAA">
            <w:r w:rsidRPr="2AD621CB">
              <w:rPr>
                <w:lang w:val="en-US"/>
              </w:rPr>
              <w:t>9. Hệ thống đồng bộ danh sách ảnh còn lại, xóa file ảnh không còn được giữ và lưu thông tin sản phẩm.</w:t>
            </w:r>
          </w:p>
        </w:tc>
      </w:tr>
      <w:tr w:rsidR="00CC2ECA" w14:paraId="3BAA331C" w14:textId="77777777" w:rsidTr="2AD621CB">
        <w:trPr>
          <w:trHeight w:val="16"/>
        </w:trPr>
        <w:tc>
          <w:tcPr>
            <w:tcW w:w="2694" w:type="pct"/>
            <w:tcMar>
              <w:top w:w="100" w:type="dxa"/>
              <w:left w:w="100" w:type="dxa"/>
              <w:bottom w:w="100" w:type="dxa"/>
              <w:right w:w="100" w:type="dxa"/>
            </w:tcMar>
          </w:tcPr>
          <w:p w14:paraId="67D26056" w14:textId="77777777" w:rsidR="00CC2ECA" w:rsidRPr="00E10F1B" w:rsidRDefault="00CC2ECA" w:rsidP="00501BAA">
            <w:pPr>
              <w:rPr>
                <w:bCs/>
              </w:rPr>
            </w:pPr>
          </w:p>
        </w:tc>
        <w:tc>
          <w:tcPr>
            <w:tcW w:w="2306" w:type="pct"/>
            <w:tcMar>
              <w:top w:w="100" w:type="dxa"/>
              <w:left w:w="100" w:type="dxa"/>
              <w:bottom w:w="100" w:type="dxa"/>
              <w:right w:w="100" w:type="dxa"/>
            </w:tcMar>
          </w:tcPr>
          <w:p w14:paraId="0CC6A4BA" w14:textId="0A6E79BF" w:rsidR="00CC2ECA" w:rsidRPr="00CC2ECA" w:rsidRDefault="2AD621CB" w:rsidP="00501BAA">
            <w:r w:rsidRPr="2AD621CB">
              <w:rPr>
                <w:lang w:val="en-US"/>
              </w:rPr>
              <w:t>10. Hệ thống đóng form và làm mới dữ liệu hiển thị.</w:t>
            </w:r>
          </w:p>
        </w:tc>
      </w:tr>
      <w:tr w:rsidR="00CC2ECA" w14:paraId="63A8F5D1" w14:textId="77777777" w:rsidTr="2AD621CB">
        <w:trPr>
          <w:trHeight w:val="16"/>
        </w:trPr>
        <w:tc>
          <w:tcPr>
            <w:tcW w:w="2694" w:type="pct"/>
            <w:tcMar>
              <w:top w:w="100" w:type="dxa"/>
              <w:left w:w="100" w:type="dxa"/>
              <w:bottom w:w="100" w:type="dxa"/>
              <w:right w:w="100" w:type="dxa"/>
            </w:tcMar>
          </w:tcPr>
          <w:p w14:paraId="3A1BE00A" w14:textId="0E7DC1D8" w:rsidR="00CC2ECA" w:rsidRPr="00E10F1B" w:rsidRDefault="2AD621CB" w:rsidP="00501BAA">
            <w:r w:rsidRPr="2AD621CB">
              <w:rPr>
                <w:lang w:val="en-US"/>
              </w:rPr>
              <w:t>11. Admin thấy hình ảnh đã được xóa khỏi sản phẩm.</w:t>
            </w:r>
          </w:p>
        </w:tc>
        <w:tc>
          <w:tcPr>
            <w:tcW w:w="2306" w:type="pct"/>
            <w:tcMar>
              <w:top w:w="100" w:type="dxa"/>
              <w:left w:w="100" w:type="dxa"/>
              <w:bottom w:w="100" w:type="dxa"/>
              <w:right w:w="100" w:type="dxa"/>
            </w:tcMar>
          </w:tcPr>
          <w:p w14:paraId="5A6EB1D4" w14:textId="77777777" w:rsidR="00CC2ECA" w:rsidRPr="00CC2ECA" w:rsidRDefault="00CC2ECA" w:rsidP="00501BAA">
            <w:pPr>
              <w:rPr>
                <w:bCs/>
              </w:rPr>
            </w:pPr>
          </w:p>
        </w:tc>
      </w:tr>
      <w:tr w:rsidR="00020B5E" w14:paraId="414842A1"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3E759E57" w14:textId="77777777" w:rsidR="00020B5E" w:rsidRDefault="00020B5E" w:rsidP="00501BAA">
            <w:r w:rsidRPr="57F0573F">
              <w:rPr>
                <w:b/>
                <w:lang w:val="en-US"/>
              </w:rPr>
              <w:t>Luồng sự kiện thay thế:</w:t>
            </w:r>
          </w:p>
        </w:tc>
      </w:tr>
      <w:tr w:rsidR="00020B5E" w14:paraId="093E34D0" w14:textId="77777777" w:rsidTr="2AD621CB">
        <w:trPr>
          <w:trHeight w:val="16"/>
        </w:trPr>
        <w:tc>
          <w:tcPr>
            <w:tcW w:w="2694" w:type="pct"/>
            <w:tcMar>
              <w:top w:w="100" w:type="dxa"/>
              <w:left w:w="100" w:type="dxa"/>
              <w:bottom w:w="100" w:type="dxa"/>
              <w:right w:w="100" w:type="dxa"/>
            </w:tcMar>
          </w:tcPr>
          <w:p w14:paraId="0C30EEDC" w14:textId="2647E2D6" w:rsidR="00020B5E" w:rsidRPr="00055229" w:rsidRDefault="2AD621CB" w:rsidP="00501BAA">
            <w:r w:rsidRPr="2AD621CB">
              <w:rPr>
                <w:lang w:val="en-US"/>
              </w:rPr>
              <w:t>3.1. Admin bấm xóa nhưng sau đó không muốn xóa nữa.</w:t>
            </w:r>
          </w:p>
        </w:tc>
        <w:tc>
          <w:tcPr>
            <w:tcW w:w="2306" w:type="pct"/>
            <w:tcMar>
              <w:top w:w="20" w:type="dxa"/>
              <w:left w:w="20" w:type="dxa"/>
              <w:bottom w:w="20" w:type="dxa"/>
              <w:right w:w="20" w:type="dxa"/>
            </w:tcMar>
          </w:tcPr>
          <w:p w14:paraId="4C4835A1" w14:textId="1C70B5E7" w:rsidR="00020B5E" w:rsidRPr="00055229" w:rsidRDefault="2AD621CB" w:rsidP="00501BAA">
            <w:r w:rsidRPr="2AD621CB">
              <w:rPr>
                <w:lang w:val="en-US"/>
              </w:rPr>
              <w:t>3.2. Hệ thống đóng hộp thoại và giữ nguyên hình ảnh.</w:t>
            </w:r>
          </w:p>
        </w:tc>
      </w:tr>
      <w:tr w:rsidR="00020B5E" w14:paraId="5A0AC299" w14:textId="77777777" w:rsidTr="2AD621CB">
        <w:trPr>
          <w:trHeight w:val="16"/>
        </w:trPr>
        <w:tc>
          <w:tcPr>
            <w:tcW w:w="2694" w:type="pct"/>
            <w:tcMar>
              <w:top w:w="100" w:type="dxa"/>
              <w:left w:w="100" w:type="dxa"/>
              <w:bottom w:w="100" w:type="dxa"/>
              <w:right w:w="100" w:type="dxa"/>
            </w:tcMar>
          </w:tcPr>
          <w:p w14:paraId="327CC271" w14:textId="2C7F14DD" w:rsidR="00020B5E" w:rsidRPr="00055229" w:rsidRDefault="2AD621CB" w:rsidP="00501BAA">
            <w:r w:rsidRPr="2AD621CB">
              <w:rPr>
                <w:lang w:val="en-US"/>
              </w:rPr>
              <w:lastRenderedPageBreak/>
              <w:t>6.1. Hệ thống phát hiện việc xóa làm cho sản phẩm không còn hình ảnh nào.</w:t>
            </w:r>
          </w:p>
        </w:tc>
        <w:tc>
          <w:tcPr>
            <w:tcW w:w="2306" w:type="pct"/>
            <w:tcMar>
              <w:top w:w="20" w:type="dxa"/>
              <w:left w:w="20" w:type="dxa"/>
              <w:bottom w:w="20" w:type="dxa"/>
              <w:right w:w="20" w:type="dxa"/>
            </w:tcMar>
          </w:tcPr>
          <w:p w14:paraId="773C2956" w14:textId="506DED7D" w:rsidR="00020B5E" w:rsidRPr="004F0592" w:rsidRDefault="2AD621CB" w:rsidP="00501BAA">
            <w:r w:rsidRPr="2AD621CB">
              <w:rPr>
                <w:lang w:val="en-US"/>
              </w:rPr>
              <w:t>6.2. Hệ thống báo lỗi sản phẩm phải có ít nhất 01 hình ảnh và giữ nguyên dữ liệu cũ.</w:t>
            </w:r>
          </w:p>
        </w:tc>
      </w:tr>
      <w:tr w:rsidR="00020B5E" w14:paraId="7FF82FE6" w14:textId="77777777" w:rsidTr="2AD621CB">
        <w:trPr>
          <w:trHeight w:val="16"/>
        </w:trPr>
        <w:tc>
          <w:tcPr>
            <w:tcW w:w="2694" w:type="pct"/>
            <w:tcMar>
              <w:top w:w="100" w:type="dxa"/>
              <w:left w:w="100" w:type="dxa"/>
              <w:bottom w:w="100" w:type="dxa"/>
              <w:right w:w="100" w:type="dxa"/>
            </w:tcMar>
          </w:tcPr>
          <w:p w14:paraId="69D8593F" w14:textId="54C62B73" w:rsidR="00020B5E" w:rsidRPr="00055229" w:rsidRDefault="2AD621CB" w:rsidP="00501BAA">
            <w:r w:rsidRPr="2AD621CB">
              <w:rPr>
                <w:lang w:val="en-US"/>
              </w:rPr>
              <w:t>8.1. Có nhiều hình ảnh mới cần tải lên trước khi lưu.</w:t>
            </w:r>
          </w:p>
        </w:tc>
        <w:tc>
          <w:tcPr>
            <w:tcW w:w="2306" w:type="pct"/>
            <w:tcMar>
              <w:top w:w="20" w:type="dxa"/>
              <w:left w:w="20" w:type="dxa"/>
              <w:bottom w:w="20" w:type="dxa"/>
              <w:right w:w="20" w:type="dxa"/>
            </w:tcMar>
          </w:tcPr>
          <w:p w14:paraId="2BE4B4C8" w14:textId="591D456C" w:rsidR="00020B5E" w:rsidRPr="00F96F36" w:rsidRDefault="2AD621CB" w:rsidP="00501BAA">
            <w:r w:rsidRPr="2AD621CB">
              <w:rPr>
                <w:lang w:val="en-US"/>
              </w:rPr>
              <w:t>8.2. Hệ thống lặp lại quy trình tải từng hình ảnh mới lên kho lưu trữ.</w:t>
            </w:r>
          </w:p>
        </w:tc>
      </w:tr>
      <w:tr w:rsidR="00020B5E" w14:paraId="4B7FB35C"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6F528330" w14:textId="77777777" w:rsidR="00020B5E" w:rsidRPr="00055229" w:rsidRDefault="00020B5E" w:rsidP="00501BAA">
            <w:r w:rsidRPr="57F0573F">
              <w:rPr>
                <w:b/>
                <w:lang w:val="en-US"/>
              </w:rPr>
              <w:t>Luồng sự kiện ngoại lệ:</w:t>
            </w:r>
          </w:p>
        </w:tc>
      </w:tr>
      <w:tr w:rsidR="00020B5E" w14:paraId="7935B741" w14:textId="77777777" w:rsidTr="2AD621CB">
        <w:trPr>
          <w:trHeight w:val="18"/>
        </w:trPr>
        <w:tc>
          <w:tcPr>
            <w:tcW w:w="2694" w:type="pct"/>
            <w:tcMar>
              <w:top w:w="100" w:type="dxa"/>
              <w:left w:w="100" w:type="dxa"/>
              <w:bottom w:w="100" w:type="dxa"/>
              <w:right w:w="100" w:type="dxa"/>
            </w:tcMar>
          </w:tcPr>
          <w:p w14:paraId="7D10B20D" w14:textId="5F96CB69" w:rsidR="00020B5E" w:rsidRDefault="2AD621CB" w:rsidP="00501BAA">
            <w:r w:rsidRPr="2AD621CB">
              <w:rPr>
                <w:lang w:val="en-US"/>
              </w:rPr>
              <w:t>1.1. Người dùng chưa đăng nhập hoặc không có vai trò ADMIN.</w:t>
            </w:r>
          </w:p>
        </w:tc>
        <w:tc>
          <w:tcPr>
            <w:tcW w:w="2306" w:type="pct"/>
            <w:tcMar>
              <w:top w:w="20" w:type="dxa"/>
              <w:left w:w="20" w:type="dxa"/>
              <w:bottom w:w="20" w:type="dxa"/>
              <w:right w:w="20" w:type="dxa"/>
            </w:tcMar>
          </w:tcPr>
          <w:p w14:paraId="048B9091" w14:textId="2D8395E0" w:rsidR="00020B5E" w:rsidRPr="00055229" w:rsidRDefault="2AD621CB" w:rsidP="00501BAA">
            <w:r w:rsidRPr="2AD621CB">
              <w:rPr>
                <w:lang w:val="en-US"/>
              </w:rPr>
              <w:t>1.2. Hệ thống chuyển hướng về trang đăng nhập /login.</w:t>
            </w:r>
          </w:p>
        </w:tc>
      </w:tr>
      <w:tr w:rsidR="006D4514" w14:paraId="72C475E5" w14:textId="77777777" w:rsidTr="2AD621CB">
        <w:trPr>
          <w:trHeight w:val="18"/>
        </w:trPr>
        <w:tc>
          <w:tcPr>
            <w:tcW w:w="2694" w:type="pct"/>
            <w:tcMar>
              <w:top w:w="100" w:type="dxa"/>
              <w:left w:w="100" w:type="dxa"/>
              <w:bottom w:w="100" w:type="dxa"/>
              <w:right w:w="100" w:type="dxa"/>
            </w:tcMar>
          </w:tcPr>
          <w:p w14:paraId="146F1E60" w14:textId="1530A8A7" w:rsidR="006D4514" w:rsidRPr="006D4514" w:rsidRDefault="2AD621CB" w:rsidP="00501BAA">
            <w:r w:rsidRPr="2AD621CB">
              <w:rPr>
                <w:lang w:val="en-US"/>
              </w:rPr>
              <w:t>7.1. Khi lưu, một hình ảnh mới tải lên thất bại.</w:t>
            </w:r>
          </w:p>
        </w:tc>
        <w:tc>
          <w:tcPr>
            <w:tcW w:w="2306" w:type="pct"/>
            <w:tcMar>
              <w:top w:w="20" w:type="dxa"/>
              <w:left w:w="20" w:type="dxa"/>
              <w:bottom w:w="20" w:type="dxa"/>
              <w:right w:w="20" w:type="dxa"/>
            </w:tcMar>
          </w:tcPr>
          <w:p w14:paraId="05ED117C" w14:textId="71C785CA" w:rsidR="006D4514" w:rsidRPr="00055229" w:rsidRDefault="2AD621CB" w:rsidP="00501BAA">
            <w:r w:rsidRPr="2AD621CB">
              <w:rPr>
                <w:lang w:val="en-US"/>
              </w:rPr>
              <w:t>7.2. Hệ thống báo lỗi tải ảnh và giữ form để Admin sửa lại.</w:t>
            </w:r>
          </w:p>
        </w:tc>
      </w:tr>
    </w:tbl>
    <w:p w14:paraId="1CC43BBE" w14:textId="77777777" w:rsidR="00020B5E" w:rsidRPr="00126AC3" w:rsidRDefault="00020B5E" w:rsidP="00020B5E">
      <w:pPr>
        <w:pStyle w:val="ListParagraph"/>
        <w:numPr>
          <w:ilvl w:val="0"/>
          <w:numId w:val="94"/>
        </w:numPr>
        <w:rPr>
          <w:lang w:val="en-US"/>
        </w:rPr>
      </w:pPr>
      <w:r w:rsidRPr="00126AC3">
        <w:rPr>
          <w:lang w:val="en-US"/>
        </w:rPr>
        <w:t>Activity Diagram:</w:t>
      </w:r>
    </w:p>
    <w:p w14:paraId="2F3496B5" w14:textId="59ED8900" w:rsidR="00020B5E" w:rsidRPr="008A3DEF" w:rsidRDefault="007B6968" w:rsidP="00020B5E">
      <w:pPr>
        <w:rPr>
          <w:lang w:val="en-US"/>
        </w:rPr>
      </w:pPr>
      <w:r>
        <w:rPr>
          <w:noProof/>
        </w:rPr>
        <w:drawing>
          <wp:inline distT="0" distB="0" distL="0" distR="0" wp14:anchorId="1613741E" wp14:editId="256D606F">
            <wp:extent cx="5732145" cy="3805555"/>
            <wp:effectExtent l="0" t="0" r="1905" b="4445"/>
            <wp:docPr id="22"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2145" cy="3805555"/>
                    </a:xfrm>
                    <a:prstGeom prst="rect">
                      <a:avLst/>
                    </a:prstGeom>
                    <a:noFill/>
                    <a:ln>
                      <a:noFill/>
                    </a:ln>
                  </pic:spPr>
                </pic:pic>
              </a:graphicData>
            </a:graphic>
          </wp:inline>
        </w:drawing>
      </w:r>
    </w:p>
    <w:p w14:paraId="0F865774" w14:textId="77777777" w:rsidR="00020B5E" w:rsidRPr="00126AC3" w:rsidRDefault="00020B5E" w:rsidP="00020B5E">
      <w:pPr>
        <w:pStyle w:val="ListParagraph"/>
        <w:numPr>
          <w:ilvl w:val="0"/>
          <w:numId w:val="94"/>
        </w:numPr>
        <w:rPr>
          <w:lang w:val="en-US"/>
        </w:rPr>
      </w:pPr>
      <w:r w:rsidRPr="00126AC3">
        <w:rPr>
          <w:lang w:val="en-US"/>
        </w:rPr>
        <w:t>Sequence Diagram:</w:t>
      </w:r>
    </w:p>
    <w:p w14:paraId="2FD5AB5F" w14:textId="7CEB31D7" w:rsidR="00020B5E" w:rsidRPr="00126AC3" w:rsidRDefault="00D061FA" w:rsidP="00020B5E">
      <w:pPr>
        <w:rPr>
          <w:lang w:val="en-US"/>
        </w:rPr>
      </w:pPr>
      <w:r>
        <w:rPr>
          <w:noProof/>
        </w:rPr>
        <w:lastRenderedPageBreak/>
        <w:drawing>
          <wp:inline distT="0" distB="0" distL="0" distR="0" wp14:anchorId="650A5BA3" wp14:editId="1179DF2D">
            <wp:extent cx="5732145" cy="3756025"/>
            <wp:effectExtent l="0" t="0" r="1905" b="0"/>
            <wp:docPr id="24"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32145" cy="3756025"/>
                    </a:xfrm>
                    <a:prstGeom prst="rect">
                      <a:avLst/>
                    </a:prstGeom>
                    <a:noFill/>
                    <a:ln>
                      <a:noFill/>
                    </a:ln>
                  </pic:spPr>
                </pic:pic>
              </a:graphicData>
            </a:graphic>
          </wp:inline>
        </w:drawing>
      </w:r>
    </w:p>
    <w:p w14:paraId="331C3820" w14:textId="77777777" w:rsidR="00020B5E" w:rsidRPr="00F279D3" w:rsidRDefault="00020B5E" w:rsidP="00020B5E">
      <w:pPr>
        <w:rPr>
          <w:lang w:val="en-US"/>
        </w:rPr>
      </w:pPr>
    </w:p>
    <w:p w14:paraId="25CAEA62" w14:textId="77777777" w:rsidR="00020B5E" w:rsidRPr="00020B5E" w:rsidRDefault="00020B5E" w:rsidP="00020B5E">
      <w:pPr>
        <w:rPr>
          <w:lang w:val="en-US"/>
        </w:rPr>
      </w:pPr>
    </w:p>
    <w:p w14:paraId="6CAF7830" w14:textId="35C96565" w:rsidR="007807E9" w:rsidRDefault="007807E9" w:rsidP="00270EB6">
      <w:pPr>
        <w:pStyle w:val="Heading3"/>
        <w:rPr>
          <w:lang w:val="en-US"/>
        </w:rPr>
      </w:pPr>
      <w:r w:rsidRPr="007807E9">
        <w:rPr>
          <w:lang w:val="en-US"/>
        </w:rPr>
        <w:t>A-08</w:t>
      </w:r>
      <w:r w:rsidR="00B7017A">
        <w:rPr>
          <w:lang w:val="en-US"/>
        </w:rPr>
        <w:t>_</w:t>
      </w:r>
      <w:r w:rsidRPr="007807E9">
        <w:rPr>
          <w:lang w:val="en-US"/>
        </w:rPr>
        <w:t>Xem danh sách danh mục</w:t>
      </w:r>
    </w:p>
    <w:p w14:paraId="354B00ED" w14:textId="77777777" w:rsidR="00020B5E" w:rsidRPr="00126AC3" w:rsidRDefault="00020B5E" w:rsidP="00020B5E">
      <w:pPr>
        <w:pStyle w:val="ListParagraph"/>
        <w:numPr>
          <w:ilvl w:val="0"/>
          <w:numId w:val="95"/>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020B5E" w14:paraId="60E68CAF" w14:textId="77777777" w:rsidTr="2AD621CB">
        <w:trPr>
          <w:trHeight w:val="113"/>
        </w:trPr>
        <w:tc>
          <w:tcPr>
            <w:tcW w:w="5000" w:type="pct"/>
            <w:gridSpan w:val="2"/>
            <w:tcMar>
              <w:top w:w="100" w:type="dxa"/>
              <w:left w:w="100" w:type="dxa"/>
              <w:bottom w:w="100" w:type="dxa"/>
              <w:right w:w="100" w:type="dxa"/>
            </w:tcMar>
          </w:tcPr>
          <w:p w14:paraId="196F60F0" w14:textId="27403C3A" w:rsidR="00020B5E" w:rsidRDefault="00020B5E" w:rsidP="00501BAA">
            <w:r w:rsidRPr="00782410">
              <w:rPr>
                <w:b/>
                <w:bCs/>
              </w:rPr>
              <w:t>UCID:</w:t>
            </w:r>
            <w:r>
              <w:t xml:space="preserve"> A-</w:t>
            </w:r>
            <w:r w:rsidR="006E22B2">
              <w:t>08</w:t>
            </w:r>
          </w:p>
        </w:tc>
      </w:tr>
      <w:tr w:rsidR="00020B5E" w14:paraId="077A1967" w14:textId="77777777" w:rsidTr="2AD621CB">
        <w:trPr>
          <w:trHeight w:val="113"/>
        </w:trPr>
        <w:tc>
          <w:tcPr>
            <w:tcW w:w="5000" w:type="pct"/>
            <w:gridSpan w:val="2"/>
            <w:tcMar>
              <w:top w:w="100" w:type="dxa"/>
              <w:left w:w="100" w:type="dxa"/>
              <w:bottom w:w="100" w:type="dxa"/>
              <w:right w:w="100" w:type="dxa"/>
            </w:tcMar>
          </w:tcPr>
          <w:p w14:paraId="07B009F1" w14:textId="419507BA" w:rsidR="00020B5E" w:rsidRDefault="00020B5E" w:rsidP="00501BAA">
            <w:pPr>
              <w:rPr>
                <w:b/>
                <w:lang w:val="en-US"/>
              </w:rPr>
            </w:pPr>
            <w:r w:rsidRPr="30CBE066">
              <w:rPr>
                <w:b/>
                <w:lang w:val="en-US"/>
              </w:rPr>
              <w:t>Tên Usecase:</w:t>
            </w:r>
            <w:r w:rsidRPr="30CBE066">
              <w:rPr>
                <w:lang w:val="en-US"/>
              </w:rPr>
              <w:t xml:space="preserve"> </w:t>
            </w:r>
            <w:r>
              <w:rPr>
                <w:lang w:val="en-US"/>
              </w:rPr>
              <w:t xml:space="preserve">Xem danh sách </w:t>
            </w:r>
            <w:r w:rsidR="006E22B2">
              <w:rPr>
                <w:lang w:val="en-US"/>
              </w:rPr>
              <w:t>danh mục</w:t>
            </w:r>
          </w:p>
        </w:tc>
      </w:tr>
      <w:tr w:rsidR="00020B5E" w14:paraId="4B8CA073" w14:textId="77777777" w:rsidTr="2AD621CB">
        <w:trPr>
          <w:trHeight w:val="206"/>
        </w:trPr>
        <w:tc>
          <w:tcPr>
            <w:tcW w:w="5000" w:type="pct"/>
            <w:gridSpan w:val="2"/>
            <w:tcMar>
              <w:top w:w="100" w:type="dxa"/>
              <w:left w:w="100" w:type="dxa"/>
              <w:bottom w:w="100" w:type="dxa"/>
              <w:right w:w="100" w:type="dxa"/>
            </w:tcMar>
          </w:tcPr>
          <w:p w14:paraId="722D3664" w14:textId="27CC1B0D" w:rsidR="00020B5E" w:rsidRDefault="00020B5E" w:rsidP="00501BAA">
            <w:pPr>
              <w:rPr>
                <w:b/>
                <w:lang w:val="en-US"/>
              </w:rPr>
            </w:pPr>
            <w:r w:rsidRPr="30CBE066">
              <w:rPr>
                <w:b/>
                <w:lang w:val="en-US"/>
              </w:rPr>
              <w:t>Mô tả sơ lược:</w:t>
            </w:r>
            <w:r w:rsidRPr="30CBE066">
              <w:rPr>
                <w:lang w:val="en-US"/>
              </w:rPr>
              <w:t xml:space="preserve"> </w:t>
            </w:r>
            <w:r w:rsidR="00B72841" w:rsidRPr="00B72841">
              <w:t>Admin hoặc Employee mở trang Danh mục để xem toàn bộ danh mục sản phẩm đang có trong hệ thống. Nếu là Admin thì hệ thống còn hiển thị thêm nút Thêm mới và cột Thao tác để có thể quản lý danh mục ngay trên trang này.</w:t>
            </w:r>
          </w:p>
        </w:tc>
      </w:tr>
      <w:tr w:rsidR="00020B5E" w14:paraId="7088B6C2" w14:textId="77777777" w:rsidTr="2AD621CB">
        <w:trPr>
          <w:trHeight w:val="16"/>
        </w:trPr>
        <w:tc>
          <w:tcPr>
            <w:tcW w:w="5000" w:type="pct"/>
            <w:gridSpan w:val="2"/>
            <w:tcMar>
              <w:top w:w="100" w:type="dxa"/>
              <w:left w:w="100" w:type="dxa"/>
              <w:bottom w:w="100" w:type="dxa"/>
              <w:right w:w="100" w:type="dxa"/>
            </w:tcMar>
          </w:tcPr>
          <w:p w14:paraId="6CF43B02" w14:textId="77777777" w:rsidR="00020B5E" w:rsidRDefault="00020B5E" w:rsidP="00501BAA">
            <w:pPr>
              <w:rPr>
                <w:b/>
                <w:lang w:val="en-US"/>
              </w:rPr>
            </w:pPr>
            <w:r w:rsidRPr="30CBE066">
              <w:rPr>
                <w:b/>
                <w:lang w:val="en-US"/>
              </w:rPr>
              <w:t>Actor chính:</w:t>
            </w:r>
            <w:r w:rsidRPr="30CBE066">
              <w:rPr>
                <w:lang w:val="en-US"/>
              </w:rPr>
              <w:t xml:space="preserve"> </w:t>
            </w:r>
            <w:r>
              <w:t>Admin và Employee</w:t>
            </w:r>
          </w:p>
        </w:tc>
      </w:tr>
      <w:tr w:rsidR="00020B5E" w14:paraId="478C061A" w14:textId="77777777" w:rsidTr="2AD621CB">
        <w:trPr>
          <w:trHeight w:val="16"/>
        </w:trPr>
        <w:tc>
          <w:tcPr>
            <w:tcW w:w="5000" w:type="pct"/>
            <w:gridSpan w:val="2"/>
            <w:tcMar>
              <w:top w:w="100" w:type="dxa"/>
              <w:left w:w="100" w:type="dxa"/>
              <w:bottom w:w="100" w:type="dxa"/>
              <w:right w:w="100" w:type="dxa"/>
            </w:tcMar>
          </w:tcPr>
          <w:p w14:paraId="47D81435" w14:textId="77777777" w:rsidR="00020B5E" w:rsidRDefault="00020B5E" w:rsidP="00501BAA">
            <w:pPr>
              <w:rPr>
                <w:b/>
                <w:lang w:val="en-US"/>
              </w:rPr>
            </w:pPr>
            <w:r w:rsidRPr="30CBE066">
              <w:rPr>
                <w:b/>
                <w:lang w:val="en-US"/>
              </w:rPr>
              <w:t>Actor phụ:</w:t>
            </w:r>
            <w:r w:rsidRPr="30CBE066">
              <w:rPr>
                <w:lang w:val="en-US"/>
              </w:rPr>
              <w:t xml:space="preserve"> </w:t>
            </w:r>
            <w:r>
              <w:rPr>
                <w:lang w:val="en-US"/>
              </w:rPr>
              <w:t>Không có</w:t>
            </w:r>
          </w:p>
        </w:tc>
      </w:tr>
      <w:tr w:rsidR="00020B5E" w14:paraId="73D77BD6" w14:textId="77777777" w:rsidTr="2AD621CB">
        <w:trPr>
          <w:trHeight w:val="16"/>
        </w:trPr>
        <w:tc>
          <w:tcPr>
            <w:tcW w:w="5000" w:type="pct"/>
            <w:gridSpan w:val="2"/>
            <w:tcMar>
              <w:top w:w="100" w:type="dxa"/>
              <w:left w:w="100" w:type="dxa"/>
              <w:bottom w:w="100" w:type="dxa"/>
              <w:right w:w="100" w:type="dxa"/>
            </w:tcMar>
          </w:tcPr>
          <w:p w14:paraId="61D2ECE8" w14:textId="2A28125C" w:rsidR="00020B5E" w:rsidRDefault="00020B5E" w:rsidP="00501BAA">
            <w:pPr>
              <w:rPr>
                <w:b/>
                <w:lang w:val="en-US"/>
              </w:rPr>
            </w:pPr>
            <w:r w:rsidRPr="30CBE066">
              <w:rPr>
                <w:b/>
                <w:lang w:val="en-US"/>
              </w:rPr>
              <w:t>Tiền điều kiện:</w:t>
            </w:r>
            <w:r w:rsidRPr="30CBE066">
              <w:rPr>
                <w:lang w:val="en-US"/>
              </w:rPr>
              <w:t xml:space="preserve"> </w:t>
            </w:r>
            <w:r w:rsidR="008249DC" w:rsidRPr="008249DC">
              <w:t>Người dùng đã đăng nhập vào hệ thống và có quyền truy cập trang Danh mục với vai trò Admin hoặc Employee.</w:t>
            </w:r>
          </w:p>
        </w:tc>
      </w:tr>
      <w:tr w:rsidR="00020B5E" w14:paraId="775A5502" w14:textId="77777777" w:rsidTr="2AD621CB">
        <w:trPr>
          <w:trHeight w:val="16"/>
        </w:trPr>
        <w:tc>
          <w:tcPr>
            <w:tcW w:w="5000" w:type="pct"/>
            <w:gridSpan w:val="2"/>
            <w:tcMar>
              <w:top w:w="100" w:type="dxa"/>
              <w:left w:w="100" w:type="dxa"/>
              <w:bottom w:w="100" w:type="dxa"/>
              <w:right w:w="100" w:type="dxa"/>
            </w:tcMar>
          </w:tcPr>
          <w:p w14:paraId="2CB6AEBD" w14:textId="6F73F7FE" w:rsidR="00020B5E" w:rsidRDefault="00020B5E" w:rsidP="00501BAA">
            <w:pPr>
              <w:rPr>
                <w:b/>
                <w:lang w:val="en-US"/>
              </w:rPr>
            </w:pPr>
            <w:r w:rsidRPr="30CBE066">
              <w:rPr>
                <w:b/>
                <w:lang w:val="en-US"/>
              </w:rPr>
              <w:lastRenderedPageBreak/>
              <w:t>Hậu điều kiện:</w:t>
            </w:r>
            <w:r w:rsidRPr="30CBE066">
              <w:rPr>
                <w:lang w:val="en-US"/>
              </w:rPr>
              <w:t xml:space="preserve"> </w:t>
            </w:r>
            <w:r w:rsidR="008249DC" w:rsidRPr="008249DC">
              <w:t>Danh sách danh mục được hiển thị đầy đủ; nếu có lỗi tải dữ liệu thì hệ thống hiển thị thông báo lỗi trên trang.</w:t>
            </w:r>
          </w:p>
        </w:tc>
      </w:tr>
      <w:tr w:rsidR="00020B5E" w14:paraId="3A81EF34"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5F7C3173" w14:textId="77777777" w:rsidR="00020B5E" w:rsidRPr="00055229" w:rsidRDefault="00020B5E" w:rsidP="00501BAA">
            <w:pPr>
              <w:rPr>
                <w:b/>
                <w:lang w:val="en-US"/>
              </w:rPr>
            </w:pPr>
            <w:r w:rsidRPr="57F0573F">
              <w:rPr>
                <w:b/>
                <w:lang w:val="en-US"/>
              </w:rPr>
              <w:t>Luồng sự kiện chính:</w:t>
            </w:r>
          </w:p>
        </w:tc>
      </w:tr>
      <w:tr w:rsidR="00020B5E" w14:paraId="4E10BAC0" w14:textId="77777777" w:rsidTr="2AD621CB">
        <w:trPr>
          <w:trHeight w:val="18"/>
        </w:trPr>
        <w:tc>
          <w:tcPr>
            <w:tcW w:w="2694" w:type="pct"/>
            <w:tcMar>
              <w:top w:w="100" w:type="dxa"/>
              <w:left w:w="100" w:type="dxa"/>
              <w:bottom w:w="100" w:type="dxa"/>
              <w:right w:w="100" w:type="dxa"/>
            </w:tcMar>
          </w:tcPr>
          <w:p w14:paraId="25C28358" w14:textId="77777777" w:rsidR="00020B5E" w:rsidRPr="00055229" w:rsidRDefault="00020B5E" w:rsidP="00501BAA">
            <w:pPr>
              <w:jc w:val="center"/>
              <w:rPr>
                <w:b/>
                <w:bCs/>
              </w:rPr>
            </w:pPr>
            <w:r>
              <w:rPr>
                <w:b/>
                <w:bCs/>
              </w:rPr>
              <w:t>Actor</w:t>
            </w:r>
          </w:p>
        </w:tc>
        <w:tc>
          <w:tcPr>
            <w:tcW w:w="2306" w:type="pct"/>
            <w:tcMar>
              <w:top w:w="100" w:type="dxa"/>
              <w:left w:w="100" w:type="dxa"/>
              <w:bottom w:w="100" w:type="dxa"/>
              <w:right w:w="100" w:type="dxa"/>
            </w:tcMar>
          </w:tcPr>
          <w:p w14:paraId="32359E90" w14:textId="77777777" w:rsidR="00020B5E" w:rsidRPr="00055229" w:rsidRDefault="00020B5E" w:rsidP="00501BAA">
            <w:pPr>
              <w:jc w:val="center"/>
              <w:rPr>
                <w:b/>
                <w:lang w:val="en-US"/>
              </w:rPr>
            </w:pPr>
            <w:r w:rsidRPr="57F0573F">
              <w:rPr>
                <w:b/>
                <w:lang w:val="en-US"/>
              </w:rPr>
              <w:t>Hệ thống</w:t>
            </w:r>
          </w:p>
        </w:tc>
      </w:tr>
      <w:tr w:rsidR="00020B5E" w14:paraId="5456A3C6" w14:textId="77777777" w:rsidTr="2AD621CB">
        <w:trPr>
          <w:trHeight w:val="161"/>
        </w:trPr>
        <w:tc>
          <w:tcPr>
            <w:tcW w:w="2694" w:type="pct"/>
            <w:tcMar>
              <w:top w:w="100" w:type="dxa"/>
              <w:left w:w="100" w:type="dxa"/>
              <w:bottom w:w="100" w:type="dxa"/>
              <w:right w:w="100" w:type="dxa"/>
            </w:tcMar>
          </w:tcPr>
          <w:p w14:paraId="72D939AE" w14:textId="0C8DFD80" w:rsidR="00020B5E" w:rsidRPr="00E10F1B" w:rsidRDefault="008249DC" w:rsidP="00501BAA">
            <w:pPr>
              <w:rPr>
                <w:bCs/>
                <w:lang w:val="en-US"/>
              </w:rPr>
            </w:pPr>
            <w:r w:rsidRPr="008249DC">
              <w:rPr>
                <w:bCs/>
                <w:lang w:val="en-US"/>
              </w:rPr>
              <w:t>1. Admin hoặc Employee mở trang Danh mục.</w:t>
            </w:r>
          </w:p>
        </w:tc>
        <w:tc>
          <w:tcPr>
            <w:tcW w:w="2306" w:type="pct"/>
            <w:tcMar>
              <w:top w:w="100" w:type="dxa"/>
              <w:left w:w="100" w:type="dxa"/>
              <w:bottom w:w="100" w:type="dxa"/>
              <w:right w:w="100" w:type="dxa"/>
            </w:tcMar>
          </w:tcPr>
          <w:p w14:paraId="1286B190" w14:textId="238D9DF2" w:rsidR="00020B5E" w:rsidRPr="00E10F1B" w:rsidRDefault="2AD621CB" w:rsidP="00501BAA">
            <w:r w:rsidRPr="2AD621CB">
              <w:rPr>
                <w:lang w:val="en-US"/>
              </w:rPr>
              <w:t>2. Hệ thống tự động tải dữ liệu danh mục khi trang được mở.</w:t>
            </w:r>
          </w:p>
        </w:tc>
      </w:tr>
      <w:tr w:rsidR="00020B5E" w14:paraId="4E389C19" w14:textId="77777777" w:rsidTr="2AD621CB">
        <w:trPr>
          <w:trHeight w:val="16"/>
        </w:trPr>
        <w:tc>
          <w:tcPr>
            <w:tcW w:w="2694" w:type="pct"/>
            <w:tcMar>
              <w:top w:w="100" w:type="dxa"/>
              <w:left w:w="100" w:type="dxa"/>
              <w:bottom w:w="100" w:type="dxa"/>
              <w:right w:w="100" w:type="dxa"/>
            </w:tcMar>
          </w:tcPr>
          <w:p w14:paraId="1AD5C131" w14:textId="77777777" w:rsidR="00020B5E" w:rsidRPr="00E10F1B" w:rsidRDefault="00020B5E" w:rsidP="00501BAA">
            <w:pPr>
              <w:rPr>
                <w:bCs/>
                <w:lang w:val="en-US"/>
              </w:rPr>
            </w:pPr>
          </w:p>
        </w:tc>
        <w:tc>
          <w:tcPr>
            <w:tcW w:w="2306" w:type="pct"/>
            <w:tcMar>
              <w:top w:w="100" w:type="dxa"/>
              <w:left w:w="100" w:type="dxa"/>
              <w:bottom w:w="100" w:type="dxa"/>
              <w:right w:w="100" w:type="dxa"/>
            </w:tcMar>
          </w:tcPr>
          <w:p w14:paraId="15613B9C" w14:textId="3A473B46" w:rsidR="00020B5E" w:rsidRPr="00E10F1B" w:rsidRDefault="008249DC" w:rsidP="00501BAA">
            <w:pPr>
              <w:rPr>
                <w:bCs/>
                <w:lang w:val="en-US"/>
              </w:rPr>
            </w:pPr>
            <w:r w:rsidRPr="008249DC">
              <w:rPr>
                <w:bCs/>
                <w:lang w:val="en-US"/>
              </w:rPr>
              <w:t>3. Hệ thống đặt trạng thái đang tải và gửi yêu cầu GET /api/categories kèm token đăng nhập.</w:t>
            </w:r>
          </w:p>
        </w:tc>
      </w:tr>
      <w:tr w:rsidR="00020B5E" w14:paraId="2E53CF04" w14:textId="77777777" w:rsidTr="2AD621CB">
        <w:trPr>
          <w:trHeight w:val="16"/>
        </w:trPr>
        <w:tc>
          <w:tcPr>
            <w:tcW w:w="2694" w:type="pct"/>
            <w:tcMar>
              <w:top w:w="100" w:type="dxa"/>
              <w:left w:w="100" w:type="dxa"/>
              <w:bottom w:w="100" w:type="dxa"/>
              <w:right w:w="100" w:type="dxa"/>
            </w:tcMar>
          </w:tcPr>
          <w:p w14:paraId="6CC94F69" w14:textId="77777777" w:rsidR="00020B5E" w:rsidRPr="00E10F1B" w:rsidRDefault="00020B5E" w:rsidP="00501BAA">
            <w:pPr>
              <w:rPr>
                <w:bCs/>
              </w:rPr>
            </w:pPr>
          </w:p>
        </w:tc>
        <w:tc>
          <w:tcPr>
            <w:tcW w:w="2306" w:type="pct"/>
            <w:tcMar>
              <w:top w:w="100" w:type="dxa"/>
              <w:left w:w="100" w:type="dxa"/>
              <w:bottom w:w="100" w:type="dxa"/>
              <w:right w:w="100" w:type="dxa"/>
            </w:tcMar>
          </w:tcPr>
          <w:p w14:paraId="01F8514E" w14:textId="3D8602C6" w:rsidR="00020B5E" w:rsidRPr="00E10F1B" w:rsidRDefault="2AD621CB" w:rsidP="00501BAA">
            <w:r w:rsidRPr="2AD621CB">
              <w:rPr>
                <w:lang w:val="en-US"/>
              </w:rPr>
              <w:t>4. Máy chủ lấy toàn bộ danh mục từ kho dữ liệu, đổi sang danh sách phản hồi rồi trả về cho giao diện.</w:t>
            </w:r>
          </w:p>
        </w:tc>
      </w:tr>
      <w:tr w:rsidR="00020B5E" w14:paraId="48ADC318" w14:textId="77777777" w:rsidTr="2AD621CB">
        <w:trPr>
          <w:trHeight w:val="16"/>
        </w:trPr>
        <w:tc>
          <w:tcPr>
            <w:tcW w:w="2694" w:type="pct"/>
            <w:tcMar>
              <w:top w:w="100" w:type="dxa"/>
              <w:left w:w="100" w:type="dxa"/>
              <w:bottom w:w="100" w:type="dxa"/>
              <w:right w:w="100" w:type="dxa"/>
            </w:tcMar>
          </w:tcPr>
          <w:p w14:paraId="60399057" w14:textId="77777777" w:rsidR="00020B5E" w:rsidRPr="00E10F1B" w:rsidRDefault="00020B5E" w:rsidP="00501BAA">
            <w:pPr>
              <w:rPr>
                <w:bCs/>
              </w:rPr>
            </w:pPr>
          </w:p>
        </w:tc>
        <w:tc>
          <w:tcPr>
            <w:tcW w:w="2306" w:type="pct"/>
            <w:tcMar>
              <w:top w:w="100" w:type="dxa"/>
              <w:left w:w="100" w:type="dxa"/>
              <w:bottom w:w="100" w:type="dxa"/>
              <w:right w:w="100" w:type="dxa"/>
            </w:tcMar>
          </w:tcPr>
          <w:p w14:paraId="1B6339D1" w14:textId="0E7C1702" w:rsidR="00020B5E" w:rsidRPr="003A2567" w:rsidRDefault="2AD621CB" w:rsidP="00501BAA">
            <w:r w:rsidRPr="2AD621CB">
              <w:rPr>
                <w:lang w:val="en-US"/>
              </w:rPr>
              <w:t>5. Hệ thống nhận dữ liệu và hiển thị bảng danh mục với các cột Tên danh mục, Ngày tạo, Ngày cập nhật.</w:t>
            </w:r>
          </w:p>
        </w:tc>
      </w:tr>
      <w:tr w:rsidR="00020B5E" w14:paraId="70ABAF21" w14:textId="77777777" w:rsidTr="2AD621CB">
        <w:trPr>
          <w:trHeight w:val="16"/>
        </w:trPr>
        <w:tc>
          <w:tcPr>
            <w:tcW w:w="2694" w:type="pct"/>
            <w:tcMar>
              <w:top w:w="100" w:type="dxa"/>
              <w:left w:w="100" w:type="dxa"/>
              <w:bottom w:w="100" w:type="dxa"/>
              <w:right w:w="100" w:type="dxa"/>
            </w:tcMar>
          </w:tcPr>
          <w:p w14:paraId="4D224416" w14:textId="77777777" w:rsidR="00020B5E" w:rsidRPr="00E10F1B" w:rsidRDefault="00020B5E" w:rsidP="00501BAA">
            <w:pPr>
              <w:rPr>
                <w:bCs/>
              </w:rPr>
            </w:pPr>
          </w:p>
        </w:tc>
        <w:tc>
          <w:tcPr>
            <w:tcW w:w="2306" w:type="pct"/>
            <w:tcMar>
              <w:top w:w="100" w:type="dxa"/>
              <w:left w:w="100" w:type="dxa"/>
              <w:bottom w:w="100" w:type="dxa"/>
              <w:right w:w="100" w:type="dxa"/>
            </w:tcMar>
          </w:tcPr>
          <w:p w14:paraId="369AEE10" w14:textId="1E146293" w:rsidR="00020B5E" w:rsidRPr="003A2567" w:rsidRDefault="2AD621CB" w:rsidP="00501BAA">
            <w:r w:rsidRPr="2AD621CB">
              <w:rPr>
                <w:lang w:val="en-US"/>
              </w:rPr>
              <w:t>6. Nếu người dùng là Admin, hệ thống hiển thị thêm nút Thêm mới và cột Thao tác.</w:t>
            </w:r>
          </w:p>
        </w:tc>
      </w:tr>
      <w:tr w:rsidR="003B2FA7" w14:paraId="07486BAA" w14:textId="77777777" w:rsidTr="2AD621CB">
        <w:trPr>
          <w:trHeight w:val="16"/>
        </w:trPr>
        <w:tc>
          <w:tcPr>
            <w:tcW w:w="2694" w:type="pct"/>
            <w:tcMar>
              <w:top w:w="100" w:type="dxa"/>
              <w:left w:w="100" w:type="dxa"/>
              <w:bottom w:w="100" w:type="dxa"/>
              <w:right w:w="100" w:type="dxa"/>
            </w:tcMar>
          </w:tcPr>
          <w:p w14:paraId="731D6F0B" w14:textId="12028113" w:rsidR="003B2FA7" w:rsidRPr="00E10F1B" w:rsidRDefault="2AD621CB" w:rsidP="00501BAA">
            <w:r w:rsidRPr="2AD621CB">
              <w:rPr>
                <w:lang w:val="en-US"/>
              </w:rPr>
              <w:t>7. Admin hoặc Employee xem danh sách danh mục trên trang.</w:t>
            </w:r>
          </w:p>
        </w:tc>
        <w:tc>
          <w:tcPr>
            <w:tcW w:w="2306" w:type="pct"/>
            <w:tcMar>
              <w:top w:w="100" w:type="dxa"/>
              <w:left w:w="100" w:type="dxa"/>
              <w:bottom w:w="100" w:type="dxa"/>
              <w:right w:w="100" w:type="dxa"/>
            </w:tcMar>
          </w:tcPr>
          <w:p w14:paraId="4B39E664" w14:textId="44F2E273" w:rsidR="003B2FA7" w:rsidRDefault="2AD621CB" w:rsidP="00501BAA">
            <w:r w:rsidRPr="2AD621CB">
              <w:rPr>
                <w:lang w:val="en-US"/>
              </w:rPr>
              <w:t>8. Hệ thống tắt trạng thái đang tải và giữ nguyên dữ liệu trên màn hình.</w:t>
            </w:r>
          </w:p>
        </w:tc>
      </w:tr>
      <w:tr w:rsidR="00020B5E" w14:paraId="626D7B95"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056A8498" w14:textId="77777777" w:rsidR="00020B5E" w:rsidRDefault="00020B5E" w:rsidP="00501BAA">
            <w:r w:rsidRPr="57F0573F">
              <w:rPr>
                <w:b/>
                <w:lang w:val="en-US"/>
              </w:rPr>
              <w:t>Luồng sự kiện thay thế:</w:t>
            </w:r>
          </w:p>
        </w:tc>
      </w:tr>
      <w:tr w:rsidR="00020B5E" w14:paraId="0CC757F5" w14:textId="77777777" w:rsidTr="2AD621CB">
        <w:trPr>
          <w:trHeight w:val="16"/>
        </w:trPr>
        <w:tc>
          <w:tcPr>
            <w:tcW w:w="2694" w:type="pct"/>
            <w:tcMar>
              <w:top w:w="100" w:type="dxa"/>
              <w:left w:w="100" w:type="dxa"/>
              <w:bottom w:w="100" w:type="dxa"/>
              <w:right w:w="100" w:type="dxa"/>
            </w:tcMar>
          </w:tcPr>
          <w:p w14:paraId="1D2ADE18" w14:textId="77777777" w:rsidR="00020B5E" w:rsidRPr="00055229" w:rsidRDefault="00020B5E" w:rsidP="00501BAA"/>
        </w:tc>
        <w:tc>
          <w:tcPr>
            <w:tcW w:w="2306" w:type="pct"/>
            <w:tcMar>
              <w:top w:w="20" w:type="dxa"/>
              <w:left w:w="20" w:type="dxa"/>
              <w:bottom w:w="20" w:type="dxa"/>
              <w:right w:w="20" w:type="dxa"/>
            </w:tcMar>
          </w:tcPr>
          <w:p w14:paraId="109705D4" w14:textId="7A95A621" w:rsidR="00020B5E" w:rsidRPr="00055229" w:rsidRDefault="2AD621CB" w:rsidP="00501BAA">
            <w:r w:rsidRPr="2AD621CB">
              <w:rPr>
                <w:lang w:val="en-US"/>
              </w:rPr>
              <w:t>4.1. Máy chủ trả về danh sách rỗng.</w:t>
            </w:r>
          </w:p>
        </w:tc>
      </w:tr>
      <w:tr w:rsidR="00020B5E" w14:paraId="3EDE9232" w14:textId="77777777" w:rsidTr="2AD621CB">
        <w:trPr>
          <w:trHeight w:val="16"/>
        </w:trPr>
        <w:tc>
          <w:tcPr>
            <w:tcW w:w="2694" w:type="pct"/>
            <w:tcMar>
              <w:top w:w="100" w:type="dxa"/>
              <w:left w:w="100" w:type="dxa"/>
              <w:bottom w:w="100" w:type="dxa"/>
              <w:right w:w="100" w:type="dxa"/>
            </w:tcMar>
          </w:tcPr>
          <w:p w14:paraId="5685FF7C" w14:textId="77777777" w:rsidR="00020B5E" w:rsidRPr="00055229" w:rsidRDefault="00020B5E" w:rsidP="00501BAA"/>
        </w:tc>
        <w:tc>
          <w:tcPr>
            <w:tcW w:w="2306" w:type="pct"/>
            <w:tcMar>
              <w:top w:w="20" w:type="dxa"/>
              <w:left w:w="20" w:type="dxa"/>
              <w:bottom w:w="20" w:type="dxa"/>
              <w:right w:w="20" w:type="dxa"/>
            </w:tcMar>
          </w:tcPr>
          <w:p w14:paraId="6DA71BB3" w14:textId="0949A9A1" w:rsidR="00020B5E" w:rsidRPr="004F0592" w:rsidRDefault="2AD621CB" w:rsidP="00501BAA">
            <w:r w:rsidRPr="2AD621CB">
              <w:rPr>
                <w:lang w:val="en-US"/>
              </w:rPr>
              <w:t>4.2. Hệ thống hiển thị thông báo Chưa có danh mục nào. để người dùng biết chưa có dữ liệu.</w:t>
            </w:r>
          </w:p>
        </w:tc>
      </w:tr>
      <w:tr w:rsidR="00020B5E" w14:paraId="50DA6304"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6D14C51A" w14:textId="77777777" w:rsidR="00020B5E" w:rsidRPr="00055229" w:rsidRDefault="00020B5E" w:rsidP="00501BAA">
            <w:r w:rsidRPr="57F0573F">
              <w:rPr>
                <w:b/>
                <w:lang w:val="en-US"/>
              </w:rPr>
              <w:lastRenderedPageBreak/>
              <w:t>Luồng sự kiện ngoại lệ:</w:t>
            </w:r>
          </w:p>
        </w:tc>
      </w:tr>
      <w:tr w:rsidR="00020B5E" w14:paraId="3821919C" w14:textId="77777777" w:rsidTr="2AD621CB">
        <w:trPr>
          <w:trHeight w:val="18"/>
        </w:trPr>
        <w:tc>
          <w:tcPr>
            <w:tcW w:w="2694" w:type="pct"/>
            <w:tcMar>
              <w:top w:w="100" w:type="dxa"/>
              <w:left w:w="100" w:type="dxa"/>
              <w:bottom w:w="100" w:type="dxa"/>
              <w:right w:w="100" w:type="dxa"/>
            </w:tcMar>
          </w:tcPr>
          <w:p w14:paraId="651571EF" w14:textId="77777777" w:rsidR="00020B5E" w:rsidRDefault="00020B5E" w:rsidP="00501BAA"/>
        </w:tc>
        <w:tc>
          <w:tcPr>
            <w:tcW w:w="2306" w:type="pct"/>
            <w:tcMar>
              <w:top w:w="20" w:type="dxa"/>
              <w:left w:w="20" w:type="dxa"/>
              <w:bottom w:w="20" w:type="dxa"/>
              <w:right w:w="20" w:type="dxa"/>
            </w:tcMar>
          </w:tcPr>
          <w:p w14:paraId="02C0C3BB" w14:textId="77777777" w:rsidR="00020B5E" w:rsidRPr="00055229" w:rsidRDefault="00020B5E" w:rsidP="00501BAA"/>
        </w:tc>
      </w:tr>
    </w:tbl>
    <w:p w14:paraId="7ADBDBBF" w14:textId="77777777" w:rsidR="00020B5E" w:rsidRPr="00126AC3" w:rsidRDefault="00020B5E" w:rsidP="00020B5E">
      <w:pPr>
        <w:pStyle w:val="ListParagraph"/>
        <w:numPr>
          <w:ilvl w:val="0"/>
          <w:numId w:val="95"/>
        </w:numPr>
        <w:rPr>
          <w:lang w:val="en-US"/>
        </w:rPr>
      </w:pPr>
      <w:r w:rsidRPr="00126AC3">
        <w:rPr>
          <w:lang w:val="en-US"/>
        </w:rPr>
        <w:t>Activity Diagram:</w:t>
      </w:r>
    </w:p>
    <w:p w14:paraId="5F8A2991" w14:textId="1EDE1687" w:rsidR="00020B5E" w:rsidRPr="008A3DEF" w:rsidRDefault="00C84F42" w:rsidP="00020B5E">
      <w:pPr>
        <w:rPr>
          <w:lang w:val="en-US"/>
        </w:rPr>
      </w:pPr>
      <w:r>
        <w:rPr>
          <w:noProof/>
        </w:rPr>
        <w:drawing>
          <wp:inline distT="0" distB="0" distL="0" distR="0" wp14:anchorId="0DD538C0" wp14:editId="478F7231">
            <wp:extent cx="5732145" cy="3401695"/>
            <wp:effectExtent l="0" t="0" r="1905" b="8255"/>
            <wp:docPr id="27"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32145" cy="3401695"/>
                    </a:xfrm>
                    <a:prstGeom prst="rect">
                      <a:avLst/>
                    </a:prstGeom>
                    <a:noFill/>
                    <a:ln>
                      <a:noFill/>
                    </a:ln>
                  </pic:spPr>
                </pic:pic>
              </a:graphicData>
            </a:graphic>
          </wp:inline>
        </w:drawing>
      </w:r>
    </w:p>
    <w:p w14:paraId="52699131" w14:textId="77777777" w:rsidR="00020B5E" w:rsidRPr="00126AC3" w:rsidRDefault="00020B5E" w:rsidP="00020B5E">
      <w:pPr>
        <w:pStyle w:val="ListParagraph"/>
        <w:numPr>
          <w:ilvl w:val="0"/>
          <w:numId w:val="95"/>
        </w:numPr>
        <w:rPr>
          <w:lang w:val="en-US"/>
        </w:rPr>
      </w:pPr>
      <w:r w:rsidRPr="00126AC3">
        <w:rPr>
          <w:lang w:val="en-US"/>
        </w:rPr>
        <w:t>Sequence Diagram:</w:t>
      </w:r>
    </w:p>
    <w:p w14:paraId="45C21EF7" w14:textId="0F5BB174" w:rsidR="00020B5E" w:rsidRPr="00F279D3" w:rsidRDefault="004F2D7C" w:rsidP="00020B5E">
      <w:pPr>
        <w:rPr>
          <w:lang w:val="en-US"/>
        </w:rPr>
      </w:pPr>
      <w:r>
        <w:rPr>
          <w:noProof/>
        </w:rPr>
        <w:lastRenderedPageBreak/>
        <w:drawing>
          <wp:inline distT="0" distB="0" distL="0" distR="0" wp14:anchorId="78543A11" wp14:editId="271F9DE1">
            <wp:extent cx="5732145" cy="4565650"/>
            <wp:effectExtent l="0" t="0" r="1905" b="6350"/>
            <wp:docPr id="30"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2145" cy="4565650"/>
                    </a:xfrm>
                    <a:prstGeom prst="rect">
                      <a:avLst/>
                    </a:prstGeom>
                    <a:noFill/>
                    <a:ln>
                      <a:noFill/>
                    </a:ln>
                  </pic:spPr>
                </pic:pic>
              </a:graphicData>
            </a:graphic>
          </wp:inline>
        </w:drawing>
      </w:r>
    </w:p>
    <w:p w14:paraId="38F8A126" w14:textId="77777777" w:rsidR="00020B5E" w:rsidRPr="00020B5E" w:rsidRDefault="00020B5E" w:rsidP="00020B5E">
      <w:pPr>
        <w:rPr>
          <w:lang w:val="en-US"/>
        </w:rPr>
      </w:pPr>
    </w:p>
    <w:p w14:paraId="22A2B962" w14:textId="7E1C5AFB" w:rsidR="007807E9" w:rsidRDefault="007807E9" w:rsidP="00270EB6">
      <w:pPr>
        <w:pStyle w:val="Heading3"/>
        <w:rPr>
          <w:lang w:val="en-US"/>
        </w:rPr>
      </w:pPr>
      <w:r w:rsidRPr="007807E9">
        <w:rPr>
          <w:lang w:val="en-US"/>
        </w:rPr>
        <w:t>A-09</w:t>
      </w:r>
      <w:r w:rsidR="00B7017A">
        <w:rPr>
          <w:lang w:val="en-US"/>
        </w:rPr>
        <w:t>_</w:t>
      </w:r>
      <w:r w:rsidRPr="007807E9">
        <w:rPr>
          <w:lang w:val="en-US"/>
        </w:rPr>
        <w:t>Thêm danh mục</w:t>
      </w:r>
    </w:p>
    <w:p w14:paraId="3E50046D" w14:textId="77777777" w:rsidR="00B7690A" w:rsidRPr="00126AC3" w:rsidRDefault="00B7690A" w:rsidP="00B7690A">
      <w:pPr>
        <w:pStyle w:val="ListParagraph"/>
        <w:numPr>
          <w:ilvl w:val="0"/>
          <w:numId w:val="97"/>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B7690A" w14:paraId="36BF9733" w14:textId="77777777" w:rsidTr="2AD621CB">
        <w:trPr>
          <w:trHeight w:val="113"/>
        </w:trPr>
        <w:tc>
          <w:tcPr>
            <w:tcW w:w="5000" w:type="pct"/>
            <w:gridSpan w:val="2"/>
            <w:tcMar>
              <w:top w:w="100" w:type="dxa"/>
              <w:left w:w="100" w:type="dxa"/>
              <w:bottom w:w="100" w:type="dxa"/>
              <w:right w:w="100" w:type="dxa"/>
            </w:tcMar>
          </w:tcPr>
          <w:p w14:paraId="66FDEED0" w14:textId="02C788E9" w:rsidR="00B7690A" w:rsidRDefault="00B7690A" w:rsidP="00501BAA">
            <w:r w:rsidRPr="00782410">
              <w:rPr>
                <w:b/>
                <w:bCs/>
              </w:rPr>
              <w:t>UCID:</w:t>
            </w:r>
            <w:r>
              <w:t xml:space="preserve"> A-09</w:t>
            </w:r>
          </w:p>
        </w:tc>
      </w:tr>
      <w:tr w:rsidR="00B7690A" w14:paraId="152BF12F" w14:textId="77777777" w:rsidTr="2AD621CB">
        <w:trPr>
          <w:trHeight w:val="113"/>
        </w:trPr>
        <w:tc>
          <w:tcPr>
            <w:tcW w:w="5000" w:type="pct"/>
            <w:gridSpan w:val="2"/>
            <w:tcMar>
              <w:top w:w="100" w:type="dxa"/>
              <w:left w:w="100" w:type="dxa"/>
              <w:bottom w:w="100" w:type="dxa"/>
              <w:right w:w="100" w:type="dxa"/>
            </w:tcMar>
          </w:tcPr>
          <w:p w14:paraId="6F18601B" w14:textId="6B78D399" w:rsidR="00B7690A" w:rsidRDefault="00B7690A" w:rsidP="00501BAA">
            <w:pPr>
              <w:rPr>
                <w:b/>
                <w:lang w:val="en-US"/>
              </w:rPr>
            </w:pPr>
            <w:r w:rsidRPr="30CBE066">
              <w:rPr>
                <w:b/>
                <w:lang w:val="en-US"/>
              </w:rPr>
              <w:t>Tên Usecase:</w:t>
            </w:r>
            <w:r w:rsidRPr="30CBE066">
              <w:rPr>
                <w:lang w:val="en-US"/>
              </w:rPr>
              <w:t xml:space="preserve"> </w:t>
            </w:r>
            <w:r>
              <w:rPr>
                <w:lang w:val="en-US"/>
              </w:rPr>
              <w:t>Thêm danh mục</w:t>
            </w:r>
          </w:p>
        </w:tc>
      </w:tr>
      <w:tr w:rsidR="00B7690A" w14:paraId="40C69CAF" w14:textId="77777777" w:rsidTr="2AD621CB">
        <w:trPr>
          <w:trHeight w:val="206"/>
        </w:trPr>
        <w:tc>
          <w:tcPr>
            <w:tcW w:w="5000" w:type="pct"/>
            <w:gridSpan w:val="2"/>
            <w:tcMar>
              <w:top w:w="100" w:type="dxa"/>
              <w:left w:w="100" w:type="dxa"/>
              <w:bottom w:w="100" w:type="dxa"/>
              <w:right w:w="100" w:type="dxa"/>
            </w:tcMar>
          </w:tcPr>
          <w:p w14:paraId="51D057D6" w14:textId="77777777" w:rsidR="00B7690A" w:rsidRDefault="00B7690A" w:rsidP="00501BAA">
            <w:pPr>
              <w:rPr>
                <w:b/>
                <w:lang w:val="en-US"/>
              </w:rPr>
            </w:pPr>
            <w:r w:rsidRPr="30CBE066">
              <w:rPr>
                <w:b/>
                <w:lang w:val="en-US"/>
              </w:rPr>
              <w:t>Mô tả sơ lược:</w:t>
            </w:r>
            <w:r w:rsidRPr="30CBE066">
              <w:rPr>
                <w:lang w:val="en-US"/>
              </w:rPr>
              <w:t xml:space="preserve"> </w:t>
            </w:r>
            <w:r w:rsidRPr="00536645">
              <w:t>Admin mở trang Danh mục, bấm Thêm mới, nhập tên danh mục rồi lưu để hệ thống tạo danh mục mới và cập nhật lại danh sách ngay trên màn hình.</w:t>
            </w:r>
          </w:p>
        </w:tc>
      </w:tr>
      <w:tr w:rsidR="00B7690A" w14:paraId="285F3E9C" w14:textId="77777777" w:rsidTr="2AD621CB">
        <w:trPr>
          <w:trHeight w:val="16"/>
        </w:trPr>
        <w:tc>
          <w:tcPr>
            <w:tcW w:w="5000" w:type="pct"/>
            <w:gridSpan w:val="2"/>
            <w:tcMar>
              <w:top w:w="100" w:type="dxa"/>
              <w:left w:w="100" w:type="dxa"/>
              <w:bottom w:w="100" w:type="dxa"/>
              <w:right w:w="100" w:type="dxa"/>
            </w:tcMar>
          </w:tcPr>
          <w:p w14:paraId="1E75CDA7" w14:textId="77777777" w:rsidR="00B7690A" w:rsidRDefault="00B7690A" w:rsidP="00501BAA">
            <w:pPr>
              <w:rPr>
                <w:b/>
                <w:lang w:val="en-US"/>
              </w:rPr>
            </w:pPr>
            <w:r w:rsidRPr="30CBE066">
              <w:rPr>
                <w:b/>
                <w:lang w:val="en-US"/>
              </w:rPr>
              <w:t>Actor chính:</w:t>
            </w:r>
            <w:r w:rsidRPr="30CBE066">
              <w:rPr>
                <w:lang w:val="en-US"/>
              </w:rPr>
              <w:t xml:space="preserve"> </w:t>
            </w:r>
            <w:r>
              <w:t>Admin và Employee</w:t>
            </w:r>
          </w:p>
        </w:tc>
      </w:tr>
      <w:tr w:rsidR="00B7690A" w14:paraId="1B064F33" w14:textId="77777777" w:rsidTr="2AD621CB">
        <w:trPr>
          <w:trHeight w:val="16"/>
        </w:trPr>
        <w:tc>
          <w:tcPr>
            <w:tcW w:w="5000" w:type="pct"/>
            <w:gridSpan w:val="2"/>
            <w:tcMar>
              <w:top w:w="100" w:type="dxa"/>
              <w:left w:w="100" w:type="dxa"/>
              <w:bottom w:w="100" w:type="dxa"/>
              <w:right w:w="100" w:type="dxa"/>
            </w:tcMar>
          </w:tcPr>
          <w:p w14:paraId="68F1B053" w14:textId="77777777" w:rsidR="00B7690A" w:rsidRDefault="00B7690A" w:rsidP="00501BAA">
            <w:pPr>
              <w:rPr>
                <w:b/>
                <w:lang w:val="en-US"/>
              </w:rPr>
            </w:pPr>
            <w:r w:rsidRPr="30CBE066">
              <w:rPr>
                <w:b/>
                <w:lang w:val="en-US"/>
              </w:rPr>
              <w:t>Actor phụ:</w:t>
            </w:r>
            <w:r w:rsidRPr="30CBE066">
              <w:rPr>
                <w:lang w:val="en-US"/>
              </w:rPr>
              <w:t xml:space="preserve"> </w:t>
            </w:r>
            <w:r>
              <w:rPr>
                <w:lang w:val="en-US"/>
              </w:rPr>
              <w:t>Không có</w:t>
            </w:r>
          </w:p>
        </w:tc>
      </w:tr>
      <w:tr w:rsidR="00B7690A" w14:paraId="48E1AA5C" w14:textId="77777777" w:rsidTr="2AD621CB">
        <w:trPr>
          <w:trHeight w:val="16"/>
        </w:trPr>
        <w:tc>
          <w:tcPr>
            <w:tcW w:w="5000" w:type="pct"/>
            <w:gridSpan w:val="2"/>
            <w:tcMar>
              <w:top w:w="100" w:type="dxa"/>
              <w:left w:w="100" w:type="dxa"/>
              <w:bottom w:w="100" w:type="dxa"/>
              <w:right w:w="100" w:type="dxa"/>
            </w:tcMar>
          </w:tcPr>
          <w:p w14:paraId="5C191258" w14:textId="77777777" w:rsidR="00B7690A" w:rsidRDefault="00B7690A" w:rsidP="00501BAA">
            <w:pPr>
              <w:rPr>
                <w:b/>
                <w:lang w:val="en-US"/>
              </w:rPr>
            </w:pPr>
            <w:r w:rsidRPr="30CBE066">
              <w:rPr>
                <w:b/>
                <w:lang w:val="en-US"/>
              </w:rPr>
              <w:t>Tiền điều kiện:</w:t>
            </w:r>
            <w:r w:rsidRPr="30CBE066">
              <w:rPr>
                <w:lang w:val="en-US"/>
              </w:rPr>
              <w:t xml:space="preserve"> </w:t>
            </w:r>
            <w:r w:rsidRPr="00536645">
              <w:t>Người dùng đã đăng nhập với vai trò Admin; trang Danh mục đã được mở; số lượng danh mục hiện có chưa vượt quá giới hạn cho phép.</w:t>
            </w:r>
          </w:p>
        </w:tc>
      </w:tr>
      <w:tr w:rsidR="00B7690A" w14:paraId="144CEE7E" w14:textId="77777777" w:rsidTr="2AD621CB">
        <w:trPr>
          <w:trHeight w:val="16"/>
        </w:trPr>
        <w:tc>
          <w:tcPr>
            <w:tcW w:w="5000" w:type="pct"/>
            <w:gridSpan w:val="2"/>
            <w:tcMar>
              <w:top w:w="100" w:type="dxa"/>
              <w:left w:w="100" w:type="dxa"/>
              <w:bottom w:w="100" w:type="dxa"/>
              <w:right w:w="100" w:type="dxa"/>
            </w:tcMar>
          </w:tcPr>
          <w:p w14:paraId="145176F2" w14:textId="77777777" w:rsidR="00B7690A" w:rsidRDefault="00B7690A" w:rsidP="00501BAA">
            <w:pPr>
              <w:rPr>
                <w:b/>
                <w:lang w:val="en-US"/>
              </w:rPr>
            </w:pPr>
            <w:r w:rsidRPr="30CBE066">
              <w:rPr>
                <w:b/>
                <w:lang w:val="en-US"/>
              </w:rPr>
              <w:lastRenderedPageBreak/>
              <w:t>Hậu điều kiện:</w:t>
            </w:r>
            <w:r w:rsidRPr="30CBE066">
              <w:rPr>
                <w:lang w:val="en-US"/>
              </w:rPr>
              <w:t xml:space="preserve"> </w:t>
            </w:r>
            <w:r w:rsidRPr="00536645">
              <w:t>Danh mục mới được tạo thành công, dữ liệu danh sách được tải lại và danh mục mới xuất hiện trên trang.</w:t>
            </w:r>
          </w:p>
        </w:tc>
      </w:tr>
      <w:tr w:rsidR="00B7690A" w14:paraId="77737DC2"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666623AC" w14:textId="77777777" w:rsidR="00B7690A" w:rsidRPr="00055229" w:rsidRDefault="00B7690A" w:rsidP="00501BAA">
            <w:pPr>
              <w:rPr>
                <w:b/>
                <w:lang w:val="en-US"/>
              </w:rPr>
            </w:pPr>
            <w:r w:rsidRPr="57F0573F">
              <w:rPr>
                <w:b/>
                <w:lang w:val="en-US"/>
              </w:rPr>
              <w:t>Luồng sự kiện chính:</w:t>
            </w:r>
          </w:p>
        </w:tc>
      </w:tr>
      <w:tr w:rsidR="00B7690A" w14:paraId="40FF601D" w14:textId="77777777" w:rsidTr="2AD621CB">
        <w:trPr>
          <w:trHeight w:val="18"/>
        </w:trPr>
        <w:tc>
          <w:tcPr>
            <w:tcW w:w="2694" w:type="pct"/>
            <w:tcMar>
              <w:top w:w="100" w:type="dxa"/>
              <w:left w:w="100" w:type="dxa"/>
              <w:bottom w:w="100" w:type="dxa"/>
              <w:right w:w="100" w:type="dxa"/>
            </w:tcMar>
          </w:tcPr>
          <w:p w14:paraId="24AC7A7B" w14:textId="77777777" w:rsidR="00B7690A" w:rsidRPr="00055229" w:rsidRDefault="00B7690A" w:rsidP="00501BAA">
            <w:pPr>
              <w:jc w:val="center"/>
              <w:rPr>
                <w:b/>
                <w:bCs/>
              </w:rPr>
            </w:pPr>
            <w:r>
              <w:rPr>
                <w:b/>
                <w:bCs/>
              </w:rPr>
              <w:t>Actor</w:t>
            </w:r>
          </w:p>
        </w:tc>
        <w:tc>
          <w:tcPr>
            <w:tcW w:w="2306" w:type="pct"/>
            <w:tcMar>
              <w:top w:w="100" w:type="dxa"/>
              <w:left w:w="100" w:type="dxa"/>
              <w:bottom w:w="100" w:type="dxa"/>
              <w:right w:w="100" w:type="dxa"/>
            </w:tcMar>
          </w:tcPr>
          <w:p w14:paraId="07E39608" w14:textId="77777777" w:rsidR="00B7690A" w:rsidRPr="00055229" w:rsidRDefault="00B7690A" w:rsidP="00501BAA">
            <w:pPr>
              <w:jc w:val="center"/>
              <w:rPr>
                <w:b/>
                <w:lang w:val="en-US"/>
              </w:rPr>
            </w:pPr>
            <w:r w:rsidRPr="57F0573F">
              <w:rPr>
                <w:b/>
                <w:lang w:val="en-US"/>
              </w:rPr>
              <w:t>Hệ thống</w:t>
            </w:r>
          </w:p>
        </w:tc>
      </w:tr>
      <w:tr w:rsidR="00B7690A" w14:paraId="3A5EE5F5" w14:textId="77777777" w:rsidTr="2AD621CB">
        <w:trPr>
          <w:trHeight w:val="161"/>
        </w:trPr>
        <w:tc>
          <w:tcPr>
            <w:tcW w:w="2694" w:type="pct"/>
            <w:tcMar>
              <w:top w:w="100" w:type="dxa"/>
              <w:left w:w="100" w:type="dxa"/>
              <w:bottom w:w="100" w:type="dxa"/>
              <w:right w:w="100" w:type="dxa"/>
            </w:tcMar>
          </w:tcPr>
          <w:p w14:paraId="2016FCA6" w14:textId="77777777" w:rsidR="00B7690A" w:rsidRPr="00E10F1B" w:rsidRDefault="00B7690A" w:rsidP="00501BAA">
            <w:pPr>
              <w:rPr>
                <w:bCs/>
                <w:lang w:val="en-US"/>
              </w:rPr>
            </w:pPr>
            <w:r w:rsidRPr="00B629CB">
              <w:rPr>
                <w:bCs/>
                <w:lang w:val="en-US"/>
              </w:rPr>
              <w:t>1. Admin mở trang Danh mục.</w:t>
            </w:r>
          </w:p>
        </w:tc>
        <w:tc>
          <w:tcPr>
            <w:tcW w:w="2306" w:type="pct"/>
            <w:tcMar>
              <w:top w:w="100" w:type="dxa"/>
              <w:left w:w="100" w:type="dxa"/>
              <w:bottom w:w="100" w:type="dxa"/>
              <w:right w:w="100" w:type="dxa"/>
            </w:tcMar>
          </w:tcPr>
          <w:p w14:paraId="2CE7240E" w14:textId="77777777" w:rsidR="00B7690A" w:rsidRPr="00E10F1B" w:rsidRDefault="2AD621CB" w:rsidP="00501BAA">
            <w:r w:rsidRPr="2AD621CB">
              <w:rPr>
                <w:lang w:val="en-US"/>
              </w:rPr>
              <w:t>2. Hệ thống hiển thị danh sách danh mục hiện có.</w:t>
            </w:r>
          </w:p>
        </w:tc>
      </w:tr>
      <w:tr w:rsidR="00B7690A" w14:paraId="5D9EAD03" w14:textId="77777777" w:rsidTr="2AD621CB">
        <w:trPr>
          <w:trHeight w:val="16"/>
        </w:trPr>
        <w:tc>
          <w:tcPr>
            <w:tcW w:w="2694" w:type="pct"/>
            <w:tcMar>
              <w:top w:w="100" w:type="dxa"/>
              <w:left w:w="100" w:type="dxa"/>
              <w:bottom w:w="100" w:type="dxa"/>
              <w:right w:w="100" w:type="dxa"/>
            </w:tcMar>
          </w:tcPr>
          <w:p w14:paraId="65A8BCAC" w14:textId="77777777" w:rsidR="00B7690A" w:rsidRPr="00E10F1B" w:rsidRDefault="00B7690A" w:rsidP="00501BAA">
            <w:pPr>
              <w:rPr>
                <w:bCs/>
                <w:lang w:val="en-US"/>
              </w:rPr>
            </w:pPr>
            <w:r w:rsidRPr="00B629CB">
              <w:rPr>
                <w:bCs/>
                <w:lang w:val="en-US"/>
              </w:rPr>
              <w:t>3. Admin bấm nút Thêm mới.</w:t>
            </w:r>
          </w:p>
        </w:tc>
        <w:tc>
          <w:tcPr>
            <w:tcW w:w="2306" w:type="pct"/>
            <w:tcMar>
              <w:top w:w="100" w:type="dxa"/>
              <w:left w:w="100" w:type="dxa"/>
              <w:bottom w:w="100" w:type="dxa"/>
              <w:right w:w="100" w:type="dxa"/>
            </w:tcMar>
          </w:tcPr>
          <w:p w14:paraId="155AF611" w14:textId="77777777" w:rsidR="00B7690A" w:rsidRPr="00E10F1B" w:rsidRDefault="00B7690A" w:rsidP="00501BAA">
            <w:pPr>
              <w:rPr>
                <w:bCs/>
                <w:lang w:val="en-US"/>
              </w:rPr>
            </w:pPr>
            <w:r w:rsidRPr="00B629CB">
              <w:rPr>
                <w:bCs/>
                <w:lang w:val="en-US"/>
              </w:rPr>
              <w:t>4. Hệ thống mở hộp thoại thêm danh mục và xóa trống nội dung đã nhập trước đó.</w:t>
            </w:r>
          </w:p>
        </w:tc>
      </w:tr>
      <w:tr w:rsidR="00B7690A" w14:paraId="7E32016D" w14:textId="77777777" w:rsidTr="2AD621CB">
        <w:trPr>
          <w:trHeight w:val="16"/>
        </w:trPr>
        <w:tc>
          <w:tcPr>
            <w:tcW w:w="2694" w:type="pct"/>
            <w:tcMar>
              <w:top w:w="100" w:type="dxa"/>
              <w:left w:w="100" w:type="dxa"/>
              <w:bottom w:w="100" w:type="dxa"/>
              <w:right w:w="100" w:type="dxa"/>
            </w:tcMar>
          </w:tcPr>
          <w:p w14:paraId="2B6026D4" w14:textId="77777777" w:rsidR="00B7690A" w:rsidRPr="00E10F1B" w:rsidRDefault="2AD621CB" w:rsidP="00501BAA">
            <w:r w:rsidRPr="2AD621CB">
              <w:rPr>
                <w:lang w:val="en-US"/>
              </w:rPr>
              <w:t>5. Admin nhập tên danh mục.</w:t>
            </w:r>
          </w:p>
        </w:tc>
        <w:tc>
          <w:tcPr>
            <w:tcW w:w="2306" w:type="pct"/>
            <w:tcMar>
              <w:top w:w="100" w:type="dxa"/>
              <w:left w:w="100" w:type="dxa"/>
              <w:bottom w:w="100" w:type="dxa"/>
              <w:right w:w="100" w:type="dxa"/>
            </w:tcMar>
          </w:tcPr>
          <w:p w14:paraId="22BE6B95" w14:textId="77777777" w:rsidR="00B7690A" w:rsidRPr="00E10F1B" w:rsidRDefault="2AD621CB" w:rsidP="00501BAA">
            <w:r w:rsidRPr="2AD621CB">
              <w:rPr>
                <w:lang w:val="en-US"/>
              </w:rPr>
              <w:t>6. Hệ thống giữ nội dung trong ô nhập và chờ người dùng bấm lưu.</w:t>
            </w:r>
          </w:p>
        </w:tc>
      </w:tr>
      <w:tr w:rsidR="00B7690A" w14:paraId="3BC8FD38" w14:textId="77777777" w:rsidTr="2AD621CB">
        <w:trPr>
          <w:trHeight w:val="16"/>
        </w:trPr>
        <w:tc>
          <w:tcPr>
            <w:tcW w:w="2694" w:type="pct"/>
            <w:tcMar>
              <w:top w:w="100" w:type="dxa"/>
              <w:left w:w="100" w:type="dxa"/>
              <w:bottom w:w="100" w:type="dxa"/>
              <w:right w:w="100" w:type="dxa"/>
            </w:tcMar>
          </w:tcPr>
          <w:p w14:paraId="5F6DABAE" w14:textId="77777777" w:rsidR="00B7690A" w:rsidRPr="00E10F1B" w:rsidRDefault="2AD621CB" w:rsidP="00501BAA">
            <w:r w:rsidRPr="2AD621CB">
              <w:rPr>
                <w:lang w:val="en-US"/>
              </w:rPr>
              <w:t>7. Admin bấm Lưu.</w:t>
            </w:r>
          </w:p>
        </w:tc>
        <w:tc>
          <w:tcPr>
            <w:tcW w:w="2306" w:type="pct"/>
            <w:tcMar>
              <w:top w:w="100" w:type="dxa"/>
              <w:left w:w="100" w:type="dxa"/>
              <w:bottom w:w="100" w:type="dxa"/>
              <w:right w:w="100" w:type="dxa"/>
            </w:tcMar>
          </w:tcPr>
          <w:p w14:paraId="0D60206F" w14:textId="77777777" w:rsidR="00B7690A" w:rsidRPr="003A2567" w:rsidRDefault="2AD621CB" w:rsidP="00501BAA">
            <w:r w:rsidRPr="2AD621CB">
              <w:rPr>
                <w:lang w:val="en-US"/>
              </w:rPr>
              <w:t>8. Hệ thống kiểm tra nội dung hợp lệ rồi gửi yêu cầu POST /api/categories kèm tên danh mục và token đăng nhập.</w:t>
            </w:r>
          </w:p>
        </w:tc>
      </w:tr>
      <w:tr w:rsidR="00B7690A" w14:paraId="7B9C34AD" w14:textId="77777777" w:rsidTr="2AD621CB">
        <w:trPr>
          <w:trHeight w:val="16"/>
        </w:trPr>
        <w:tc>
          <w:tcPr>
            <w:tcW w:w="2694" w:type="pct"/>
            <w:tcMar>
              <w:top w:w="100" w:type="dxa"/>
              <w:left w:w="100" w:type="dxa"/>
              <w:bottom w:w="100" w:type="dxa"/>
              <w:right w:w="100" w:type="dxa"/>
            </w:tcMar>
          </w:tcPr>
          <w:p w14:paraId="28A71E58" w14:textId="77777777" w:rsidR="00B7690A" w:rsidRPr="00B629CB" w:rsidRDefault="00B7690A" w:rsidP="00501BAA">
            <w:pPr>
              <w:rPr>
                <w:bCs/>
              </w:rPr>
            </w:pPr>
          </w:p>
        </w:tc>
        <w:tc>
          <w:tcPr>
            <w:tcW w:w="2306" w:type="pct"/>
            <w:tcMar>
              <w:top w:w="100" w:type="dxa"/>
              <w:left w:w="100" w:type="dxa"/>
              <w:bottom w:w="100" w:type="dxa"/>
              <w:right w:w="100" w:type="dxa"/>
            </w:tcMar>
          </w:tcPr>
          <w:p w14:paraId="2E43D702" w14:textId="77777777" w:rsidR="00B7690A" w:rsidRPr="00EF67BD" w:rsidRDefault="2AD621CB" w:rsidP="00501BAA">
            <w:r w:rsidRPr="2AD621CB">
              <w:rPr>
                <w:lang w:val="en-US"/>
              </w:rPr>
              <w:t>9. Máy chủ kiểm tra số lượng danh mục hiện có, chuyển dữ liệu nhập thành đối tượng danh mục rồi lưu xuống kho dữ liệu.</w:t>
            </w:r>
          </w:p>
        </w:tc>
      </w:tr>
      <w:tr w:rsidR="00B7690A" w14:paraId="72B6A84C" w14:textId="77777777" w:rsidTr="2AD621CB">
        <w:trPr>
          <w:trHeight w:val="16"/>
        </w:trPr>
        <w:tc>
          <w:tcPr>
            <w:tcW w:w="2694" w:type="pct"/>
            <w:tcMar>
              <w:top w:w="100" w:type="dxa"/>
              <w:left w:w="100" w:type="dxa"/>
              <w:bottom w:w="100" w:type="dxa"/>
              <w:right w:w="100" w:type="dxa"/>
            </w:tcMar>
          </w:tcPr>
          <w:p w14:paraId="329DBF98" w14:textId="77777777" w:rsidR="00B7690A" w:rsidRPr="00B629CB" w:rsidRDefault="00B7690A" w:rsidP="00501BAA">
            <w:pPr>
              <w:rPr>
                <w:bCs/>
              </w:rPr>
            </w:pPr>
          </w:p>
        </w:tc>
        <w:tc>
          <w:tcPr>
            <w:tcW w:w="2306" w:type="pct"/>
            <w:tcMar>
              <w:top w:w="100" w:type="dxa"/>
              <w:left w:w="100" w:type="dxa"/>
              <w:bottom w:w="100" w:type="dxa"/>
              <w:right w:w="100" w:type="dxa"/>
            </w:tcMar>
          </w:tcPr>
          <w:p w14:paraId="68CBEFAD" w14:textId="77777777" w:rsidR="00B7690A" w:rsidRPr="00EF67BD" w:rsidRDefault="2AD621CB" w:rsidP="00501BAA">
            <w:r w:rsidRPr="2AD621CB">
              <w:rPr>
                <w:lang w:val="en-US"/>
              </w:rPr>
              <w:t>10. Máy chủ trả về danh mục vừa tạo cùng địa chỉ tài nguyên mới.</w:t>
            </w:r>
          </w:p>
        </w:tc>
      </w:tr>
      <w:tr w:rsidR="00B7690A" w14:paraId="2B03B373" w14:textId="77777777" w:rsidTr="2AD621CB">
        <w:trPr>
          <w:trHeight w:val="16"/>
        </w:trPr>
        <w:tc>
          <w:tcPr>
            <w:tcW w:w="2694" w:type="pct"/>
            <w:tcMar>
              <w:top w:w="100" w:type="dxa"/>
              <w:left w:w="100" w:type="dxa"/>
              <w:bottom w:w="100" w:type="dxa"/>
              <w:right w:w="100" w:type="dxa"/>
            </w:tcMar>
          </w:tcPr>
          <w:p w14:paraId="64634D64" w14:textId="77777777" w:rsidR="00B7690A" w:rsidRPr="00B629CB" w:rsidRDefault="00B7690A" w:rsidP="00501BAA">
            <w:pPr>
              <w:rPr>
                <w:bCs/>
              </w:rPr>
            </w:pPr>
          </w:p>
        </w:tc>
        <w:tc>
          <w:tcPr>
            <w:tcW w:w="2306" w:type="pct"/>
            <w:tcMar>
              <w:top w:w="100" w:type="dxa"/>
              <w:left w:w="100" w:type="dxa"/>
              <w:bottom w:w="100" w:type="dxa"/>
              <w:right w:w="100" w:type="dxa"/>
            </w:tcMar>
          </w:tcPr>
          <w:p w14:paraId="509CD0D1" w14:textId="77777777" w:rsidR="00B7690A" w:rsidRPr="00EF67BD" w:rsidRDefault="2AD621CB" w:rsidP="00501BAA">
            <w:r w:rsidRPr="2AD621CB">
              <w:rPr>
                <w:lang w:val="en-US"/>
              </w:rPr>
              <w:t>11. Hệ thống tải lại danh sách danh mục, đóng hộp thoại và cập nhật bảng trên màn hình.</w:t>
            </w:r>
          </w:p>
        </w:tc>
      </w:tr>
      <w:tr w:rsidR="00B7690A" w14:paraId="1C663FEC" w14:textId="77777777" w:rsidTr="2AD621CB">
        <w:trPr>
          <w:trHeight w:val="16"/>
        </w:trPr>
        <w:tc>
          <w:tcPr>
            <w:tcW w:w="2694" w:type="pct"/>
            <w:tcMar>
              <w:top w:w="100" w:type="dxa"/>
              <w:left w:w="100" w:type="dxa"/>
              <w:bottom w:w="100" w:type="dxa"/>
              <w:right w:w="100" w:type="dxa"/>
            </w:tcMar>
          </w:tcPr>
          <w:p w14:paraId="48080E3B" w14:textId="77777777" w:rsidR="00B7690A" w:rsidRPr="00B629CB" w:rsidRDefault="2AD621CB" w:rsidP="00501BAA">
            <w:r w:rsidRPr="2AD621CB">
              <w:rPr>
                <w:lang w:val="en-US"/>
              </w:rPr>
              <w:lastRenderedPageBreak/>
              <w:t>12. Admin nhìn thấy danh mục mới đã xuất hiện trong danh sách.</w:t>
            </w:r>
          </w:p>
        </w:tc>
        <w:tc>
          <w:tcPr>
            <w:tcW w:w="2306" w:type="pct"/>
            <w:tcMar>
              <w:top w:w="100" w:type="dxa"/>
              <w:left w:w="100" w:type="dxa"/>
              <w:bottom w:w="100" w:type="dxa"/>
              <w:right w:w="100" w:type="dxa"/>
            </w:tcMar>
          </w:tcPr>
          <w:p w14:paraId="7816C3E6" w14:textId="77777777" w:rsidR="00B7690A" w:rsidRPr="00EF67BD" w:rsidRDefault="2AD621CB" w:rsidP="00501BAA">
            <w:r w:rsidRPr="2AD621CB">
              <w:rPr>
                <w:lang w:val="en-US"/>
              </w:rPr>
              <w:t>13. Hệ thống giữ trạng thái danh sách đã cập nhật.</w:t>
            </w:r>
          </w:p>
        </w:tc>
      </w:tr>
      <w:tr w:rsidR="00B7690A" w14:paraId="6C9896B6"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19AF13D5" w14:textId="77777777" w:rsidR="00B7690A" w:rsidRDefault="00B7690A" w:rsidP="00501BAA">
            <w:r w:rsidRPr="57F0573F">
              <w:rPr>
                <w:b/>
                <w:lang w:val="en-US"/>
              </w:rPr>
              <w:t>Luồng sự kiện thay thế:</w:t>
            </w:r>
          </w:p>
        </w:tc>
      </w:tr>
      <w:tr w:rsidR="00B7690A" w14:paraId="1B514E60" w14:textId="77777777" w:rsidTr="2AD621CB">
        <w:trPr>
          <w:trHeight w:val="16"/>
        </w:trPr>
        <w:tc>
          <w:tcPr>
            <w:tcW w:w="2694" w:type="pct"/>
            <w:tcMar>
              <w:top w:w="100" w:type="dxa"/>
              <w:left w:w="100" w:type="dxa"/>
              <w:bottom w:w="100" w:type="dxa"/>
              <w:right w:w="100" w:type="dxa"/>
            </w:tcMar>
          </w:tcPr>
          <w:p w14:paraId="34DAB722" w14:textId="77777777" w:rsidR="00B7690A" w:rsidRPr="00055229" w:rsidRDefault="2AD621CB" w:rsidP="00501BAA">
            <w:r w:rsidRPr="2AD621CB">
              <w:rPr>
                <w:lang w:val="en-US"/>
              </w:rPr>
              <w:t>5.1. Admin chưa nhập tên danh mục hoặc nhập quá ngắn.</w:t>
            </w:r>
          </w:p>
        </w:tc>
        <w:tc>
          <w:tcPr>
            <w:tcW w:w="2306" w:type="pct"/>
            <w:tcMar>
              <w:top w:w="20" w:type="dxa"/>
              <w:left w:w="20" w:type="dxa"/>
              <w:bottom w:w="20" w:type="dxa"/>
              <w:right w:w="20" w:type="dxa"/>
            </w:tcMar>
          </w:tcPr>
          <w:p w14:paraId="45B0664C" w14:textId="77777777" w:rsidR="00B7690A" w:rsidRPr="00055229" w:rsidRDefault="2AD621CB" w:rsidP="00501BAA">
            <w:r w:rsidRPr="2AD621CB">
              <w:rPr>
                <w:lang w:val="en-US"/>
              </w:rPr>
              <w:t>5.2. Hệ thống không cho gửi yêu cầu lưu và giữ nguyên hộp thoại để Admin sửa lại.</w:t>
            </w:r>
          </w:p>
        </w:tc>
      </w:tr>
      <w:tr w:rsidR="00B7690A" w14:paraId="23E3D2E8"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19386768" w14:textId="77777777" w:rsidR="00B7690A" w:rsidRPr="00055229" w:rsidRDefault="00B7690A" w:rsidP="00501BAA">
            <w:r w:rsidRPr="57F0573F">
              <w:rPr>
                <w:b/>
                <w:lang w:val="en-US"/>
              </w:rPr>
              <w:t>Luồng sự kiện ngoại lệ:</w:t>
            </w:r>
          </w:p>
        </w:tc>
      </w:tr>
      <w:tr w:rsidR="00B7690A" w14:paraId="5DC573F8" w14:textId="77777777" w:rsidTr="2AD621CB">
        <w:trPr>
          <w:trHeight w:val="18"/>
        </w:trPr>
        <w:tc>
          <w:tcPr>
            <w:tcW w:w="2694" w:type="pct"/>
            <w:tcMar>
              <w:top w:w="100" w:type="dxa"/>
              <w:left w:w="100" w:type="dxa"/>
              <w:bottom w:w="100" w:type="dxa"/>
              <w:right w:w="100" w:type="dxa"/>
            </w:tcMar>
          </w:tcPr>
          <w:p w14:paraId="761EC4C0" w14:textId="77777777" w:rsidR="00B7690A" w:rsidRDefault="00B7690A" w:rsidP="00501BAA"/>
        </w:tc>
        <w:tc>
          <w:tcPr>
            <w:tcW w:w="2306" w:type="pct"/>
            <w:tcMar>
              <w:top w:w="20" w:type="dxa"/>
              <w:left w:w="20" w:type="dxa"/>
              <w:bottom w:w="20" w:type="dxa"/>
              <w:right w:w="20" w:type="dxa"/>
            </w:tcMar>
          </w:tcPr>
          <w:p w14:paraId="156EFBFA" w14:textId="77777777" w:rsidR="00B7690A" w:rsidRPr="00055229" w:rsidRDefault="2AD621CB" w:rsidP="00501BAA">
            <w:r w:rsidRPr="2AD621CB">
              <w:rPr>
                <w:lang w:val="en-US"/>
              </w:rPr>
              <w:t>8.1. Số lượng danh mục hiện có đã đạt giới hạn tối đa.</w:t>
            </w:r>
          </w:p>
        </w:tc>
      </w:tr>
      <w:tr w:rsidR="00B7690A" w14:paraId="188EE259" w14:textId="77777777" w:rsidTr="2AD621CB">
        <w:trPr>
          <w:trHeight w:val="18"/>
        </w:trPr>
        <w:tc>
          <w:tcPr>
            <w:tcW w:w="2694" w:type="pct"/>
            <w:tcMar>
              <w:top w:w="100" w:type="dxa"/>
              <w:left w:w="100" w:type="dxa"/>
              <w:bottom w:w="100" w:type="dxa"/>
              <w:right w:w="100" w:type="dxa"/>
            </w:tcMar>
          </w:tcPr>
          <w:p w14:paraId="7AFEDC3D" w14:textId="77777777" w:rsidR="00B7690A" w:rsidRPr="0059576C" w:rsidRDefault="00B7690A" w:rsidP="00501BAA"/>
        </w:tc>
        <w:tc>
          <w:tcPr>
            <w:tcW w:w="2306" w:type="pct"/>
            <w:tcMar>
              <w:top w:w="20" w:type="dxa"/>
              <w:left w:w="20" w:type="dxa"/>
              <w:bottom w:w="20" w:type="dxa"/>
              <w:right w:w="20" w:type="dxa"/>
            </w:tcMar>
          </w:tcPr>
          <w:p w14:paraId="1E5406A0" w14:textId="77777777" w:rsidR="00B7690A" w:rsidRPr="0059576C" w:rsidRDefault="2AD621CB" w:rsidP="00501BAA">
            <w:r w:rsidRPr="2AD621CB">
              <w:rPr>
                <w:lang w:val="en-US"/>
              </w:rPr>
              <w:t>8.2. Hệ thống nhận thông báo lỗi rằng đã đạt giới hạn 15 danh mục và hiển thị lỗi cho Admin.</w:t>
            </w:r>
          </w:p>
        </w:tc>
      </w:tr>
    </w:tbl>
    <w:p w14:paraId="3810D376" w14:textId="77777777" w:rsidR="00B7690A" w:rsidRPr="00126AC3" w:rsidRDefault="00B7690A" w:rsidP="00B7690A">
      <w:pPr>
        <w:pStyle w:val="ListParagraph"/>
        <w:numPr>
          <w:ilvl w:val="0"/>
          <w:numId w:val="97"/>
        </w:numPr>
        <w:rPr>
          <w:lang w:val="en-US"/>
        </w:rPr>
      </w:pPr>
      <w:r w:rsidRPr="00126AC3">
        <w:rPr>
          <w:lang w:val="en-US"/>
        </w:rPr>
        <w:t>Activity Diagram:</w:t>
      </w:r>
    </w:p>
    <w:p w14:paraId="788D19D4" w14:textId="671B06D0" w:rsidR="00B7690A" w:rsidRPr="008A3DEF" w:rsidRDefault="00B7690A" w:rsidP="00B7690A">
      <w:pPr>
        <w:rPr>
          <w:lang w:val="en-US"/>
        </w:rPr>
      </w:pPr>
      <w:r>
        <w:rPr>
          <w:noProof/>
        </w:rPr>
        <w:drawing>
          <wp:inline distT="0" distB="0" distL="0" distR="0" wp14:anchorId="5381E027" wp14:editId="38812830">
            <wp:extent cx="5732145" cy="4237355"/>
            <wp:effectExtent l="0" t="0" r="1905" b="0"/>
            <wp:docPr id="33"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32145" cy="4237355"/>
                    </a:xfrm>
                    <a:prstGeom prst="rect">
                      <a:avLst/>
                    </a:prstGeom>
                    <a:noFill/>
                    <a:ln>
                      <a:noFill/>
                    </a:ln>
                  </pic:spPr>
                </pic:pic>
              </a:graphicData>
            </a:graphic>
          </wp:inline>
        </w:drawing>
      </w:r>
    </w:p>
    <w:p w14:paraId="5824C131" w14:textId="77777777" w:rsidR="00B7690A" w:rsidRPr="00126AC3" w:rsidRDefault="00B7690A" w:rsidP="00B7690A">
      <w:pPr>
        <w:pStyle w:val="ListParagraph"/>
        <w:numPr>
          <w:ilvl w:val="0"/>
          <w:numId w:val="97"/>
        </w:numPr>
        <w:rPr>
          <w:lang w:val="en-US"/>
        </w:rPr>
      </w:pPr>
      <w:r w:rsidRPr="00126AC3">
        <w:rPr>
          <w:lang w:val="en-US"/>
        </w:rPr>
        <w:lastRenderedPageBreak/>
        <w:t>Sequence Diagram:</w:t>
      </w:r>
    </w:p>
    <w:p w14:paraId="47CBF33B" w14:textId="54741701" w:rsidR="00B7690A" w:rsidRPr="00B7690A" w:rsidRDefault="00B7690A" w:rsidP="00B7690A">
      <w:pPr>
        <w:rPr>
          <w:lang w:val="en-US"/>
        </w:rPr>
      </w:pPr>
      <w:r>
        <w:rPr>
          <w:noProof/>
        </w:rPr>
        <w:drawing>
          <wp:inline distT="0" distB="0" distL="0" distR="0" wp14:anchorId="4DEF821E" wp14:editId="785F9A14">
            <wp:extent cx="5732145" cy="5951855"/>
            <wp:effectExtent l="0" t="0" r="1905" b="0"/>
            <wp:docPr id="34"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32145" cy="5951855"/>
                    </a:xfrm>
                    <a:prstGeom prst="rect">
                      <a:avLst/>
                    </a:prstGeom>
                    <a:noFill/>
                    <a:ln>
                      <a:noFill/>
                    </a:ln>
                  </pic:spPr>
                </pic:pic>
              </a:graphicData>
            </a:graphic>
          </wp:inline>
        </w:drawing>
      </w:r>
    </w:p>
    <w:p w14:paraId="24D2994E" w14:textId="77777777" w:rsidR="00020B5E" w:rsidRPr="00020B5E" w:rsidRDefault="00020B5E" w:rsidP="00020B5E">
      <w:pPr>
        <w:rPr>
          <w:lang w:val="en-US"/>
        </w:rPr>
      </w:pPr>
    </w:p>
    <w:p w14:paraId="57AEA676" w14:textId="038E1DDD" w:rsidR="007807E9" w:rsidRDefault="007807E9" w:rsidP="00270EB6">
      <w:pPr>
        <w:pStyle w:val="Heading3"/>
        <w:rPr>
          <w:lang w:val="en-US"/>
        </w:rPr>
      </w:pPr>
      <w:r w:rsidRPr="007807E9">
        <w:rPr>
          <w:lang w:val="en-US"/>
        </w:rPr>
        <w:t>A-10</w:t>
      </w:r>
      <w:r w:rsidR="00B7017A">
        <w:rPr>
          <w:lang w:val="en-US"/>
        </w:rPr>
        <w:t>_</w:t>
      </w:r>
      <w:r w:rsidRPr="007807E9">
        <w:rPr>
          <w:lang w:val="en-US"/>
        </w:rPr>
        <w:t>Cập nhật danh mục</w:t>
      </w:r>
    </w:p>
    <w:p w14:paraId="77AD8146" w14:textId="77777777" w:rsidR="00B7690A" w:rsidRPr="00126AC3" w:rsidRDefault="00B7690A" w:rsidP="00B7690A">
      <w:pPr>
        <w:pStyle w:val="ListParagraph"/>
        <w:numPr>
          <w:ilvl w:val="0"/>
          <w:numId w:val="96"/>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B7690A" w14:paraId="14F47DB4" w14:textId="77777777" w:rsidTr="2AD621CB">
        <w:trPr>
          <w:trHeight w:val="113"/>
        </w:trPr>
        <w:tc>
          <w:tcPr>
            <w:tcW w:w="5000" w:type="pct"/>
            <w:gridSpan w:val="2"/>
            <w:tcMar>
              <w:top w:w="100" w:type="dxa"/>
              <w:left w:w="100" w:type="dxa"/>
              <w:bottom w:w="100" w:type="dxa"/>
              <w:right w:w="100" w:type="dxa"/>
            </w:tcMar>
          </w:tcPr>
          <w:p w14:paraId="75B752E8" w14:textId="0DC3A75F" w:rsidR="00B7690A" w:rsidRDefault="00B7690A" w:rsidP="00501BAA">
            <w:r w:rsidRPr="00782410">
              <w:rPr>
                <w:b/>
                <w:bCs/>
              </w:rPr>
              <w:t>UCID:</w:t>
            </w:r>
            <w:r>
              <w:t xml:space="preserve"> A-10</w:t>
            </w:r>
          </w:p>
        </w:tc>
      </w:tr>
      <w:tr w:rsidR="00B7690A" w14:paraId="13F43099" w14:textId="77777777" w:rsidTr="2AD621CB">
        <w:trPr>
          <w:trHeight w:val="113"/>
        </w:trPr>
        <w:tc>
          <w:tcPr>
            <w:tcW w:w="5000" w:type="pct"/>
            <w:gridSpan w:val="2"/>
            <w:tcMar>
              <w:top w:w="100" w:type="dxa"/>
              <w:left w:w="100" w:type="dxa"/>
              <w:bottom w:w="100" w:type="dxa"/>
              <w:right w:w="100" w:type="dxa"/>
            </w:tcMar>
          </w:tcPr>
          <w:p w14:paraId="028719C4" w14:textId="014445DD" w:rsidR="00B7690A" w:rsidRDefault="00B7690A" w:rsidP="00501BAA">
            <w:pPr>
              <w:rPr>
                <w:b/>
                <w:lang w:val="en-US"/>
              </w:rPr>
            </w:pPr>
            <w:r w:rsidRPr="30CBE066">
              <w:rPr>
                <w:b/>
                <w:lang w:val="en-US"/>
              </w:rPr>
              <w:t>Tên Usecase:</w:t>
            </w:r>
            <w:r w:rsidRPr="30CBE066">
              <w:rPr>
                <w:lang w:val="en-US"/>
              </w:rPr>
              <w:t xml:space="preserve"> </w:t>
            </w:r>
            <w:r>
              <w:rPr>
                <w:lang w:val="en-US"/>
              </w:rPr>
              <w:t>Cập nhật danh mục</w:t>
            </w:r>
          </w:p>
        </w:tc>
      </w:tr>
      <w:tr w:rsidR="00B7690A" w14:paraId="05607A7D" w14:textId="77777777" w:rsidTr="2AD621CB">
        <w:trPr>
          <w:trHeight w:val="206"/>
        </w:trPr>
        <w:tc>
          <w:tcPr>
            <w:tcW w:w="5000" w:type="pct"/>
            <w:gridSpan w:val="2"/>
            <w:tcMar>
              <w:top w:w="100" w:type="dxa"/>
              <w:left w:w="100" w:type="dxa"/>
              <w:bottom w:w="100" w:type="dxa"/>
              <w:right w:w="100" w:type="dxa"/>
            </w:tcMar>
          </w:tcPr>
          <w:p w14:paraId="19F9207F" w14:textId="6CED8BC7" w:rsidR="00B7690A" w:rsidRDefault="00B7690A" w:rsidP="00501BAA">
            <w:pPr>
              <w:rPr>
                <w:b/>
                <w:lang w:val="en-US"/>
              </w:rPr>
            </w:pPr>
            <w:r w:rsidRPr="30CBE066">
              <w:rPr>
                <w:b/>
                <w:lang w:val="en-US"/>
              </w:rPr>
              <w:lastRenderedPageBreak/>
              <w:t>Mô tả sơ lược:</w:t>
            </w:r>
            <w:r w:rsidRPr="30CBE066">
              <w:rPr>
                <w:lang w:val="en-US"/>
              </w:rPr>
              <w:t xml:space="preserve"> </w:t>
            </w:r>
            <w:r w:rsidR="00E31AE5" w:rsidRPr="00E31AE5">
              <w:t>Admin mở trang Danh mục, chọn một danh mục để sửa, thay đổi tên rồi lưu. Hệ thống cập nhật thông tin danh mục trên máy chủ và tải lại danh sách để hiển thị thay đổi.</w:t>
            </w:r>
          </w:p>
        </w:tc>
      </w:tr>
      <w:tr w:rsidR="00B7690A" w14:paraId="1694CF19" w14:textId="77777777" w:rsidTr="2AD621CB">
        <w:trPr>
          <w:trHeight w:val="16"/>
        </w:trPr>
        <w:tc>
          <w:tcPr>
            <w:tcW w:w="5000" w:type="pct"/>
            <w:gridSpan w:val="2"/>
            <w:tcMar>
              <w:top w:w="100" w:type="dxa"/>
              <w:left w:w="100" w:type="dxa"/>
              <w:bottom w:w="100" w:type="dxa"/>
              <w:right w:w="100" w:type="dxa"/>
            </w:tcMar>
          </w:tcPr>
          <w:p w14:paraId="6147B26C" w14:textId="77777777" w:rsidR="00B7690A" w:rsidRDefault="00B7690A" w:rsidP="00501BAA">
            <w:pPr>
              <w:rPr>
                <w:b/>
                <w:lang w:val="en-US"/>
              </w:rPr>
            </w:pPr>
            <w:r w:rsidRPr="30CBE066">
              <w:rPr>
                <w:b/>
                <w:lang w:val="en-US"/>
              </w:rPr>
              <w:t>Actor chính:</w:t>
            </w:r>
            <w:r w:rsidRPr="30CBE066">
              <w:rPr>
                <w:lang w:val="en-US"/>
              </w:rPr>
              <w:t xml:space="preserve"> </w:t>
            </w:r>
            <w:r>
              <w:t>Admin</w:t>
            </w:r>
          </w:p>
        </w:tc>
      </w:tr>
      <w:tr w:rsidR="00B7690A" w14:paraId="6DD5E0E6" w14:textId="77777777" w:rsidTr="2AD621CB">
        <w:trPr>
          <w:trHeight w:val="16"/>
        </w:trPr>
        <w:tc>
          <w:tcPr>
            <w:tcW w:w="5000" w:type="pct"/>
            <w:gridSpan w:val="2"/>
            <w:tcMar>
              <w:top w:w="100" w:type="dxa"/>
              <w:left w:w="100" w:type="dxa"/>
              <w:bottom w:w="100" w:type="dxa"/>
              <w:right w:w="100" w:type="dxa"/>
            </w:tcMar>
          </w:tcPr>
          <w:p w14:paraId="65D9C134" w14:textId="77777777" w:rsidR="00B7690A" w:rsidRDefault="00B7690A" w:rsidP="00501BAA">
            <w:pPr>
              <w:rPr>
                <w:b/>
                <w:lang w:val="en-US"/>
              </w:rPr>
            </w:pPr>
            <w:r w:rsidRPr="30CBE066">
              <w:rPr>
                <w:b/>
                <w:lang w:val="en-US"/>
              </w:rPr>
              <w:t>Actor phụ:</w:t>
            </w:r>
            <w:r w:rsidRPr="30CBE066">
              <w:rPr>
                <w:lang w:val="en-US"/>
              </w:rPr>
              <w:t xml:space="preserve"> </w:t>
            </w:r>
            <w:r>
              <w:rPr>
                <w:lang w:val="en-US"/>
              </w:rPr>
              <w:t>Không có</w:t>
            </w:r>
          </w:p>
        </w:tc>
      </w:tr>
      <w:tr w:rsidR="00B7690A" w14:paraId="46A1CA5D" w14:textId="77777777" w:rsidTr="2AD621CB">
        <w:trPr>
          <w:trHeight w:val="16"/>
        </w:trPr>
        <w:tc>
          <w:tcPr>
            <w:tcW w:w="5000" w:type="pct"/>
            <w:gridSpan w:val="2"/>
            <w:tcMar>
              <w:top w:w="100" w:type="dxa"/>
              <w:left w:w="100" w:type="dxa"/>
              <w:bottom w:w="100" w:type="dxa"/>
              <w:right w:w="100" w:type="dxa"/>
            </w:tcMar>
          </w:tcPr>
          <w:p w14:paraId="4121BECE" w14:textId="2FF37D99" w:rsidR="00B7690A" w:rsidRDefault="00B7690A" w:rsidP="00501BAA">
            <w:pPr>
              <w:rPr>
                <w:b/>
                <w:lang w:val="en-US"/>
              </w:rPr>
            </w:pPr>
            <w:r w:rsidRPr="30CBE066">
              <w:rPr>
                <w:b/>
                <w:lang w:val="en-US"/>
              </w:rPr>
              <w:t>Tiền điều kiện:</w:t>
            </w:r>
            <w:r w:rsidRPr="30CBE066">
              <w:rPr>
                <w:lang w:val="en-US"/>
              </w:rPr>
              <w:t xml:space="preserve"> </w:t>
            </w:r>
            <w:r w:rsidR="00AA1ED5" w:rsidRPr="00AA1ED5">
              <w:t>Người dùng đã đăng nhập với vai trò Admin; trang Danh mục đã mở và danh mục cần sửa tồn tại trong danh sách.</w:t>
            </w:r>
          </w:p>
        </w:tc>
      </w:tr>
      <w:tr w:rsidR="00B7690A" w14:paraId="0B9482A7" w14:textId="77777777" w:rsidTr="2AD621CB">
        <w:trPr>
          <w:trHeight w:val="16"/>
        </w:trPr>
        <w:tc>
          <w:tcPr>
            <w:tcW w:w="5000" w:type="pct"/>
            <w:gridSpan w:val="2"/>
            <w:tcMar>
              <w:top w:w="100" w:type="dxa"/>
              <w:left w:w="100" w:type="dxa"/>
              <w:bottom w:w="100" w:type="dxa"/>
              <w:right w:w="100" w:type="dxa"/>
            </w:tcMar>
          </w:tcPr>
          <w:p w14:paraId="47DD3058" w14:textId="547CC285" w:rsidR="00B7690A" w:rsidRDefault="00B7690A" w:rsidP="00501BAA">
            <w:pPr>
              <w:rPr>
                <w:b/>
                <w:lang w:val="en-US"/>
              </w:rPr>
            </w:pPr>
            <w:r w:rsidRPr="30CBE066">
              <w:rPr>
                <w:b/>
                <w:lang w:val="en-US"/>
              </w:rPr>
              <w:t>Hậu điều kiện:</w:t>
            </w:r>
            <w:r w:rsidRPr="30CBE066">
              <w:rPr>
                <w:lang w:val="en-US"/>
              </w:rPr>
              <w:t xml:space="preserve"> </w:t>
            </w:r>
            <w:r w:rsidR="00AA1ED5" w:rsidRPr="00AA1ED5">
              <w:t>Tên danh mục được cập nhật trên máy chủ; danh sách danh mục trên giao diện được tải lại và hiển thị tên mới.</w:t>
            </w:r>
          </w:p>
        </w:tc>
      </w:tr>
      <w:tr w:rsidR="00B7690A" w14:paraId="4C3BD280"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5B64FC9C" w14:textId="77777777" w:rsidR="00B7690A" w:rsidRPr="00055229" w:rsidRDefault="00B7690A" w:rsidP="00501BAA">
            <w:pPr>
              <w:rPr>
                <w:b/>
                <w:lang w:val="en-US"/>
              </w:rPr>
            </w:pPr>
            <w:r w:rsidRPr="57F0573F">
              <w:rPr>
                <w:b/>
                <w:lang w:val="en-US"/>
              </w:rPr>
              <w:t>Luồng sự kiện chính:</w:t>
            </w:r>
          </w:p>
        </w:tc>
      </w:tr>
      <w:tr w:rsidR="00B7690A" w14:paraId="5819949A" w14:textId="77777777" w:rsidTr="2AD621CB">
        <w:trPr>
          <w:trHeight w:val="18"/>
        </w:trPr>
        <w:tc>
          <w:tcPr>
            <w:tcW w:w="2694" w:type="pct"/>
            <w:tcMar>
              <w:top w:w="100" w:type="dxa"/>
              <w:left w:w="100" w:type="dxa"/>
              <w:bottom w:w="100" w:type="dxa"/>
              <w:right w:w="100" w:type="dxa"/>
            </w:tcMar>
          </w:tcPr>
          <w:p w14:paraId="2E074C92" w14:textId="77777777" w:rsidR="00B7690A" w:rsidRPr="00055229" w:rsidRDefault="00B7690A" w:rsidP="00501BAA">
            <w:pPr>
              <w:jc w:val="center"/>
              <w:rPr>
                <w:b/>
                <w:bCs/>
              </w:rPr>
            </w:pPr>
            <w:r>
              <w:rPr>
                <w:b/>
                <w:bCs/>
              </w:rPr>
              <w:t>Actor</w:t>
            </w:r>
          </w:p>
        </w:tc>
        <w:tc>
          <w:tcPr>
            <w:tcW w:w="2306" w:type="pct"/>
            <w:tcMar>
              <w:top w:w="100" w:type="dxa"/>
              <w:left w:w="100" w:type="dxa"/>
              <w:bottom w:w="100" w:type="dxa"/>
              <w:right w:w="100" w:type="dxa"/>
            </w:tcMar>
          </w:tcPr>
          <w:p w14:paraId="69114F3C" w14:textId="77777777" w:rsidR="00B7690A" w:rsidRPr="00055229" w:rsidRDefault="00B7690A" w:rsidP="00501BAA">
            <w:pPr>
              <w:jc w:val="center"/>
              <w:rPr>
                <w:b/>
                <w:lang w:val="en-US"/>
              </w:rPr>
            </w:pPr>
            <w:r w:rsidRPr="57F0573F">
              <w:rPr>
                <w:b/>
                <w:lang w:val="en-US"/>
              </w:rPr>
              <w:t>Hệ thống</w:t>
            </w:r>
          </w:p>
        </w:tc>
      </w:tr>
      <w:tr w:rsidR="00B7690A" w14:paraId="21FAF3C1" w14:textId="77777777" w:rsidTr="2AD621CB">
        <w:trPr>
          <w:trHeight w:val="161"/>
        </w:trPr>
        <w:tc>
          <w:tcPr>
            <w:tcW w:w="2694" w:type="pct"/>
            <w:tcMar>
              <w:top w:w="100" w:type="dxa"/>
              <w:left w:w="100" w:type="dxa"/>
              <w:bottom w:w="100" w:type="dxa"/>
              <w:right w:w="100" w:type="dxa"/>
            </w:tcMar>
          </w:tcPr>
          <w:p w14:paraId="6866AFAF" w14:textId="629D4D96" w:rsidR="00B7690A" w:rsidRPr="00E10F1B" w:rsidRDefault="00AA1ED5" w:rsidP="00501BAA">
            <w:pPr>
              <w:rPr>
                <w:bCs/>
                <w:lang w:val="en-US"/>
              </w:rPr>
            </w:pPr>
            <w:r w:rsidRPr="00AA1ED5">
              <w:rPr>
                <w:bCs/>
                <w:lang w:val="en-US"/>
              </w:rPr>
              <w:t>1. Admin mở trang Danh mục và bấm Sửa bên một dòng danh mục.</w:t>
            </w:r>
          </w:p>
        </w:tc>
        <w:tc>
          <w:tcPr>
            <w:tcW w:w="2306" w:type="pct"/>
            <w:tcMar>
              <w:top w:w="100" w:type="dxa"/>
              <w:left w:w="100" w:type="dxa"/>
              <w:bottom w:w="100" w:type="dxa"/>
              <w:right w:w="100" w:type="dxa"/>
            </w:tcMar>
          </w:tcPr>
          <w:p w14:paraId="466EC150" w14:textId="624795AB" w:rsidR="00B7690A" w:rsidRPr="00E10F1B" w:rsidRDefault="2AD621CB" w:rsidP="00501BAA">
            <w:r w:rsidRPr="2AD621CB">
              <w:rPr>
                <w:lang w:val="en-US"/>
              </w:rPr>
              <w:t>2. Hệ thống mở hộp thoại chỉnh sửa và hiển thị tên hiện tại của danh mục.</w:t>
            </w:r>
          </w:p>
        </w:tc>
      </w:tr>
      <w:tr w:rsidR="00B7690A" w14:paraId="636CD6B4" w14:textId="77777777" w:rsidTr="2AD621CB">
        <w:trPr>
          <w:trHeight w:val="16"/>
        </w:trPr>
        <w:tc>
          <w:tcPr>
            <w:tcW w:w="2694" w:type="pct"/>
            <w:tcMar>
              <w:top w:w="100" w:type="dxa"/>
              <w:left w:w="100" w:type="dxa"/>
              <w:bottom w:w="100" w:type="dxa"/>
              <w:right w:w="100" w:type="dxa"/>
            </w:tcMar>
          </w:tcPr>
          <w:p w14:paraId="3365F6D9" w14:textId="44C05F9A" w:rsidR="00B7690A" w:rsidRPr="00E10F1B" w:rsidRDefault="00AA1ED5" w:rsidP="00501BAA">
            <w:pPr>
              <w:rPr>
                <w:bCs/>
                <w:lang w:val="en-US"/>
              </w:rPr>
            </w:pPr>
            <w:r w:rsidRPr="00AA1ED5">
              <w:rPr>
                <w:bCs/>
                <w:lang w:val="en-US"/>
              </w:rPr>
              <w:t>3. Admin thay đổi tên danh mục trong hộp thoại.</w:t>
            </w:r>
          </w:p>
        </w:tc>
        <w:tc>
          <w:tcPr>
            <w:tcW w:w="2306" w:type="pct"/>
            <w:tcMar>
              <w:top w:w="100" w:type="dxa"/>
              <w:left w:w="100" w:type="dxa"/>
              <w:bottom w:w="100" w:type="dxa"/>
              <w:right w:w="100" w:type="dxa"/>
            </w:tcMar>
          </w:tcPr>
          <w:p w14:paraId="69BBC476" w14:textId="19616793" w:rsidR="00B7690A" w:rsidRPr="00E10F1B" w:rsidRDefault="00AA1ED5" w:rsidP="00501BAA">
            <w:pPr>
              <w:rPr>
                <w:bCs/>
                <w:lang w:val="en-US"/>
              </w:rPr>
            </w:pPr>
            <w:r w:rsidRPr="00AA1ED5">
              <w:rPr>
                <w:bCs/>
                <w:lang w:val="en-US"/>
              </w:rPr>
              <w:t>4. Hệ thống giữ giá trị nhập và chờ Admin bấm Lưu.</w:t>
            </w:r>
          </w:p>
        </w:tc>
      </w:tr>
      <w:tr w:rsidR="00B7690A" w14:paraId="385A097F" w14:textId="77777777" w:rsidTr="2AD621CB">
        <w:trPr>
          <w:trHeight w:val="16"/>
        </w:trPr>
        <w:tc>
          <w:tcPr>
            <w:tcW w:w="2694" w:type="pct"/>
            <w:tcMar>
              <w:top w:w="100" w:type="dxa"/>
              <w:left w:w="100" w:type="dxa"/>
              <w:bottom w:w="100" w:type="dxa"/>
              <w:right w:w="100" w:type="dxa"/>
            </w:tcMar>
          </w:tcPr>
          <w:p w14:paraId="6175B08C" w14:textId="3ED2B39B" w:rsidR="00B7690A" w:rsidRPr="00E10F1B" w:rsidRDefault="2AD621CB" w:rsidP="00501BAA">
            <w:r w:rsidRPr="2AD621CB">
              <w:rPr>
                <w:lang w:val="en-US"/>
              </w:rPr>
              <w:t>5. Admin bấm Lưu.</w:t>
            </w:r>
          </w:p>
        </w:tc>
        <w:tc>
          <w:tcPr>
            <w:tcW w:w="2306" w:type="pct"/>
            <w:tcMar>
              <w:top w:w="100" w:type="dxa"/>
              <w:left w:w="100" w:type="dxa"/>
              <w:bottom w:w="100" w:type="dxa"/>
              <w:right w:w="100" w:type="dxa"/>
            </w:tcMar>
          </w:tcPr>
          <w:p w14:paraId="7B02E00B" w14:textId="3075AD7A" w:rsidR="00B7690A" w:rsidRPr="00E10F1B" w:rsidRDefault="2AD621CB" w:rsidP="00501BAA">
            <w:r w:rsidRPr="2AD621CB">
              <w:rPr>
                <w:lang w:val="en-US"/>
              </w:rPr>
              <w:t>6. Hệ thống gửi yêu cầu PATCH /api/categories/{id} kèm body {name} và token.</w:t>
            </w:r>
          </w:p>
        </w:tc>
      </w:tr>
      <w:tr w:rsidR="00B7690A" w14:paraId="4434658F" w14:textId="77777777" w:rsidTr="2AD621CB">
        <w:trPr>
          <w:trHeight w:val="16"/>
        </w:trPr>
        <w:tc>
          <w:tcPr>
            <w:tcW w:w="2694" w:type="pct"/>
            <w:tcMar>
              <w:top w:w="100" w:type="dxa"/>
              <w:left w:w="100" w:type="dxa"/>
              <w:bottom w:w="100" w:type="dxa"/>
              <w:right w:w="100" w:type="dxa"/>
            </w:tcMar>
          </w:tcPr>
          <w:p w14:paraId="712B1E95" w14:textId="77777777" w:rsidR="00B7690A" w:rsidRPr="00E10F1B" w:rsidRDefault="00B7690A" w:rsidP="00501BAA">
            <w:pPr>
              <w:rPr>
                <w:bCs/>
              </w:rPr>
            </w:pPr>
          </w:p>
        </w:tc>
        <w:tc>
          <w:tcPr>
            <w:tcW w:w="2306" w:type="pct"/>
            <w:tcMar>
              <w:top w:w="100" w:type="dxa"/>
              <w:left w:w="100" w:type="dxa"/>
              <w:bottom w:w="100" w:type="dxa"/>
              <w:right w:w="100" w:type="dxa"/>
            </w:tcMar>
          </w:tcPr>
          <w:p w14:paraId="1E4124FB" w14:textId="18DCC365" w:rsidR="00B7690A" w:rsidRPr="003A2567" w:rsidRDefault="2AD621CB" w:rsidP="00501BAA">
            <w:r w:rsidRPr="2AD621CB">
              <w:rPr>
                <w:lang w:val="en-US"/>
              </w:rPr>
              <w:t>7. Máy chủ tìm danh mục theo id, áp dụng partial update, lưu thay đổi và trả về thông tin danh mục đã cập nhật.</w:t>
            </w:r>
          </w:p>
        </w:tc>
      </w:tr>
      <w:tr w:rsidR="00B7690A" w14:paraId="24B5FD56" w14:textId="77777777" w:rsidTr="2AD621CB">
        <w:trPr>
          <w:trHeight w:val="16"/>
        </w:trPr>
        <w:tc>
          <w:tcPr>
            <w:tcW w:w="2694" w:type="pct"/>
            <w:tcMar>
              <w:top w:w="100" w:type="dxa"/>
              <w:left w:w="100" w:type="dxa"/>
              <w:bottom w:w="100" w:type="dxa"/>
              <w:right w:w="100" w:type="dxa"/>
            </w:tcMar>
          </w:tcPr>
          <w:p w14:paraId="2928F784" w14:textId="77777777" w:rsidR="00B7690A" w:rsidRPr="00E10F1B" w:rsidRDefault="00B7690A" w:rsidP="00501BAA">
            <w:pPr>
              <w:rPr>
                <w:bCs/>
              </w:rPr>
            </w:pPr>
          </w:p>
        </w:tc>
        <w:tc>
          <w:tcPr>
            <w:tcW w:w="2306" w:type="pct"/>
            <w:tcMar>
              <w:top w:w="100" w:type="dxa"/>
              <w:left w:w="100" w:type="dxa"/>
              <w:bottom w:w="100" w:type="dxa"/>
              <w:right w:w="100" w:type="dxa"/>
            </w:tcMar>
          </w:tcPr>
          <w:p w14:paraId="23AC5141" w14:textId="640FD7A9" w:rsidR="00B7690A" w:rsidRPr="003A2567" w:rsidRDefault="2AD621CB" w:rsidP="00501BAA">
            <w:r w:rsidRPr="2AD621CB">
              <w:rPr>
                <w:lang w:val="en-US"/>
              </w:rPr>
              <w:t xml:space="preserve">8. Hệ thống phía client tải lại danh sách danh mục (GET /api/categories), </w:t>
            </w:r>
            <w:r w:rsidRPr="2AD621CB">
              <w:rPr>
                <w:lang w:val="en-US"/>
              </w:rPr>
              <w:lastRenderedPageBreak/>
              <w:t>đóng hộp thoại và hiển thị dữ liệu mới.</w:t>
            </w:r>
          </w:p>
        </w:tc>
      </w:tr>
      <w:tr w:rsidR="006A6F0C" w14:paraId="66137D5D" w14:textId="77777777" w:rsidTr="2AD621CB">
        <w:trPr>
          <w:trHeight w:val="16"/>
        </w:trPr>
        <w:tc>
          <w:tcPr>
            <w:tcW w:w="2694" w:type="pct"/>
            <w:tcMar>
              <w:top w:w="100" w:type="dxa"/>
              <w:left w:w="100" w:type="dxa"/>
              <w:bottom w:w="100" w:type="dxa"/>
              <w:right w:w="100" w:type="dxa"/>
            </w:tcMar>
          </w:tcPr>
          <w:p w14:paraId="05A38A14" w14:textId="03AF7D98" w:rsidR="006A6F0C" w:rsidRPr="00E10F1B" w:rsidRDefault="2AD621CB" w:rsidP="00501BAA">
            <w:r w:rsidRPr="2AD621CB">
              <w:rPr>
                <w:lang w:val="en-US"/>
              </w:rPr>
              <w:lastRenderedPageBreak/>
              <w:t>9. Admin thấy tên danh mục đã được cập nhật.</w:t>
            </w:r>
          </w:p>
        </w:tc>
        <w:tc>
          <w:tcPr>
            <w:tcW w:w="2306" w:type="pct"/>
            <w:tcMar>
              <w:top w:w="100" w:type="dxa"/>
              <w:left w:w="100" w:type="dxa"/>
              <w:bottom w:w="100" w:type="dxa"/>
              <w:right w:w="100" w:type="dxa"/>
            </w:tcMar>
          </w:tcPr>
          <w:p w14:paraId="6DF4DEC7" w14:textId="77777777" w:rsidR="006A6F0C" w:rsidRPr="006A6F0C" w:rsidRDefault="006A6F0C" w:rsidP="00501BAA">
            <w:pPr>
              <w:rPr>
                <w:bCs/>
              </w:rPr>
            </w:pPr>
          </w:p>
        </w:tc>
      </w:tr>
      <w:tr w:rsidR="00B7690A" w14:paraId="34726457"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74C49418" w14:textId="77777777" w:rsidR="00B7690A" w:rsidRDefault="00B7690A" w:rsidP="00501BAA">
            <w:r w:rsidRPr="57F0573F">
              <w:rPr>
                <w:b/>
                <w:lang w:val="en-US"/>
              </w:rPr>
              <w:t>Luồng sự kiện thay thế:</w:t>
            </w:r>
          </w:p>
        </w:tc>
      </w:tr>
      <w:tr w:rsidR="00B7690A" w14:paraId="7E954410" w14:textId="77777777" w:rsidTr="2AD621CB">
        <w:trPr>
          <w:trHeight w:val="16"/>
        </w:trPr>
        <w:tc>
          <w:tcPr>
            <w:tcW w:w="2694" w:type="pct"/>
            <w:tcMar>
              <w:top w:w="100" w:type="dxa"/>
              <w:left w:w="100" w:type="dxa"/>
              <w:bottom w:w="100" w:type="dxa"/>
              <w:right w:w="100" w:type="dxa"/>
            </w:tcMar>
          </w:tcPr>
          <w:p w14:paraId="23802EC1" w14:textId="324F275D" w:rsidR="00B7690A" w:rsidRPr="00055229" w:rsidRDefault="2AD621CB" w:rsidP="00501BAA">
            <w:r w:rsidRPr="2AD621CB">
              <w:rPr>
                <w:lang w:val="en-US"/>
              </w:rPr>
              <w:t>6.1. Admin nhập tên không hợp lệ (quá ngắn hoặc trống).</w:t>
            </w:r>
          </w:p>
        </w:tc>
        <w:tc>
          <w:tcPr>
            <w:tcW w:w="2306" w:type="pct"/>
            <w:tcMar>
              <w:top w:w="20" w:type="dxa"/>
              <w:left w:w="20" w:type="dxa"/>
              <w:bottom w:w="20" w:type="dxa"/>
              <w:right w:w="20" w:type="dxa"/>
            </w:tcMar>
          </w:tcPr>
          <w:p w14:paraId="078E7117" w14:textId="07F8B7AB" w:rsidR="00B7690A" w:rsidRPr="00055229" w:rsidRDefault="2AD621CB" w:rsidP="00501BAA">
            <w:r w:rsidRPr="2AD621CB">
              <w:rPr>
                <w:lang w:val="en-US"/>
              </w:rPr>
              <w:t>6.2. Hệ thống không gửi yêu cầu và hiển thị lỗi hợp lệ trên hộp thoại để Admin sửa.</w:t>
            </w:r>
          </w:p>
        </w:tc>
      </w:tr>
      <w:tr w:rsidR="00B7690A" w14:paraId="4746EA08"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3E727031" w14:textId="77777777" w:rsidR="00B7690A" w:rsidRPr="00055229" w:rsidRDefault="00B7690A" w:rsidP="00501BAA">
            <w:r w:rsidRPr="57F0573F">
              <w:rPr>
                <w:b/>
                <w:lang w:val="en-US"/>
              </w:rPr>
              <w:t>Luồng sự kiện ngoại lệ:</w:t>
            </w:r>
          </w:p>
        </w:tc>
      </w:tr>
      <w:tr w:rsidR="00B7690A" w14:paraId="3666DA84" w14:textId="77777777" w:rsidTr="2AD621CB">
        <w:trPr>
          <w:trHeight w:val="18"/>
        </w:trPr>
        <w:tc>
          <w:tcPr>
            <w:tcW w:w="2694" w:type="pct"/>
            <w:tcMar>
              <w:top w:w="100" w:type="dxa"/>
              <w:left w:w="100" w:type="dxa"/>
              <w:bottom w:w="100" w:type="dxa"/>
              <w:right w:w="100" w:type="dxa"/>
            </w:tcMar>
          </w:tcPr>
          <w:p w14:paraId="068D13C5" w14:textId="681CB579" w:rsidR="00B7690A" w:rsidRDefault="2AD621CB" w:rsidP="00501BAA">
            <w:r w:rsidRPr="2AD621CB">
              <w:rPr>
                <w:lang w:val="en-US"/>
              </w:rPr>
              <w:t>7.1. Máy chủ không tìm thấy danh mục (id không tồn tại).</w:t>
            </w:r>
          </w:p>
        </w:tc>
        <w:tc>
          <w:tcPr>
            <w:tcW w:w="2306" w:type="pct"/>
            <w:tcMar>
              <w:top w:w="20" w:type="dxa"/>
              <w:left w:w="20" w:type="dxa"/>
              <w:bottom w:w="20" w:type="dxa"/>
              <w:right w:w="20" w:type="dxa"/>
            </w:tcMar>
          </w:tcPr>
          <w:p w14:paraId="6D3C1E64" w14:textId="7AB9AD3D" w:rsidR="00B7690A" w:rsidRPr="00055229" w:rsidRDefault="2AD621CB" w:rsidP="00501BAA">
            <w:r w:rsidRPr="2AD621CB">
              <w:rPr>
                <w:lang w:val="en-US"/>
              </w:rPr>
              <w:t>7.2. Máy chủ trả về lỗi 404; hệ thống hiển thị lỗi và giữ hộp thoại mở để Admin thực hiện thao tác khác.</w:t>
            </w:r>
          </w:p>
        </w:tc>
      </w:tr>
    </w:tbl>
    <w:p w14:paraId="3E0D2269" w14:textId="77777777" w:rsidR="00B7690A" w:rsidRPr="00126AC3" w:rsidRDefault="00B7690A" w:rsidP="00B7690A">
      <w:pPr>
        <w:pStyle w:val="ListParagraph"/>
        <w:numPr>
          <w:ilvl w:val="0"/>
          <w:numId w:val="96"/>
        </w:numPr>
        <w:rPr>
          <w:lang w:val="en-US"/>
        </w:rPr>
      </w:pPr>
      <w:r w:rsidRPr="00126AC3">
        <w:rPr>
          <w:lang w:val="en-US"/>
        </w:rPr>
        <w:t>Activity Diagram:</w:t>
      </w:r>
    </w:p>
    <w:p w14:paraId="18EDFB60" w14:textId="42788FBE" w:rsidR="00B7690A" w:rsidRPr="008A3DEF" w:rsidRDefault="00CC4411" w:rsidP="00B7690A">
      <w:pPr>
        <w:rPr>
          <w:lang w:val="en-US"/>
        </w:rPr>
      </w:pPr>
      <w:r>
        <w:rPr>
          <w:noProof/>
        </w:rPr>
        <w:lastRenderedPageBreak/>
        <w:drawing>
          <wp:inline distT="0" distB="0" distL="0" distR="0" wp14:anchorId="0E544349" wp14:editId="5E12C726">
            <wp:extent cx="5732145" cy="4359910"/>
            <wp:effectExtent l="0" t="0" r="1905" b="2540"/>
            <wp:docPr id="37"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32145" cy="4359910"/>
                    </a:xfrm>
                    <a:prstGeom prst="rect">
                      <a:avLst/>
                    </a:prstGeom>
                    <a:noFill/>
                    <a:ln>
                      <a:noFill/>
                    </a:ln>
                  </pic:spPr>
                </pic:pic>
              </a:graphicData>
            </a:graphic>
          </wp:inline>
        </w:drawing>
      </w:r>
    </w:p>
    <w:p w14:paraId="7CD1548F" w14:textId="77777777" w:rsidR="00B7690A" w:rsidRPr="00126AC3" w:rsidRDefault="00B7690A" w:rsidP="00B7690A">
      <w:pPr>
        <w:pStyle w:val="ListParagraph"/>
        <w:numPr>
          <w:ilvl w:val="0"/>
          <w:numId w:val="96"/>
        </w:numPr>
        <w:rPr>
          <w:lang w:val="en-US"/>
        </w:rPr>
      </w:pPr>
      <w:r w:rsidRPr="00126AC3">
        <w:rPr>
          <w:lang w:val="en-US"/>
        </w:rPr>
        <w:t>Sequence Diagram:</w:t>
      </w:r>
    </w:p>
    <w:p w14:paraId="05A5E51E" w14:textId="5E34E6B6" w:rsidR="00B7690A" w:rsidRPr="00126AC3" w:rsidRDefault="002E7BED" w:rsidP="00B7690A">
      <w:pPr>
        <w:rPr>
          <w:lang w:val="en-US"/>
        </w:rPr>
      </w:pPr>
      <w:r>
        <w:rPr>
          <w:noProof/>
        </w:rPr>
        <w:lastRenderedPageBreak/>
        <w:drawing>
          <wp:inline distT="0" distB="0" distL="0" distR="0" wp14:anchorId="05017FCD" wp14:editId="722B24F8">
            <wp:extent cx="5732145" cy="5525135"/>
            <wp:effectExtent l="0" t="0" r="1905" b="0"/>
            <wp:docPr id="38"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32145" cy="5525135"/>
                    </a:xfrm>
                    <a:prstGeom prst="rect">
                      <a:avLst/>
                    </a:prstGeom>
                    <a:noFill/>
                    <a:ln>
                      <a:noFill/>
                    </a:ln>
                  </pic:spPr>
                </pic:pic>
              </a:graphicData>
            </a:graphic>
          </wp:inline>
        </w:drawing>
      </w:r>
    </w:p>
    <w:p w14:paraId="25CAFF36" w14:textId="77777777" w:rsidR="00020B5E" w:rsidRPr="00020B5E" w:rsidRDefault="00020B5E" w:rsidP="00020B5E">
      <w:pPr>
        <w:rPr>
          <w:lang w:val="en-US"/>
        </w:rPr>
      </w:pPr>
    </w:p>
    <w:p w14:paraId="6234F01B" w14:textId="652CD256" w:rsidR="007807E9" w:rsidRDefault="007807E9" w:rsidP="00270EB6">
      <w:pPr>
        <w:pStyle w:val="Heading3"/>
        <w:rPr>
          <w:lang w:val="en-US"/>
        </w:rPr>
      </w:pPr>
      <w:r w:rsidRPr="007807E9">
        <w:rPr>
          <w:lang w:val="en-US"/>
        </w:rPr>
        <w:t>A-11</w:t>
      </w:r>
      <w:r w:rsidR="00B7017A">
        <w:rPr>
          <w:lang w:val="en-US"/>
        </w:rPr>
        <w:t>_</w:t>
      </w:r>
      <w:r w:rsidR="00D448D6">
        <w:rPr>
          <w:lang w:val="en-US"/>
        </w:rPr>
        <w:t>Xóa</w:t>
      </w:r>
      <w:r w:rsidRPr="007807E9">
        <w:rPr>
          <w:lang w:val="en-US"/>
        </w:rPr>
        <w:t xml:space="preserve"> danh mục</w:t>
      </w:r>
    </w:p>
    <w:p w14:paraId="336D8229" w14:textId="77777777" w:rsidR="00020B5E" w:rsidRPr="00126AC3" w:rsidRDefault="00020B5E" w:rsidP="00020B5E">
      <w:pPr>
        <w:pStyle w:val="ListParagraph"/>
        <w:numPr>
          <w:ilvl w:val="0"/>
          <w:numId w:val="98"/>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020B5E" w14:paraId="7699656E" w14:textId="77777777" w:rsidTr="2AD621CB">
        <w:trPr>
          <w:trHeight w:val="113"/>
        </w:trPr>
        <w:tc>
          <w:tcPr>
            <w:tcW w:w="5000" w:type="pct"/>
            <w:gridSpan w:val="2"/>
            <w:tcMar>
              <w:top w:w="100" w:type="dxa"/>
              <w:left w:w="100" w:type="dxa"/>
              <w:bottom w:w="100" w:type="dxa"/>
              <w:right w:w="100" w:type="dxa"/>
            </w:tcMar>
          </w:tcPr>
          <w:p w14:paraId="0B271D3D" w14:textId="67CC30AE" w:rsidR="00020B5E" w:rsidRDefault="00020B5E" w:rsidP="00501BAA">
            <w:r w:rsidRPr="00782410">
              <w:rPr>
                <w:b/>
                <w:bCs/>
              </w:rPr>
              <w:t>UCID:</w:t>
            </w:r>
            <w:r>
              <w:t xml:space="preserve"> A-</w:t>
            </w:r>
            <w:r w:rsidR="005F616F">
              <w:t>11</w:t>
            </w:r>
          </w:p>
        </w:tc>
      </w:tr>
      <w:tr w:rsidR="00020B5E" w14:paraId="0AD13D03" w14:textId="77777777" w:rsidTr="2AD621CB">
        <w:trPr>
          <w:trHeight w:val="113"/>
        </w:trPr>
        <w:tc>
          <w:tcPr>
            <w:tcW w:w="5000" w:type="pct"/>
            <w:gridSpan w:val="2"/>
            <w:tcMar>
              <w:top w:w="100" w:type="dxa"/>
              <w:left w:w="100" w:type="dxa"/>
              <w:bottom w:w="100" w:type="dxa"/>
              <w:right w:w="100" w:type="dxa"/>
            </w:tcMar>
          </w:tcPr>
          <w:p w14:paraId="75D5169B" w14:textId="56F93E11" w:rsidR="00020B5E" w:rsidRDefault="00020B5E" w:rsidP="00501BAA">
            <w:pPr>
              <w:rPr>
                <w:b/>
                <w:lang w:val="en-US"/>
              </w:rPr>
            </w:pPr>
            <w:r w:rsidRPr="30CBE066">
              <w:rPr>
                <w:b/>
                <w:lang w:val="en-US"/>
              </w:rPr>
              <w:t>Tên Usecase:</w:t>
            </w:r>
            <w:r w:rsidRPr="30CBE066">
              <w:rPr>
                <w:lang w:val="en-US"/>
              </w:rPr>
              <w:t xml:space="preserve"> </w:t>
            </w:r>
            <w:r w:rsidR="005F616F">
              <w:rPr>
                <w:lang w:val="en-US"/>
              </w:rPr>
              <w:t>Xóa danh mục</w:t>
            </w:r>
          </w:p>
        </w:tc>
      </w:tr>
      <w:tr w:rsidR="00020B5E" w14:paraId="5C13540A" w14:textId="77777777" w:rsidTr="2AD621CB">
        <w:trPr>
          <w:trHeight w:val="206"/>
        </w:trPr>
        <w:tc>
          <w:tcPr>
            <w:tcW w:w="5000" w:type="pct"/>
            <w:gridSpan w:val="2"/>
            <w:tcMar>
              <w:top w:w="100" w:type="dxa"/>
              <w:left w:w="100" w:type="dxa"/>
              <w:bottom w:w="100" w:type="dxa"/>
              <w:right w:w="100" w:type="dxa"/>
            </w:tcMar>
          </w:tcPr>
          <w:p w14:paraId="181E4394" w14:textId="440C0D6C" w:rsidR="00020B5E" w:rsidRDefault="00020B5E" w:rsidP="00501BAA">
            <w:pPr>
              <w:rPr>
                <w:b/>
                <w:lang w:val="en-US"/>
              </w:rPr>
            </w:pPr>
            <w:r w:rsidRPr="30CBE066">
              <w:rPr>
                <w:b/>
                <w:lang w:val="en-US"/>
              </w:rPr>
              <w:t>Mô tả sơ lược:</w:t>
            </w:r>
            <w:r w:rsidRPr="30CBE066">
              <w:rPr>
                <w:lang w:val="en-US"/>
              </w:rPr>
              <w:t xml:space="preserve"> </w:t>
            </w:r>
            <w:r w:rsidR="00D97F71" w:rsidRPr="00D97F71">
              <w:t>Admin xem danh sách danh mục, bấm Xóa trên một dòng danh mục, xác nhận trong hộp thoại, hệ thống gửi yêu cầu xóa lên máy chủ và cập nhật lại danh sách khi xóa thành công.</w:t>
            </w:r>
          </w:p>
        </w:tc>
      </w:tr>
      <w:tr w:rsidR="00020B5E" w14:paraId="4DBEF0FD" w14:textId="77777777" w:rsidTr="2AD621CB">
        <w:trPr>
          <w:trHeight w:val="16"/>
        </w:trPr>
        <w:tc>
          <w:tcPr>
            <w:tcW w:w="5000" w:type="pct"/>
            <w:gridSpan w:val="2"/>
            <w:tcMar>
              <w:top w:w="100" w:type="dxa"/>
              <w:left w:w="100" w:type="dxa"/>
              <w:bottom w:w="100" w:type="dxa"/>
              <w:right w:w="100" w:type="dxa"/>
            </w:tcMar>
          </w:tcPr>
          <w:p w14:paraId="6C8BE437" w14:textId="47132932" w:rsidR="00020B5E" w:rsidRDefault="00020B5E" w:rsidP="00501BAA">
            <w:pPr>
              <w:rPr>
                <w:b/>
                <w:lang w:val="en-US"/>
              </w:rPr>
            </w:pPr>
            <w:r w:rsidRPr="30CBE066">
              <w:rPr>
                <w:b/>
                <w:lang w:val="en-US"/>
              </w:rPr>
              <w:t>Actor chính:</w:t>
            </w:r>
            <w:r w:rsidRPr="30CBE066">
              <w:rPr>
                <w:lang w:val="en-US"/>
              </w:rPr>
              <w:t xml:space="preserve"> </w:t>
            </w:r>
            <w:r>
              <w:t>Admin</w:t>
            </w:r>
          </w:p>
        </w:tc>
      </w:tr>
      <w:tr w:rsidR="00020B5E" w14:paraId="197E4937" w14:textId="77777777" w:rsidTr="2AD621CB">
        <w:trPr>
          <w:trHeight w:val="16"/>
        </w:trPr>
        <w:tc>
          <w:tcPr>
            <w:tcW w:w="5000" w:type="pct"/>
            <w:gridSpan w:val="2"/>
            <w:tcMar>
              <w:top w:w="100" w:type="dxa"/>
              <w:left w:w="100" w:type="dxa"/>
              <w:bottom w:w="100" w:type="dxa"/>
              <w:right w:w="100" w:type="dxa"/>
            </w:tcMar>
          </w:tcPr>
          <w:p w14:paraId="3130000A" w14:textId="77777777" w:rsidR="00020B5E" w:rsidRDefault="00020B5E" w:rsidP="00501BAA">
            <w:pPr>
              <w:rPr>
                <w:b/>
                <w:lang w:val="en-US"/>
              </w:rPr>
            </w:pPr>
            <w:r w:rsidRPr="30CBE066">
              <w:rPr>
                <w:b/>
                <w:lang w:val="en-US"/>
              </w:rPr>
              <w:lastRenderedPageBreak/>
              <w:t>Actor phụ:</w:t>
            </w:r>
            <w:r w:rsidRPr="30CBE066">
              <w:rPr>
                <w:lang w:val="en-US"/>
              </w:rPr>
              <w:t xml:space="preserve"> </w:t>
            </w:r>
            <w:r>
              <w:rPr>
                <w:lang w:val="en-US"/>
              </w:rPr>
              <w:t>Không có</w:t>
            </w:r>
          </w:p>
        </w:tc>
      </w:tr>
      <w:tr w:rsidR="00020B5E" w14:paraId="46AE5F9B" w14:textId="77777777" w:rsidTr="2AD621CB">
        <w:trPr>
          <w:trHeight w:val="16"/>
        </w:trPr>
        <w:tc>
          <w:tcPr>
            <w:tcW w:w="5000" w:type="pct"/>
            <w:gridSpan w:val="2"/>
            <w:tcMar>
              <w:top w:w="100" w:type="dxa"/>
              <w:left w:w="100" w:type="dxa"/>
              <w:bottom w:w="100" w:type="dxa"/>
              <w:right w:w="100" w:type="dxa"/>
            </w:tcMar>
          </w:tcPr>
          <w:p w14:paraId="1CCB84B2" w14:textId="0E37C173" w:rsidR="00020B5E" w:rsidRDefault="00020B5E" w:rsidP="00501BAA">
            <w:pPr>
              <w:rPr>
                <w:b/>
                <w:lang w:val="en-US"/>
              </w:rPr>
            </w:pPr>
            <w:r w:rsidRPr="30CBE066">
              <w:rPr>
                <w:b/>
                <w:lang w:val="en-US"/>
              </w:rPr>
              <w:t>Tiền điều kiện:</w:t>
            </w:r>
            <w:r w:rsidRPr="30CBE066">
              <w:rPr>
                <w:lang w:val="en-US"/>
              </w:rPr>
              <w:t xml:space="preserve"> </w:t>
            </w:r>
            <w:r w:rsidR="00D97F71" w:rsidRPr="00D97F71">
              <w:t>Người dùng đã đăng nhập với vai trò Admin; trang Danh mục được mở và có ít nhất một danh mục hiển thị.</w:t>
            </w:r>
          </w:p>
        </w:tc>
      </w:tr>
      <w:tr w:rsidR="00020B5E" w14:paraId="6BC47A69" w14:textId="77777777" w:rsidTr="2AD621CB">
        <w:trPr>
          <w:trHeight w:val="16"/>
        </w:trPr>
        <w:tc>
          <w:tcPr>
            <w:tcW w:w="5000" w:type="pct"/>
            <w:gridSpan w:val="2"/>
            <w:tcMar>
              <w:top w:w="100" w:type="dxa"/>
              <w:left w:w="100" w:type="dxa"/>
              <w:bottom w:w="100" w:type="dxa"/>
              <w:right w:w="100" w:type="dxa"/>
            </w:tcMar>
          </w:tcPr>
          <w:p w14:paraId="2A9686F7" w14:textId="12D67655" w:rsidR="00020B5E" w:rsidRDefault="00020B5E" w:rsidP="00501BAA">
            <w:pPr>
              <w:rPr>
                <w:b/>
                <w:lang w:val="en-US"/>
              </w:rPr>
            </w:pPr>
            <w:r w:rsidRPr="30CBE066">
              <w:rPr>
                <w:b/>
                <w:lang w:val="en-US"/>
              </w:rPr>
              <w:t>Hậu điều kiện:</w:t>
            </w:r>
            <w:r w:rsidRPr="30CBE066">
              <w:rPr>
                <w:lang w:val="en-US"/>
              </w:rPr>
              <w:t xml:space="preserve"> </w:t>
            </w:r>
            <w:r w:rsidR="00D97F71" w:rsidRPr="00D97F71">
              <w:t>Danh mục bị xóa khỏi hệ thống; danh sách danh mục trên giao diện được tải lại và không còn hiển thị mục đã xóa.</w:t>
            </w:r>
          </w:p>
        </w:tc>
      </w:tr>
      <w:tr w:rsidR="00020B5E" w14:paraId="6522339E"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6B98EF53" w14:textId="77777777" w:rsidR="00020B5E" w:rsidRPr="00055229" w:rsidRDefault="00020B5E" w:rsidP="00501BAA">
            <w:pPr>
              <w:rPr>
                <w:b/>
                <w:lang w:val="en-US"/>
              </w:rPr>
            </w:pPr>
            <w:r w:rsidRPr="57F0573F">
              <w:rPr>
                <w:b/>
                <w:lang w:val="en-US"/>
              </w:rPr>
              <w:t>Luồng sự kiện chính:</w:t>
            </w:r>
          </w:p>
        </w:tc>
      </w:tr>
      <w:tr w:rsidR="00020B5E" w14:paraId="162543B1" w14:textId="77777777" w:rsidTr="2AD621CB">
        <w:trPr>
          <w:trHeight w:val="18"/>
        </w:trPr>
        <w:tc>
          <w:tcPr>
            <w:tcW w:w="2694" w:type="pct"/>
            <w:tcMar>
              <w:top w:w="100" w:type="dxa"/>
              <w:left w:w="100" w:type="dxa"/>
              <w:bottom w:w="100" w:type="dxa"/>
              <w:right w:w="100" w:type="dxa"/>
            </w:tcMar>
          </w:tcPr>
          <w:p w14:paraId="6C2326F6" w14:textId="77777777" w:rsidR="00020B5E" w:rsidRPr="00055229" w:rsidRDefault="00020B5E" w:rsidP="00501BAA">
            <w:pPr>
              <w:jc w:val="center"/>
              <w:rPr>
                <w:b/>
                <w:bCs/>
              </w:rPr>
            </w:pPr>
            <w:r>
              <w:rPr>
                <w:b/>
                <w:bCs/>
              </w:rPr>
              <w:t>Actor</w:t>
            </w:r>
          </w:p>
        </w:tc>
        <w:tc>
          <w:tcPr>
            <w:tcW w:w="2306" w:type="pct"/>
            <w:tcMar>
              <w:top w:w="100" w:type="dxa"/>
              <w:left w:w="100" w:type="dxa"/>
              <w:bottom w:w="100" w:type="dxa"/>
              <w:right w:w="100" w:type="dxa"/>
            </w:tcMar>
          </w:tcPr>
          <w:p w14:paraId="1B9AA128" w14:textId="77777777" w:rsidR="00020B5E" w:rsidRPr="00055229" w:rsidRDefault="00020B5E" w:rsidP="00501BAA">
            <w:pPr>
              <w:jc w:val="center"/>
              <w:rPr>
                <w:b/>
                <w:lang w:val="en-US"/>
              </w:rPr>
            </w:pPr>
            <w:r w:rsidRPr="57F0573F">
              <w:rPr>
                <w:b/>
                <w:lang w:val="en-US"/>
              </w:rPr>
              <w:t>Hệ thống</w:t>
            </w:r>
          </w:p>
        </w:tc>
      </w:tr>
      <w:tr w:rsidR="00020B5E" w14:paraId="368D2E9B" w14:textId="77777777" w:rsidTr="2AD621CB">
        <w:trPr>
          <w:trHeight w:val="161"/>
        </w:trPr>
        <w:tc>
          <w:tcPr>
            <w:tcW w:w="2694" w:type="pct"/>
            <w:tcMar>
              <w:top w:w="100" w:type="dxa"/>
              <w:left w:w="100" w:type="dxa"/>
              <w:bottom w:w="100" w:type="dxa"/>
              <w:right w:w="100" w:type="dxa"/>
            </w:tcMar>
          </w:tcPr>
          <w:p w14:paraId="2EA28DB5" w14:textId="7A0CBD13" w:rsidR="00020B5E" w:rsidRPr="00E10F1B" w:rsidRDefault="00D97F71" w:rsidP="00501BAA">
            <w:pPr>
              <w:rPr>
                <w:bCs/>
                <w:lang w:val="en-US"/>
              </w:rPr>
            </w:pPr>
            <w:r w:rsidRPr="00D97F71">
              <w:rPr>
                <w:bCs/>
                <w:lang w:val="en-US"/>
              </w:rPr>
              <w:t>1. Admin mở trang Danh mục.</w:t>
            </w:r>
          </w:p>
        </w:tc>
        <w:tc>
          <w:tcPr>
            <w:tcW w:w="2306" w:type="pct"/>
            <w:tcMar>
              <w:top w:w="100" w:type="dxa"/>
              <w:left w:w="100" w:type="dxa"/>
              <w:bottom w:w="100" w:type="dxa"/>
              <w:right w:w="100" w:type="dxa"/>
            </w:tcMar>
          </w:tcPr>
          <w:p w14:paraId="2D231945" w14:textId="67518288" w:rsidR="00020B5E" w:rsidRPr="00E10F1B" w:rsidRDefault="2AD621CB" w:rsidP="00501BAA">
            <w:r w:rsidRPr="2AD621CB">
              <w:rPr>
                <w:lang w:val="en-US"/>
              </w:rPr>
              <w:t>2. Hệ thống hiển thị danh sách danh mục.</w:t>
            </w:r>
          </w:p>
        </w:tc>
      </w:tr>
      <w:tr w:rsidR="00020B5E" w14:paraId="420F6A12" w14:textId="77777777" w:rsidTr="2AD621CB">
        <w:trPr>
          <w:trHeight w:val="16"/>
        </w:trPr>
        <w:tc>
          <w:tcPr>
            <w:tcW w:w="2694" w:type="pct"/>
            <w:tcMar>
              <w:top w:w="100" w:type="dxa"/>
              <w:left w:w="100" w:type="dxa"/>
              <w:bottom w:w="100" w:type="dxa"/>
              <w:right w:w="100" w:type="dxa"/>
            </w:tcMar>
          </w:tcPr>
          <w:p w14:paraId="6141AF2C" w14:textId="0478CD79" w:rsidR="00020B5E" w:rsidRPr="00E10F1B" w:rsidRDefault="002D20B9" w:rsidP="00501BAA">
            <w:pPr>
              <w:rPr>
                <w:bCs/>
                <w:lang w:val="en-US"/>
              </w:rPr>
            </w:pPr>
            <w:r w:rsidRPr="002D20B9">
              <w:rPr>
                <w:bCs/>
                <w:lang w:val="en-US"/>
              </w:rPr>
              <w:t>3. Admin bấm Xóa trên một danh mục.</w:t>
            </w:r>
          </w:p>
        </w:tc>
        <w:tc>
          <w:tcPr>
            <w:tcW w:w="2306" w:type="pct"/>
            <w:tcMar>
              <w:top w:w="100" w:type="dxa"/>
              <w:left w:w="100" w:type="dxa"/>
              <w:bottom w:w="100" w:type="dxa"/>
              <w:right w:w="100" w:type="dxa"/>
            </w:tcMar>
          </w:tcPr>
          <w:p w14:paraId="2FEA1409" w14:textId="10CA9096" w:rsidR="00020B5E" w:rsidRPr="00E10F1B" w:rsidRDefault="00501BAA" w:rsidP="00501BAA">
            <w:pPr>
              <w:rPr>
                <w:bCs/>
                <w:lang w:val="en-US"/>
              </w:rPr>
            </w:pPr>
            <w:r>
              <w:rPr>
                <w:bCs/>
                <w:lang w:val="en-US"/>
              </w:rPr>
              <w:t>4. Hệ thống mở hộp thoại xác nhận xóa.</w:t>
            </w:r>
          </w:p>
        </w:tc>
      </w:tr>
      <w:tr w:rsidR="00020B5E" w14:paraId="73BDEBDD" w14:textId="77777777" w:rsidTr="2AD621CB">
        <w:trPr>
          <w:trHeight w:val="16"/>
        </w:trPr>
        <w:tc>
          <w:tcPr>
            <w:tcW w:w="2694" w:type="pct"/>
            <w:tcMar>
              <w:top w:w="100" w:type="dxa"/>
              <w:left w:w="100" w:type="dxa"/>
              <w:bottom w:w="100" w:type="dxa"/>
              <w:right w:w="100" w:type="dxa"/>
            </w:tcMar>
          </w:tcPr>
          <w:p w14:paraId="64651558" w14:textId="06759991" w:rsidR="00020B5E" w:rsidRPr="00E10F1B" w:rsidRDefault="2AD621CB" w:rsidP="00501BAA">
            <w:r w:rsidRPr="2AD621CB">
              <w:rPr>
                <w:lang w:val="en-US"/>
              </w:rPr>
              <w:t>5. Admin xác nhận xóa.</w:t>
            </w:r>
          </w:p>
        </w:tc>
        <w:tc>
          <w:tcPr>
            <w:tcW w:w="2306" w:type="pct"/>
            <w:tcMar>
              <w:top w:w="100" w:type="dxa"/>
              <w:left w:w="100" w:type="dxa"/>
              <w:bottom w:w="100" w:type="dxa"/>
              <w:right w:w="100" w:type="dxa"/>
            </w:tcMar>
          </w:tcPr>
          <w:p w14:paraId="14F0C4E3" w14:textId="056C5634" w:rsidR="00020B5E" w:rsidRPr="00E10F1B" w:rsidRDefault="2AD621CB" w:rsidP="00501BAA">
            <w:r w:rsidRPr="2AD621CB">
              <w:rPr>
                <w:lang w:val="en-US"/>
              </w:rPr>
              <w:t>6. Hệ thống gửi yêu cầu DELETE /api/categories/{id} kèm token.</w:t>
            </w:r>
          </w:p>
        </w:tc>
      </w:tr>
      <w:tr w:rsidR="00020B5E" w14:paraId="3990AEFA" w14:textId="77777777" w:rsidTr="2AD621CB">
        <w:trPr>
          <w:trHeight w:val="16"/>
        </w:trPr>
        <w:tc>
          <w:tcPr>
            <w:tcW w:w="2694" w:type="pct"/>
            <w:tcMar>
              <w:top w:w="100" w:type="dxa"/>
              <w:left w:w="100" w:type="dxa"/>
              <w:bottom w:w="100" w:type="dxa"/>
              <w:right w:w="100" w:type="dxa"/>
            </w:tcMar>
          </w:tcPr>
          <w:p w14:paraId="580E6E5A" w14:textId="77777777" w:rsidR="00020B5E" w:rsidRPr="00E10F1B" w:rsidRDefault="00020B5E" w:rsidP="00501BAA">
            <w:pPr>
              <w:rPr>
                <w:bCs/>
              </w:rPr>
            </w:pPr>
          </w:p>
        </w:tc>
        <w:tc>
          <w:tcPr>
            <w:tcW w:w="2306" w:type="pct"/>
            <w:tcMar>
              <w:top w:w="100" w:type="dxa"/>
              <w:left w:w="100" w:type="dxa"/>
              <w:bottom w:w="100" w:type="dxa"/>
              <w:right w:w="100" w:type="dxa"/>
            </w:tcMar>
          </w:tcPr>
          <w:p w14:paraId="3CAC5048" w14:textId="737D6854" w:rsidR="00020B5E" w:rsidRPr="003A2567" w:rsidRDefault="2AD621CB" w:rsidP="00501BAA">
            <w:r w:rsidRPr="2AD621CB">
              <w:rPr>
                <w:lang w:val="en-US"/>
              </w:rPr>
              <w:t>7. Máy chủ tìm danh mục theo id và gọi repository để xóa, trả về 204 No Content nếu thành công.</w:t>
            </w:r>
          </w:p>
        </w:tc>
      </w:tr>
      <w:tr w:rsidR="00020B5E" w14:paraId="74D3FA24" w14:textId="77777777" w:rsidTr="2AD621CB">
        <w:trPr>
          <w:trHeight w:val="16"/>
        </w:trPr>
        <w:tc>
          <w:tcPr>
            <w:tcW w:w="2694" w:type="pct"/>
            <w:tcMar>
              <w:top w:w="100" w:type="dxa"/>
              <w:left w:w="100" w:type="dxa"/>
              <w:bottom w:w="100" w:type="dxa"/>
              <w:right w:w="100" w:type="dxa"/>
            </w:tcMar>
          </w:tcPr>
          <w:p w14:paraId="7E9577F8" w14:textId="77777777" w:rsidR="00020B5E" w:rsidRPr="00E10F1B" w:rsidRDefault="00020B5E" w:rsidP="00501BAA">
            <w:pPr>
              <w:rPr>
                <w:bCs/>
              </w:rPr>
            </w:pPr>
          </w:p>
        </w:tc>
        <w:tc>
          <w:tcPr>
            <w:tcW w:w="2306" w:type="pct"/>
            <w:tcMar>
              <w:top w:w="100" w:type="dxa"/>
              <w:left w:w="100" w:type="dxa"/>
              <w:bottom w:w="100" w:type="dxa"/>
              <w:right w:w="100" w:type="dxa"/>
            </w:tcMar>
          </w:tcPr>
          <w:p w14:paraId="47286C6A" w14:textId="1B7346A7" w:rsidR="00020B5E" w:rsidRPr="003A2567" w:rsidRDefault="2AD621CB" w:rsidP="00501BAA">
            <w:r w:rsidRPr="2AD621CB">
              <w:rPr>
                <w:lang w:val="en-US"/>
              </w:rPr>
              <w:t>8. Hệ thống phía client tải lại danh sách danh mục (GET /api/categories), đóng hộp thoại và hiển thị dữ liệu mới.</w:t>
            </w:r>
          </w:p>
        </w:tc>
      </w:tr>
      <w:tr w:rsidR="005656A5" w14:paraId="67B80465" w14:textId="77777777" w:rsidTr="2AD621CB">
        <w:trPr>
          <w:trHeight w:val="16"/>
        </w:trPr>
        <w:tc>
          <w:tcPr>
            <w:tcW w:w="2694" w:type="pct"/>
            <w:tcMar>
              <w:top w:w="100" w:type="dxa"/>
              <w:left w:w="100" w:type="dxa"/>
              <w:bottom w:w="100" w:type="dxa"/>
              <w:right w:w="100" w:type="dxa"/>
            </w:tcMar>
          </w:tcPr>
          <w:p w14:paraId="47EC1D1C" w14:textId="4107040A" w:rsidR="005656A5" w:rsidRPr="00E10F1B" w:rsidRDefault="2AD621CB" w:rsidP="00501BAA">
            <w:r w:rsidRPr="2AD621CB">
              <w:rPr>
                <w:lang w:val="en-US"/>
              </w:rPr>
              <w:t>9. Admin thấy mục đã xóa không còn xuất hiện.</w:t>
            </w:r>
          </w:p>
        </w:tc>
        <w:tc>
          <w:tcPr>
            <w:tcW w:w="2306" w:type="pct"/>
            <w:tcMar>
              <w:top w:w="100" w:type="dxa"/>
              <w:left w:w="100" w:type="dxa"/>
              <w:bottom w:w="100" w:type="dxa"/>
              <w:right w:w="100" w:type="dxa"/>
            </w:tcMar>
          </w:tcPr>
          <w:p w14:paraId="4825A858" w14:textId="77777777" w:rsidR="005656A5" w:rsidRPr="005656A5" w:rsidRDefault="005656A5" w:rsidP="00501BAA">
            <w:pPr>
              <w:rPr>
                <w:bCs/>
              </w:rPr>
            </w:pPr>
          </w:p>
        </w:tc>
      </w:tr>
      <w:tr w:rsidR="00020B5E" w14:paraId="6C9D2D47"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03303CE7" w14:textId="77777777" w:rsidR="00020B5E" w:rsidRDefault="00020B5E" w:rsidP="00501BAA">
            <w:r w:rsidRPr="57F0573F">
              <w:rPr>
                <w:b/>
                <w:lang w:val="en-US"/>
              </w:rPr>
              <w:t>Luồng sự kiện thay thế:</w:t>
            </w:r>
          </w:p>
        </w:tc>
      </w:tr>
      <w:tr w:rsidR="00020B5E" w14:paraId="691C79BA" w14:textId="77777777" w:rsidTr="2AD621CB">
        <w:trPr>
          <w:trHeight w:val="16"/>
        </w:trPr>
        <w:tc>
          <w:tcPr>
            <w:tcW w:w="2694" w:type="pct"/>
            <w:tcMar>
              <w:top w:w="100" w:type="dxa"/>
              <w:left w:w="100" w:type="dxa"/>
              <w:bottom w:w="100" w:type="dxa"/>
              <w:right w:w="100" w:type="dxa"/>
            </w:tcMar>
          </w:tcPr>
          <w:p w14:paraId="64DEE1F2" w14:textId="77777777" w:rsidR="00020B5E" w:rsidRPr="00055229" w:rsidRDefault="00020B5E" w:rsidP="00501BAA"/>
        </w:tc>
        <w:tc>
          <w:tcPr>
            <w:tcW w:w="2306" w:type="pct"/>
            <w:tcMar>
              <w:top w:w="20" w:type="dxa"/>
              <w:left w:w="20" w:type="dxa"/>
              <w:bottom w:w="20" w:type="dxa"/>
              <w:right w:w="20" w:type="dxa"/>
            </w:tcMar>
          </w:tcPr>
          <w:p w14:paraId="558EFA12" w14:textId="01747245" w:rsidR="00020B5E" w:rsidRPr="00055229" w:rsidRDefault="00020B5E" w:rsidP="00501BAA"/>
        </w:tc>
      </w:tr>
      <w:tr w:rsidR="00020B5E" w14:paraId="43B0B2A4"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793D674B" w14:textId="77777777" w:rsidR="00020B5E" w:rsidRPr="00055229" w:rsidRDefault="00020B5E" w:rsidP="00501BAA">
            <w:r w:rsidRPr="57F0573F">
              <w:rPr>
                <w:b/>
                <w:lang w:val="en-US"/>
              </w:rPr>
              <w:lastRenderedPageBreak/>
              <w:t>Luồng sự kiện ngoại lệ:</w:t>
            </w:r>
          </w:p>
        </w:tc>
      </w:tr>
      <w:tr w:rsidR="0017728F" w14:paraId="15D46377" w14:textId="77777777" w:rsidTr="2AD621CB">
        <w:trPr>
          <w:trHeight w:val="18"/>
        </w:trPr>
        <w:tc>
          <w:tcPr>
            <w:tcW w:w="2694" w:type="pct"/>
            <w:tcMar>
              <w:top w:w="100" w:type="dxa"/>
              <w:left w:w="100" w:type="dxa"/>
              <w:bottom w:w="100" w:type="dxa"/>
              <w:right w:w="100" w:type="dxa"/>
            </w:tcMar>
          </w:tcPr>
          <w:p w14:paraId="6CC203EF" w14:textId="77777777" w:rsidR="0017728F" w:rsidRDefault="0017728F" w:rsidP="0017728F"/>
        </w:tc>
        <w:tc>
          <w:tcPr>
            <w:tcW w:w="2306" w:type="pct"/>
            <w:tcMar>
              <w:top w:w="20" w:type="dxa"/>
              <w:left w:w="20" w:type="dxa"/>
              <w:bottom w:w="20" w:type="dxa"/>
              <w:right w:w="20" w:type="dxa"/>
            </w:tcMar>
          </w:tcPr>
          <w:p w14:paraId="6A1DD72A" w14:textId="1DCCE328" w:rsidR="0017728F" w:rsidRPr="00055229" w:rsidRDefault="2AD621CB" w:rsidP="0017728F">
            <w:r w:rsidRPr="2AD621CB">
              <w:rPr>
                <w:lang w:val="en-US"/>
              </w:rPr>
              <w:t>6.1. Máy chủ trả về lỗi 404 (không tìm thấy danh mục).</w:t>
            </w:r>
          </w:p>
        </w:tc>
      </w:tr>
      <w:tr w:rsidR="0017728F" w14:paraId="0867CBEF" w14:textId="77777777" w:rsidTr="2AD621CB">
        <w:trPr>
          <w:trHeight w:val="18"/>
        </w:trPr>
        <w:tc>
          <w:tcPr>
            <w:tcW w:w="2694" w:type="pct"/>
            <w:tcMar>
              <w:top w:w="100" w:type="dxa"/>
              <w:left w:w="100" w:type="dxa"/>
              <w:bottom w:w="100" w:type="dxa"/>
              <w:right w:w="100" w:type="dxa"/>
            </w:tcMar>
          </w:tcPr>
          <w:p w14:paraId="01D03BCA" w14:textId="77777777" w:rsidR="0017728F" w:rsidRDefault="0017728F" w:rsidP="0017728F"/>
        </w:tc>
        <w:tc>
          <w:tcPr>
            <w:tcW w:w="2306" w:type="pct"/>
            <w:tcMar>
              <w:top w:w="20" w:type="dxa"/>
              <w:left w:w="20" w:type="dxa"/>
              <w:bottom w:w="20" w:type="dxa"/>
              <w:right w:w="20" w:type="dxa"/>
            </w:tcMar>
          </w:tcPr>
          <w:p w14:paraId="2C926CE1" w14:textId="1107524A" w:rsidR="0017728F" w:rsidRPr="005656A5" w:rsidRDefault="2AD621CB" w:rsidP="0017728F">
            <w:r w:rsidRPr="2AD621CB">
              <w:rPr>
                <w:lang w:val="en-US"/>
              </w:rPr>
              <w:t>6.2. Hệ thống hiển thị thông báo lỗi và giữ hộp thoại mở để Admin thực hiện thao tác khác.</w:t>
            </w:r>
          </w:p>
        </w:tc>
      </w:tr>
    </w:tbl>
    <w:p w14:paraId="0FF893B7" w14:textId="77777777" w:rsidR="00020B5E" w:rsidRPr="00126AC3" w:rsidRDefault="00020B5E" w:rsidP="00020B5E">
      <w:pPr>
        <w:pStyle w:val="ListParagraph"/>
        <w:numPr>
          <w:ilvl w:val="0"/>
          <w:numId w:val="98"/>
        </w:numPr>
        <w:rPr>
          <w:lang w:val="en-US"/>
        </w:rPr>
      </w:pPr>
      <w:r w:rsidRPr="00126AC3">
        <w:rPr>
          <w:lang w:val="en-US"/>
        </w:rPr>
        <w:t>Activity Diagram:</w:t>
      </w:r>
    </w:p>
    <w:p w14:paraId="4E4791E5" w14:textId="293A6215" w:rsidR="00020B5E" w:rsidRPr="008A3DEF" w:rsidRDefault="006765B7" w:rsidP="00020B5E">
      <w:pPr>
        <w:rPr>
          <w:lang w:val="en-US"/>
        </w:rPr>
      </w:pPr>
      <w:r>
        <w:rPr>
          <w:noProof/>
        </w:rPr>
        <w:drawing>
          <wp:inline distT="0" distB="0" distL="0" distR="0" wp14:anchorId="40428591" wp14:editId="2A4460AD">
            <wp:extent cx="5732145" cy="3558540"/>
            <wp:effectExtent l="0" t="0" r="1905" b="3810"/>
            <wp:docPr id="41" name="Picture 4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2145" cy="3558540"/>
                    </a:xfrm>
                    <a:prstGeom prst="rect">
                      <a:avLst/>
                    </a:prstGeom>
                    <a:noFill/>
                    <a:ln>
                      <a:noFill/>
                    </a:ln>
                  </pic:spPr>
                </pic:pic>
              </a:graphicData>
            </a:graphic>
          </wp:inline>
        </w:drawing>
      </w:r>
    </w:p>
    <w:p w14:paraId="2AB4E3CC" w14:textId="77777777" w:rsidR="00020B5E" w:rsidRPr="00126AC3" w:rsidRDefault="00020B5E" w:rsidP="00020B5E">
      <w:pPr>
        <w:pStyle w:val="ListParagraph"/>
        <w:numPr>
          <w:ilvl w:val="0"/>
          <w:numId w:val="98"/>
        </w:numPr>
        <w:rPr>
          <w:lang w:val="en-US"/>
        </w:rPr>
      </w:pPr>
      <w:r w:rsidRPr="00126AC3">
        <w:rPr>
          <w:lang w:val="en-US"/>
        </w:rPr>
        <w:t>Sequence Diagram:</w:t>
      </w:r>
    </w:p>
    <w:p w14:paraId="7893C845" w14:textId="60C508C0" w:rsidR="00020B5E" w:rsidRPr="00126AC3" w:rsidRDefault="00C36478" w:rsidP="00020B5E">
      <w:pPr>
        <w:rPr>
          <w:lang w:val="en-US"/>
        </w:rPr>
      </w:pPr>
      <w:r>
        <w:rPr>
          <w:noProof/>
        </w:rPr>
        <w:lastRenderedPageBreak/>
        <w:drawing>
          <wp:inline distT="0" distB="0" distL="0" distR="0" wp14:anchorId="60E487FB" wp14:editId="1BC59CD5">
            <wp:extent cx="5732145" cy="4978400"/>
            <wp:effectExtent l="0" t="0" r="1905" b="0"/>
            <wp:docPr id="42" name="Picture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2145" cy="4978400"/>
                    </a:xfrm>
                    <a:prstGeom prst="rect">
                      <a:avLst/>
                    </a:prstGeom>
                    <a:noFill/>
                    <a:ln>
                      <a:noFill/>
                    </a:ln>
                  </pic:spPr>
                </pic:pic>
              </a:graphicData>
            </a:graphic>
          </wp:inline>
        </w:drawing>
      </w:r>
    </w:p>
    <w:p w14:paraId="5B9D0FA1" w14:textId="77777777" w:rsidR="00020B5E" w:rsidRPr="00020B5E" w:rsidRDefault="00020B5E" w:rsidP="00020B5E">
      <w:pPr>
        <w:rPr>
          <w:lang w:val="en-US"/>
        </w:rPr>
      </w:pPr>
    </w:p>
    <w:p w14:paraId="351DFAEC" w14:textId="59672615" w:rsidR="007807E9" w:rsidRDefault="007807E9" w:rsidP="00270EB6">
      <w:pPr>
        <w:pStyle w:val="Heading3"/>
        <w:rPr>
          <w:lang w:val="en-US"/>
        </w:rPr>
      </w:pPr>
      <w:r w:rsidRPr="007807E9">
        <w:rPr>
          <w:lang w:val="en-US"/>
        </w:rPr>
        <w:t>A-13</w:t>
      </w:r>
      <w:r w:rsidR="00B7017A">
        <w:rPr>
          <w:lang w:val="en-US"/>
        </w:rPr>
        <w:t>_</w:t>
      </w:r>
      <w:r w:rsidRPr="007807E9">
        <w:rPr>
          <w:lang w:val="en-US"/>
        </w:rPr>
        <w:t xml:space="preserve">Thêm </w:t>
      </w:r>
      <w:r w:rsidR="00680785">
        <w:rPr>
          <w:lang w:val="en-US"/>
        </w:rPr>
        <w:t>kích cỡ</w:t>
      </w:r>
      <w:r w:rsidRPr="007807E9">
        <w:rPr>
          <w:lang w:val="en-US"/>
        </w:rPr>
        <w:t xml:space="preserve"> sản phẩm</w:t>
      </w:r>
    </w:p>
    <w:p w14:paraId="34E686AF" w14:textId="77777777" w:rsidR="00020B5E" w:rsidRPr="00126AC3" w:rsidRDefault="00020B5E" w:rsidP="00020B5E">
      <w:pPr>
        <w:pStyle w:val="ListParagraph"/>
        <w:numPr>
          <w:ilvl w:val="0"/>
          <w:numId w:val="99"/>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020B5E" w14:paraId="79D14862" w14:textId="77777777" w:rsidTr="2AD621CB">
        <w:trPr>
          <w:trHeight w:val="113"/>
        </w:trPr>
        <w:tc>
          <w:tcPr>
            <w:tcW w:w="5000" w:type="pct"/>
            <w:gridSpan w:val="2"/>
            <w:tcMar>
              <w:top w:w="100" w:type="dxa"/>
              <w:left w:w="100" w:type="dxa"/>
              <w:bottom w:w="100" w:type="dxa"/>
              <w:right w:w="100" w:type="dxa"/>
            </w:tcMar>
          </w:tcPr>
          <w:p w14:paraId="0AC9C683" w14:textId="2EE30D45" w:rsidR="00020B5E" w:rsidRDefault="00020B5E" w:rsidP="00501BAA">
            <w:r w:rsidRPr="00782410">
              <w:rPr>
                <w:b/>
                <w:bCs/>
              </w:rPr>
              <w:t>UCID:</w:t>
            </w:r>
            <w:r>
              <w:t xml:space="preserve"> A-</w:t>
            </w:r>
            <w:r w:rsidR="002E7BED">
              <w:t>13</w:t>
            </w:r>
          </w:p>
        </w:tc>
      </w:tr>
      <w:tr w:rsidR="00020B5E" w14:paraId="6DDC2088" w14:textId="77777777" w:rsidTr="2AD621CB">
        <w:trPr>
          <w:trHeight w:val="113"/>
        </w:trPr>
        <w:tc>
          <w:tcPr>
            <w:tcW w:w="5000" w:type="pct"/>
            <w:gridSpan w:val="2"/>
            <w:tcMar>
              <w:top w:w="100" w:type="dxa"/>
              <w:left w:w="100" w:type="dxa"/>
              <w:bottom w:w="100" w:type="dxa"/>
              <w:right w:w="100" w:type="dxa"/>
            </w:tcMar>
          </w:tcPr>
          <w:p w14:paraId="6CD2CBAA" w14:textId="43ED0EE8" w:rsidR="00020B5E" w:rsidRDefault="00020B5E" w:rsidP="00501BAA">
            <w:pPr>
              <w:rPr>
                <w:b/>
                <w:lang w:val="en-US"/>
              </w:rPr>
            </w:pPr>
            <w:r w:rsidRPr="30CBE066">
              <w:rPr>
                <w:b/>
                <w:lang w:val="en-US"/>
              </w:rPr>
              <w:t>Tên Usecase:</w:t>
            </w:r>
            <w:r w:rsidRPr="30CBE066">
              <w:rPr>
                <w:lang w:val="en-US"/>
              </w:rPr>
              <w:t xml:space="preserve"> </w:t>
            </w:r>
            <w:r w:rsidR="002E7BED">
              <w:rPr>
                <w:lang w:val="en-US"/>
              </w:rPr>
              <w:t>Thêm kích cỡ sản phẩm</w:t>
            </w:r>
          </w:p>
        </w:tc>
      </w:tr>
      <w:tr w:rsidR="00020B5E" w14:paraId="0DACEB9D" w14:textId="77777777" w:rsidTr="2AD621CB">
        <w:trPr>
          <w:trHeight w:val="206"/>
        </w:trPr>
        <w:tc>
          <w:tcPr>
            <w:tcW w:w="5000" w:type="pct"/>
            <w:gridSpan w:val="2"/>
            <w:tcMar>
              <w:top w:w="100" w:type="dxa"/>
              <w:left w:w="100" w:type="dxa"/>
              <w:bottom w:w="100" w:type="dxa"/>
              <w:right w:w="100" w:type="dxa"/>
            </w:tcMar>
          </w:tcPr>
          <w:p w14:paraId="30D8F147" w14:textId="10C00C25" w:rsidR="00020B5E" w:rsidRDefault="00020B5E" w:rsidP="00501BAA">
            <w:pPr>
              <w:rPr>
                <w:b/>
                <w:lang w:val="en-US"/>
              </w:rPr>
            </w:pPr>
            <w:r w:rsidRPr="30CBE066">
              <w:rPr>
                <w:b/>
                <w:lang w:val="en-US"/>
              </w:rPr>
              <w:t>Mô tả sơ lược:</w:t>
            </w:r>
            <w:r w:rsidRPr="30CBE066">
              <w:rPr>
                <w:lang w:val="en-US"/>
              </w:rPr>
              <w:t xml:space="preserve"> </w:t>
            </w:r>
            <w:r w:rsidR="00FF2E75" w:rsidRPr="00FF2E75">
              <w:rPr>
                <w:lang w:val="en-US"/>
              </w:rPr>
              <w:t>Admin mở form Thêm/Sửa sản phẩm, bấm nút Thêm kích cỡ để thêm một dòng kích cỡ mới (tên + tồn kho), sau đó lưu sản phẩm để hệ thống tạo các bản ghi kích cỡ tương ứng trên máy chủ và cập nhật lại số lượng tồn kho tổng.</w:t>
            </w:r>
          </w:p>
        </w:tc>
      </w:tr>
      <w:tr w:rsidR="00020B5E" w14:paraId="168A4156" w14:textId="77777777" w:rsidTr="2AD621CB">
        <w:trPr>
          <w:trHeight w:val="16"/>
        </w:trPr>
        <w:tc>
          <w:tcPr>
            <w:tcW w:w="5000" w:type="pct"/>
            <w:gridSpan w:val="2"/>
            <w:tcMar>
              <w:top w:w="100" w:type="dxa"/>
              <w:left w:w="100" w:type="dxa"/>
              <w:bottom w:w="100" w:type="dxa"/>
              <w:right w:w="100" w:type="dxa"/>
            </w:tcMar>
          </w:tcPr>
          <w:p w14:paraId="3DD7B011" w14:textId="7850FBDA" w:rsidR="00020B5E" w:rsidRDefault="00020B5E" w:rsidP="00501BAA">
            <w:pPr>
              <w:rPr>
                <w:b/>
                <w:lang w:val="en-US"/>
              </w:rPr>
            </w:pPr>
            <w:r w:rsidRPr="30CBE066">
              <w:rPr>
                <w:b/>
                <w:lang w:val="en-US"/>
              </w:rPr>
              <w:t>Actor chính:</w:t>
            </w:r>
            <w:r w:rsidRPr="30CBE066">
              <w:rPr>
                <w:lang w:val="en-US"/>
              </w:rPr>
              <w:t xml:space="preserve"> </w:t>
            </w:r>
            <w:r>
              <w:t>Admin</w:t>
            </w:r>
          </w:p>
        </w:tc>
      </w:tr>
      <w:tr w:rsidR="00020B5E" w14:paraId="0704E032" w14:textId="77777777" w:rsidTr="2AD621CB">
        <w:trPr>
          <w:trHeight w:val="16"/>
        </w:trPr>
        <w:tc>
          <w:tcPr>
            <w:tcW w:w="5000" w:type="pct"/>
            <w:gridSpan w:val="2"/>
            <w:tcMar>
              <w:top w:w="100" w:type="dxa"/>
              <w:left w:w="100" w:type="dxa"/>
              <w:bottom w:w="100" w:type="dxa"/>
              <w:right w:w="100" w:type="dxa"/>
            </w:tcMar>
          </w:tcPr>
          <w:p w14:paraId="50F94CD1" w14:textId="77777777" w:rsidR="00020B5E" w:rsidRDefault="00020B5E" w:rsidP="00501BAA">
            <w:pPr>
              <w:rPr>
                <w:b/>
                <w:lang w:val="en-US"/>
              </w:rPr>
            </w:pPr>
            <w:r w:rsidRPr="30CBE066">
              <w:rPr>
                <w:b/>
                <w:lang w:val="en-US"/>
              </w:rPr>
              <w:t>Actor phụ:</w:t>
            </w:r>
            <w:r w:rsidRPr="30CBE066">
              <w:rPr>
                <w:lang w:val="en-US"/>
              </w:rPr>
              <w:t xml:space="preserve"> </w:t>
            </w:r>
            <w:r>
              <w:rPr>
                <w:lang w:val="en-US"/>
              </w:rPr>
              <w:t>Không có</w:t>
            </w:r>
          </w:p>
        </w:tc>
      </w:tr>
      <w:tr w:rsidR="00020B5E" w14:paraId="2CF7F21F" w14:textId="77777777" w:rsidTr="2AD621CB">
        <w:trPr>
          <w:trHeight w:val="16"/>
        </w:trPr>
        <w:tc>
          <w:tcPr>
            <w:tcW w:w="5000" w:type="pct"/>
            <w:gridSpan w:val="2"/>
            <w:tcMar>
              <w:top w:w="100" w:type="dxa"/>
              <w:left w:w="100" w:type="dxa"/>
              <w:bottom w:w="100" w:type="dxa"/>
              <w:right w:w="100" w:type="dxa"/>
            </w:tcMar>
          </w:tcPr>
          <w:p w14:paraId="611991B7" w14:textId="6B6FA5AE" w:rsidR="00020B5E" w:rsidRDefault="00020B5E" w:rsidP="00501BAA">
            <w:pPr>
              <w:rPr>
                <w:b/>
                <w:lang w:val="en-US"/>
              </w:rPr>
            </w:pPr>
            <w:r w:rsidRPr="30CBE066">
              <w:rPr>
                <w:b/>
                <w:lang w:val="en-US"/>
              </w:rPr>
              <w:lastRenderedPageBreak/>
              <w:t>Tiền điều kiện:</w:t>
            </w:r>
            <w:r w:rsidRPr="30CBE066">
              <w:rPr>
                <w:lang w:val="en-US"/>
              </w:rPr>
              <w:t xml:space="preserve"> </w:t>
            </w:r>
            <w:r w:rsidR="008614E3" w:rsidRPr="008614E3">
              <w:rPr>
                <w:lang w:val="en-US"/>
              </w:rPr>
              <w:t>Người dùng đã đăng nhập với vai trò Admin; đang ở modal Thêm/Sửa sản phẩm; form đã sẵn sàng để sửa.</w:t>
            </w:r>
          </w:p>
        </w:tc>
      </w:tr>
      <w:tr w:rsidR="00020B5E" w14:paraId="72ED8401" w14:textId="77777777" w:rsidTr="2AD621CB">
        <w:trPr>
          <w:trHeight w:val="16"/>
        </w:trPr>
        <w:tc>
          <w:tcPr>
            <w:tcW w:w="5000" w:type="pct"/>
            <w:gridSpan w:val="2"/>
            <w:tcMar>
              <w:top w:w="100" w:type="dxa"/>
              <w:left w:w="100" w:type="dxa"/>
              <w:bottom w:w="100" w:type="dxa"/>
              <w:right w:w="100" w:type="dxa"/>
            </w:tcMar>
          </w:tcPr>
          <w:p w14:paraId="3F106488" w14:textId="21A02E48" w:rsidR="00020B5E" w:rsidRDefault="00020B5E" w:rsidP="00501BAA">
            <w:pPr>
              <w:rPr>
                <w:b/>
                <w:lang w:val="en-US"/>
              </w:rPr>
            </w:pPr>
            <w:r w:rsidRPr="30CBE066">
              <w:rPr>
                <w:b/>
                <w:lang w:val="en-US"/>
              </w:rPr>
              <w:t>Hậu điều kiện:</w:t>
            </w:r>
            <w:r w:rsidRPr="30CBE066">
              <w:rPr>
                <w:lang w:val="en-US"/>
              </w:rPr>
              <w:t xml:space="preserve"> </w:t>
            </w:r>
            <w:r w:rsidR="008614E3" w:rsidRPr="008614E3">
              <w:rPr>
                <w:lang w:val="en-US"/>
              </w:rPr>
              <w:t>Kích cỡ mới được lưu trên máy chủ, danh sách kích cỡ và tổng tồn kho của sản phẩm được cập nhật và hiển thị trên trang.</w:t>
            </w:r>
          </w:p>
        </w:tc>
      </w:tr>
      <w:tr w:rsidR="00020B5E" w14:paraId="72DA7CBD"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1CEE08F6" w14:textId="77777777" w:rsidR="00020B5E" w:rsidRPr="00055229" w:rsidRDefault="00020B5E" w:rsidP="00501BAA">
            <w:pPr>
              <w:rPr>
                <w:b/>
                <w:lang w:val="en-US"/>
              </w:rPr>
            </w:pPr>
            <w:r w:rsidRPr="57F0573F">
              <w:rPr>
                <w:b/>
                <w:lang w:val="en-US"/>
              </w:rPr>
              <w:t>Luồng sự kiện chính:</w:t>
            </w:r>
          </w:p>
        </w:tc>
      </w:tr>
      <w:tr w:rsidR="00020B5E" w14:paraId="2868621B" w14:textId="77777777" w:rsidTr="2AD621CB">
        <w:trPr>
          <w:trHeight w:val="18"/>
        </w:trPr>
        <w:tc>
          <w:tcPr>
            <w:tcW w:w="2694" w:type="pct"/>
            <w:tcMar>
              <w:top w:w="100" w:type="dxa"/>
              <w:left w:w="100" w:type="dxa"/>
              <w:bottom w:w="100" w:type="dxa"/>
              <w:right w:w="100" w:type="dxa"/>
            </w:tcMar>
          </w:tcPr>
          <w:p w14:paraId="42F0416A" w14:textId="77777777" w:rsidR="00020B5E" w:rsidRPr="00055229" w:rsidRDefault="00020B5E" w:rsidP="00501BAA">
            <w:pPr>
              <w:jc w:val="center"/>
              <w:rPr>
                <w:b/>
                <w:bCs/>
              </w:rPr>
            </w:pPr>
            <w:r>
              <w:rPr>
                <w:b/>
                <w:bCs/>
              </w:rPr>
              <w:t>Actor</w:t>
            </w:r>
          </w:p>
        </w:tc>
        <w:tc>
          <w:tcPr>
            <w:tcW w:w="2306" w:type="pct"/>
            <w:tcMar>
              <w:top w:w="100" w:type="dxa"/>
              <w:left w:w="100" w:type="dxa"/>
              <w:bottom w:w="100" w:type="dxa"/>
              <w:right w:w="100" w:type="dxa"/>
            </w:tcMar>
          </w:tcPr>
          <w:p w14:paraId="160A68EF" w14:textId="77777777" w:rsidR="00020B5E" w:rsidRPr="00055229" w:rsidRDefault="00020B5E" w:rsidP="00501BAA">
            <w:pPr>
              <w:jc w:val="center"/>
              <w:rPr>
                <w:b/>
                <w:lang w:val="en-US"/>
              </w:rPr>
            </w:pPr>
            <w:r w:rsidRPr="57F0573F">
              <w:rPr>
                <w:b/>
                <w:lang w:val="en-US"/>
              </w:rPr>
              <w:t>Hệ thống</w:t>
            </w:r>
          </w:p>
        </w:tc>
      </w:tr>
      <w:tr w:rsidR="00020B5E" w14:paraId="5B090C1C" w14:textId="77777777" w:rsidTr="2AD621CB">
        <w:trPr>
          <w:trHeight w:val="161"/>
        </w:trPr>
        <w:tc>
          <w:tcPr>
            <w:tcW w:w="2694" w:type="pct"/>
            <w:tcMar>
              <w:top w:w="100" w:type="dxa"/>
              <w:left w:w="100" w:type="dxa"/>
              <w:bottom w:w="100" w:type="dxa"/>
              <w:right w:w="100" w:type="dxa"/>
            </w:tcMar>
          </w:tcPr>
          <w:p w14:paraId="47887203" w14:textId="2681B433" w:rsidR="00020B5E" w:rsidRPr="00E10F1B" w:rsidRDefault="008614E3" w:rsidP="00501BAA">
            <w:pPr>
              <w:rPr>
                <w:bCs/>
                <w:lang w:val="en-US"/>
              </w:rPr>
            </w:pPr>
            <w:r w:rsidRPr="008614E3">
              <w:rPr>
                <w:bCs/>
                <w:lang w:val="en-US"/>
              </w:rPr>
              <w:t>1. Admin mở modal Thêm/Sửa sản phẩm (nếu chưa mở).</w:t>
            </w:r>
          </w:p>
        </w:tc>
        <w:tc>
          <w:tcPr>
            <w:tcW w:w="2306" w:type="pct"/>
            <w:tcMar>
              <w:top w:w="100" w:type="dxa"/>
              <w:left w:w="100" w:type="dxa"/>
              <w:bottom w:w="100" w:type="dxa"/>
              <w:right w:w="100" w:type="dxa"/>
            </w:tcMar>
          </w:tcPr>
          <w:p w14:paraId="588AAC83" w14:textId="415DFA9D" w:rsidR="00020B5E" w:rsidRPr="00E10F1B" w:rsidRDefault="2AD621CB" w:rsidP="00501BAA">
            <w:r w:rsidRPr="2AD621CB">
              <w:rPr>
                <w:lang w:val="en-US"/>
              </w:rPr>
              <w:t>2. Hệ thống hiển thị form sản phẩm gồm phần Kích cỡ &amp; tồn kho.</w:t>
            </w:r>
          </w:p>
        </w:tc>
      </w:tr>
      <w:tr w:rsidR="00020B5E" w14:paraId="449878B6" w14:textId="77777777" w:rsidTr="2AD621CB">
        <w:trPr>
          <w:trHeight w:val="16"/>
        </w:trPr>
        <w:tc>
          <w:tcPr>
            <w:tcW w:w="2694" w:type="pct"/>
            <w:tcMar>
              <w:top w:w="100" w:type="dxa"/>
              <w:left w:w="100" w:type="dxa"/>
              <w:bottom w:w="100" w:type="dxa"/>
              <w:right w:w="100" w:type="dxa"/>
            </w:tcMar>
          </w:tcPr>
          <w:p w14:paraId="052264F1" w14:textId="71D29155" w:rsidR="00020B5E" w:rsidRPr="00E10F1B" w:rsidRDefault="008614E3" w:rsidP="00501BAA">
            <w:pPr>
              <w:rPr>
                <w:bCs/>
                <w:lang w:val="en-US"/>
              </w:rPr>
            </w:pPr>
            <w:r w:rsidRPr="008614E3">
              <w:rPr>
                <w:bCs/>
                <w:lang w:val="en-US"/>
              </w:rPr>
              <w:t>3. Admin bấm Thêm kích cỡ.</w:t>
            </w:r>
          </w:p>
        </w:tc>
        <w:tc>
          <w:tcPr>
            <w:tcW w:w="2306" w:type="pct"/>
            <w:tcMar>
              <w:top w:w="100" w:type="dxa"/>
              <w:left w:w="100" w:type="dxa"/>
              <w:bottom w:w="100" w:type="dxa"/>
              <w:right w:w="100" w:type="dxa"/>
            </w:tcMar>
          </w:tcPr>
          <w:p w14:paraId="13873211" w14:textId="61F42810" w:rsidR="00020B5E" w:rsidRPr="00E10F1B" w:rsidRDefault="008614E3" w:rsidP="00501BAA">
            <w:pPr>
              <w:rPr>
                <w:bCs/>
                <w:lang w:val="en-US"/>
              </w:rPr>
            </w:pPr>
            <w:r w:rsidRPr="008614E3">
              <w:rPr>
                <w:bCs/>
                <w:lang w:val="en-US"/>
              </w:rPr>
              <w:t>4. Hệ thống thêm một dòng trống cho kích cỡ (tên, tồn kho) trên form.</w:t>
            </w:r>
          </w:p>
        </w:tc>
      </w:tr>
      <w:tr w:rsidR="00020B5E" w14:paraId="3F41BC9E" w14:textId="77777777" w:rsidTr="2AD621CB">
        <w:trPr>
          <w:trHeight w:val="16"/>
        </w:trPr>
        <w:tc>
          <w:tcPr>
            <w:tcW w:w="2694" w:type="pct"/>
            <w:tcMar>
              <w:top w:w="100" w:type="dxa"/>
              <w:left w:w="100" w:type="dxa"/>
              <w:bottom w:w="100" w:type="dxa"/>
              <w:right w:w="100" w:type="dxa"/>
            </w:tcMar>
          </w:tcPr>
          <w:p w14:paraId="285BC359" w14:textId="26CE539F" w:rsidR="00020B5E" w:rsidRPr="00E10F1B" w:rsidRDefault="2AD621CB" w:rsidP="00501BAA">
            <w:r w:rsidRPr="2AD621CB">
              <w:rPr>
                <w:lang w:val="en-US"/>
              </w:rPr>
              <w:t>5. Admin nhập tên kích cỡ (tối đa 4 ký tự) và số lượng tồn kho (số nguyên &gt;= 0).</w:t>
            </w:r>
          </w:p>
        </w:tc>
        <w:tc>
          <w:tcPr>
            <w:tcW w:w="2306" w:type="pct"/>
            <w:tcMar>
              <w:top w:w="100" w:type="dxa"/>
              <w:left w:w="100" w:type="dxa"/>
              <w:bottom w:w="100" w:type="dxa"/>
              <w:right w:w="100" w:type="dxa"/>
            </w:tcMar>
          </w:tcPr>
          <w:p w14:paraId="6361F004" w14:textId="51EDA8D8" w:rsidR="00020B5E" w:rsidRPr="00E10F1B" w:rsidRDefault="2AD621CB" w:rsidP="00501BAA">
            <w:r w:rsidRPr="2AD621CB">
              <w:rPr>
                <w:lang w:val="en-US"/>
              </w:rPr>
              <w:t>6. Hệ thống giữ giá trị nhập trên client chờ Admin bấm Lưu.</w:t>
            </w:r>
          </w:p>
        </w:tc>
      </w:tr>
      <w:tr w:rsidR="00020B5E" w14:paraId="4F9AE899" w14:textId="77777777" w:rsidTr="2AD621CB">
        <w:trPr>
          <w:trHeight w:val="16"/>
        </w:trPr>
        <w:tc>
          <w:tcPr>
            <w:tcW w:w="2694" w:type="pct"/>
            <w:tcMar>
              <w:top w:w="100" w:type="dxa"/>
              <w:left w:w="100" w:type="dxa"/>
              <w:bottom w:w="100" w:type="dxa"/>
              <w:right w:w="100" w:type="dxa"/>
            </w:tcMar>
          </w:tcPr>
          <w:p w14:paraId="57EDDA34" w14:textId="309DA7E5" w:rsidR="00020B5E" w:rsidRPr="00E10F1B" w:rsidRDefault="2AD621CB" w:rsidP="00501BAA">
            <w:r w:rsidRPr="2AD621CB">
              <w:rPr>
                <w:lang w:val="en-US"/>
              </w:rPr>
              <w:t>7. Admin bấm Lưu để tạo/sửa sản phẩm.</w:t>
            </w:r>
          </w:p>
        </w:tc>
        <w:tc>
          <w:tcPr>
            <w:tcW w:w="2306" w:type="pct"/>
            <w:tcMar>
              <w:top w:w="100" w:type="dxa"/>
              <w:left w:w="100" w:type="dxa"/>
              <w:bottom w:w="100" w:type="dxa"/>
              <w:right w:w="100" w:type="dxa"/>
            </w:tcMar>
          </w:tcPr>
          <w:p w14:paraId="5AD8F0CE" w14:textId="04CAACB9" w:rsidR="00020B5E" w:rsidRPr="003A2567" w:rsidRDefault="2AD621CB" w:rsidP="00501BAA">
            <w:r w:rsidRPr="2AD621CB">
              <w:rPr>
                <w:lang w:val="en-US"/>
              </w:rPr>
              <w:t>8. Hệ thống gửi yêu cầu POST /api/products (nếu tạo) hoặc PATCH /api/products/{id} (nếu sửa) kèm payload chứa mảng productSizes và token.</w:t>
            </w:r>
          </w:p>
        </w:tc>
      </w:tr>
      <w:tr w:rsidR="00020B5E" w14:paraId="49459EC7" w14:textId="77777777" w:rsidTr="2AD621CB">
        <w:trPr>
          <w:trHeight w:val="16"/>
        </w:trPr>
        <w:tc>
          <w:tcPr>
            <w:tcW w:w="2694" w:type="pct"/>
            <w:tcMar>
              <w:top w:w="100" w:type="dxa"/>
              <w:left w:w="100" w:type="dxa"/>
              <w:bottom w:w="100" w:type="dxa"/>
              <w:right w:w="100" w:type="dxa"/>
            </w:tcMar>
          </w:tcPr>
          <w:p w14:paraId="04DA26A7" w14:textId="77777777" w:rsidR="00020B5E" w:rsidRPr="00E10F1B" w:rsidRDefault="00020B5E" w:rsidP="00501BAA">
            <w:pPr>
              <w:rPr>
                <w:bCs/>
              </w:rPr>
            </w:pPr>
          </w:p>
        </w:tc>
        <w:tc>
          <w:tcPr>
            <w:tcW w:w="2306" w:type="pct"/>
            <w:tcMar>
              <w:top w:w="100" w:type="dxa"/>
              <w:left w:w="100" w:type="dxa"/>
              <w:bottom w:w="100" w:type="dxa"/>
              <w:right w:w="100" w:type="dxa"/>
            </w:tcMar>
          </w:tcPr>
          <w:p w14:paraId="40098BD1" w14:textId="7860D6C1" w:rsidR="00020B5E" w:rsidRPr="003A2567" w:rsidRDefault="2AD621CB" w:rsidP="00501BAA">
            <w:r w:rsidRPr="2AD621CB">
              <w:rPr>
                <w:lang w:val="en-US"/>
              </w:rPr>
              <w:t>9. Máy chủ kiểm tra dữ liệu, chuyển productSizes thành entity, lưu các kích cỡ mới; tính lại tổng tồn kho cho sản phẩm và lưu product.</w:t>
            </w:r>
          </w:p>
        </w:tc>
      </w:tr>
      <w:tr w:rsidR="007B686B" w14:paraId="3EA5ABB8" w14:textId="77777777" w:rsidTr="2AD621CB">
        <w:trPr>
          <w:trHeight w:val="16"/>
        </w:trPr>
        <w:tc>
          <w:tcPr>
            <w:tcW w:w="2694" w:type="pct"/>
            <w:tcMar>
              <w:top w:w="100" w:type="dxa"/>
              <w:left w:w="100" w:type="dxa"/>
              <w:bottom w:w="100" w:type="dxa"/>
              <w:right w:w="100" w:type="dxa"/>
            </w:tcMar>
          </w:tcPr>
          <w:p w14:paraId="347D1640" w14:textId="77777777" w:rsidR="007B686B" w:rsidRPr="00E10F1B" w:rsidRDefault="007B686B" w:rsidP="00501BAA">
            <w:pPr>
              <w:rPr>
                <w:bCs/>
              </w:rPr>
            </w:pPr>
          </w:p>
        </w:tc>
        <w:tc>
          <w:tcPr>
            <w:tcW w:w="2306" w:type="pct"/>
            <w:tcMar>
              <w:top w:w="100" w:type="dxa"/>
              <w:left w:w="100" w:type="dxa"/>
              <w:bottom w:w="100" w:type="dxa"/>
              <w:right w:w="100" w:type="dxa"/>
            </w:tcMar>
          </w:tcPr>
          <w:p w14:paraId="3DCB631A" w14:textId="36170F4A" w:rsidR="007B686B" w:rsidRPr="007B686B" w:rsidRDefault="2AD621CB" w:rsidP="00501BAA">
            <w:r w:rsidRPr="2AD621CB">
              <w:rPr>
                <w:lang w:val="en-US"/>
              </w:rPr>
              <w:t>10. Máy chủ trả về thông tin sản phẩm đã lưu; client tải lại danh sách sản phẩm hoặc cập nhật UI tương ứng.</w:t>
            </w:r>
          </w:p>
        </w:tc>
      </w:tr>
      <w:tr w:rsidR="00020B5E" w14:paraId="1CD42643"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0EE90792" w14:textId="77777777" w:rsidR="00020B5E" w:rsidRDefault="00020B5E" w:rsidP="00501BAA">
            <w:r w:rsidRPr="57F0573F">
              <w:rPr>
                <w:b/>
                <w:lang w:val="en-US"/>
              </w:rPr>
              <w:lastRenderedPageBreak/>
              <w:t>Luồng sự kiện thay thế:</w:t>
            </w:r>
          </w:p>
        </w:tc>
      </w:tr>
      <w:tr w:rsidR="00020B5E" w14:paraId="71912B6D" w14:textId="77777777" w:rsidTr="2AD621CB">
        <w:trPr>
          <w:trHeight w:val="16"/>
        </w:trPr>
        <w:tc>
          <w:tcPr>
            <w:tcW w:w="2694" w:type="pct"/>
            <w:tcMar>
              <w:top w:w="100" w:type="dxa"/>
              <w:left w:w="100" w:type="dxa"/>
              <w:bottom w:w="100" w:type="dxa"/>
              <w:right w:w="100" w:type="dxa"/>
            </w:tcMar>
          </w:tcPr>
          <w:p w14:paraId="11CC90FD" w14:textId="315031E0" w:rsidR="00020B5E" w:rsidRPr="00055229" w:rsidRDefault="2AD621CB" w:rsidP="00501BAA">
            <w:r w:rsidRPr="2AD621CB">
              <w:rPr>
                <w:lang w:val="en-US"/>
              </w:rPr>
              <w:t>7.1. Admin nhập tên kích cỡ trống hoặc vượt quá 4 ký tự.</w:t>
            </w:r>
          </w:p>
        </w:tc>
        <w:tc>
          <w:tcPr>
            <w:tcW w:w="2306" w:type="pct"/>
            <w:tcMar>
              <w:top w:w="20" w:type="dxa"/>
              <w:left w:w="20" w:type="dxa"/>
              <w:bottom w:w="20" w:type="dxa"/>
              <w:right w:w="20" w:type="dxa"/>
            </w:tcMar>
          </w:tcPr>
          <w:p w14:paraId="6FE2F9AC" w14:textId="43E62D86" w:rsidR="00020B5E" w:rsidRPr="00055229" w:rsidRDefault="2AD621CB" w:rsidP="00501BAA">
            <w:r w:rsidRPr="2AD621CB">
              <w:rPr>
                <w:lang w:val="en-US"/>
              </w:rPr>
              <w:t>7.2. Hệ thống không gửi yêu cầu lưu và hiển thị lỗi hợp lệ trên form để Admin sửa.</w:t>
            </w:r>
          </w:p>
        </w:tc>
      </w:tr>
      <w:tr w:rsidR="00020B5E" w14:paraId="5F631DFB"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228B91BF" w14:textId="77777777" w:rsidR="00020B5E" w:rsidRPr="00055229" w:rsidRDefault="00020B5E" w:rsidP="00501BAA">
            <w:r w:rsidRPr="57F0573F">
              <w:rPr>
                <w:b/>
                <w:lang w:val="en-US"/>
              </w:rPr>
              <w:t>Luồng sự kiện ngoại lệ:</w:t>
            </w:r>
          </w:p>
        </w:tc>
      </w:tr>
      <w:tr w:rsidR="00020B5E" w14:paraId="77FDD480" w14:textId="77777777" w:rsidTr="2AD621CB">
        <w:trPr>
          <w:trHeight w:val="18"/>
        </w:trPr>
        <w:tc>
          <w:tcPr>
            <w:tcW w:w="2694" w:type="pct"/>
            <w:tcMar>
              <w:top w:w="100" w:type="dxa"/>
              <w:left w:w="100" w:type="dxa"/>
              <w:bottom w:w="100" w:type="dxa"/>
              <w:right w:w="100" w:type="dxa"/>
            </w:tcMar>
          </w:tcPr>
          <w:p w14:paraId="78821EF7" w14:textId="77777777" w:rsidR="00020B5E" w:rsidRDefault="00020B5E" w:rsidP="00501BAA"/>
        </w:tc>
        <w:tc>
          <w:tcPr>
            <w:tcW w:w="2306" w:type="pct"/>
            <w:tcMar>
              <w:top w:w="20" w:type="dxa"/>
              <w:left w:w="20" w:type="dxa"/>
              <w:bottom w:w="20" w:type="dxa"/>
              <w:right w:w="20" w:type="dxa"/>
            </w:tcMar>
          </w:tcPr>
          <w:p w14:paraId="32EAE271" w14:textId="77777777" w:rsidR="00020B5E" w:rsidRPr="00055229" w:rsidRDefault="00020B5E" w:rsidP="00501BAA"/>
        </w:tc>
      </w:tr>
    </w:tbl>
    <w:p w14:paraId="5FCE2F54" w14:textId="77777777" w:rsidR="00020B5E" w:rsidRPr="00126AC3" w:rsidRDefault="00020B5E" w:rsidP="00020B5E">
      <w:pPr>
        <w:pStyle w:val="ListParagraph"/>
        <w:numPr>
          <w:ilvl w:val="0"/>
          <w:numId w:val="99"/>
        </w:numPr>
        <w:rPr>
          <w:lang w:val="en-US"/>
        </w:rPr>
      </w:pPr>
      <w:r w:rsidRPr="00126AC3">
        <w:rPr>
          <w:lang w:val="en-US"/>
        </w:rPr>
        <w:t>Activity Diagram:</w:t>
      </w:r>
    </w:p>
    <w:p w14:paraId="03FA9B09" w14:textId="20FE8DBE" w:rsidR="00020B5E" w:rsidRPr="008A3DEF" w:rsidRDefault="00EF75D2" w:rsidP="00020B5E">
      <w:pPr>
        <w:rPr>
          <w:lang w:val="en-US"/>
        </w:rPr>
      </w:pPr>
      <w:r>
        <w:rPr>
          <w:noProof/>
        </w:rPr>
        <w:drawing>
          <wp:inline distT="0" distB="0" distL="0" distR="0" wp14:anchorId="79584D4A" wp14:editId="5C62C8BF">
            <wp:extent cx="5732145" cy="4318635"/>
            <wp:effectExtent l="0" t="0" r="1905" b="5715"/>
            <wp:docPr id="43" name="Picture 4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32145" cy="4318635"/>
                    </a:xfrm>
                    <a:prstGeom prst="rect">
                      <a:avLst/>
                    </a:prstGeom>
                    <a:noFill/>
                    <a:ln>
                      <a:noFill/>
                    </a:ln>
                  </pic:spPr>
                </pic:pic>
              </a:graphicData>
            </a:graphic>
          </wp:inline>
        </w:drawing>
      </w:r>
    </w:p>
    <w:p w14:paraId="401A62DD" w14:textId="77777777" w:rsidR="00020B5E" w:rsidRPr="00126AC3" w:rsidRDefault="00020B5E" w:rsidP="00020B5E">
      <w:pPr>
        <w:pStyle w:val="ListParagraph"/>
        <w:numPr>
          <w:ilvl w:val="0"/>
          <w:numId w:val="99"/>
        </w:numPr>
        <w:rPr>
          <w:lang w:val="en-US"/>
        </w:rPr>
      </w:pPr>
      <w:r w:rsidRPr="00126AC3">
        <w:rPr>
          <w:lang w:val="en-US"/>
        </w:rPr>
        <w:t>Sequence Diagram:</w:t>
      </w:r>
    </w:p>
    <w:p w14:paraId="3AE4E474" w14:textId="38C646AB" w:rsidR="00020B5E" w:rsidRPr="00F279D3" w:rsidRDefault="00827CF6" w:rsidP="00020B5E">
      <w:pPr>
        <w:rPr>
          <w:lang w:val="en-US"/>
        </w:rPr>
      </w:pPr>
      <w:r>
        <w:rPr>
          <w:noProof/>
        </w:rPr>
        <w:lastRenderedPageBreak/>
        <w:drawing>
          <wp:inline distT="0" distB="0" distL="0" distR="0" wp14:anchorId="2A35B0C1" wp14:editId="784D3BCA">
            <wp:extent cx="5732145" cy="3258185"/>
            <wp:effectExtent l="0" t="0" r="1905" b="0"/>
            <wp:docPr id="47" name="Picture 4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2145" cy="3258185"/>
                    </a:xfrm>
                    <a:prstGeom prst="rect">
                      <a:avLst/>
                    </a:prstGeom>
                    <a:noFill/>
                    <a:ln>
                      <a:noFill/>
                    </a:ln>
                  </pic:spPr>
                </pic:pic>
              </a:graphicData>
            </a:graphic>
          </wp:inline>
        </w:drawing>
      </w:r>
    </w:p>
    <w:p w14:paraId="696077F3" w14:textId="77777777" w:rsidR="00020B5E" w:rsidRPr="00020B5E" w:rsidRDefault="00020B5E" w:rsidP="00020B5E">
      <w:pPr>
        <w:rPr>
          <w:lang w:val="en-US"/>
        </w:rPr>
      </w:pPr>
    </w:p>
    <w:p w14:paraId="5A3009DF" w14:textId="1BC8480C" w:rsidR="007807E9" w:rsidRDefault="007807E9" w:rsidP="00270EB6">
      <w:pPr>
        <w:pStyle w:val="Heading3"/>
        <w:rPr>
          <w:lang w:val="en-US"/>
        </w:rPr>
      </w:pPr>
      <w:r w:rsidRPr="007807E9">
        <w:rPr>
          <w:lang w:val="en-US"/>
        </w:rPr>
        <w:t>A-33</w:t>
      </w:r>
      <w:r w:rsidR="00B7017A">
        <w:rPr>
          <w:lang w:val="en-US"/>
        </w:rPr>
        <w:t>_</w:t>
      </w:r>
      <w:r w:rsidRPr="007807E9">
        <w:rPr>
          <w:lang w:val="en-US"/>
        </w:rPr>
        <w:t xml:space="preserve">Cập nhật số lượng </w:t>
      </w:r>
      <w:r w:rsidR="00680785">
        <w:rPr>
          <w:lang w:val="en-US"/>
        </w:rPr>
        <w:t>kích cỡ</w:t>
      </w:r>
      <w:r w:rsidRPr="007807E9">
        <w:rPr>
          <w:lang w:val="en-US"/>
        </w:rPr>
        <w:t xml:space="preserve"> sản phẩm</w:t>
      </w:r>
    </w:p>
    <w:p w14:paraId="5155143A" w14:textId="77777777" w:rsidR="00020B5E" w:rsidRPr="00126AC3" w:rsidRDefault="00020B5E" w:rsidP="00020B5E">
      <w:pPr>
        <w:pStyle w:val="ListParagraph"/>
        <w:numPr>
          <w:ilvl w:val="0"/>
          <w:numId w:val="100"/>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020B5E" w14:paraId="3EBE9368" w14:textId="77777777" w:rsidTr="2AD621CB">
        <w:trPr>
          <w:trHeight w:val="113"/>
        </w:trPr>
        <w:tc>
          <w:tcPr>
            <w:tcW w:w="5000" w:type="pct"/>
            <w:gridSpan w:val="2"/>
            <w:tcMar>
              <w:top w:w="100" w:type="dxa"/>
              <w:left w:w="100" w:type="dxa"/>
              <w:bottom w:w="100" w:type="dxa"/>
              <w:right w:w="100" w:type="dxa"/>
            </w:tcMar>
          </w:tcPr>
          <w:p w14:paraId="47F5E0D1" w14:textId="3F6604AB" w:rsidR="00020B5E" w:rsidRDefault="00020B5E" w:rsidP="00501BAA">
            <w:r w:rsidRPr="00782410">
              <w:rPr>
                <w:b/>
                <w:bCs/>
              </w:rPr>
              <w:t>UCID:</w:t>
            </w:r>
            <w:r>
              <w:t xml:space="preserve"> A-</w:t>
            </w:r>
            <w:r w:rsidR="002E7BED">
              <w:t>33</w:t>
            </w:r>
          </w:p>
        </w:tc>
      </w:tr>
      <w:tr w:rsidR="00020B5E" w14:paraId="51EA2E9C" w14:textId="77777777" w:rsidTr="2AD621CB">
        <w:trPr>
          <w:trHeight w:val="113"/>
        </w:trPr>
        <w:tc>
          <w:tcPr>
            <w:tcW w:w="5000" w:type="pct"/>
            <w:gridSpan w:val="2"/>
            <w:tcMar>
              <w:top w:w="100" w:type="dxa"/>
              <w:left w:w="100" w:type="dxa"/>
              <w:bottom w:w="100" w:type="dxa"/>
              <w:right w:w="100" w:type="dxa"/>
            </w:tcMar>
          </w:tcPr>
          <w:p w14:paraId="3029E2AF" w14:textId="1006C199" w:rsidR="00020B5E" w:rsidRDefault="00020B5E" w:rsidP="00501BAA">
            <w:pPr>
              <w:rPr>
                <w:b/>
                <w:lang w:val="en-US"/>
              </w:rPr>
            </w:pPr>
            <w:r w:rsidRPr="30CBE066">
              <w:rPr>
                <w:b/>
                <w:lang w:val="en-US"/>
              </w:rPr>
              <w:t>Tên Usecase:</w:t>
            </w:r>
            <w:r w:rsidRPr="30CBE066">
              <w:rPr>
                <w:lang w:val="en-US"/>
              </w:rPr>
              <w:t xml:space="preserve"> </w:t>
            </w:r>
            <w:r w:rsidR="002E7BED">
              <w:rPr>
                <w:lang w:val="en-US"/>
              </w:rPr>
              <w:t>Cập nhật số lượng kích cỡ sản phẩm</w:t>
            </w:r>
          </w:p>
        </w:tc>
      </w:tr>
      <w:tr w:rsidR="00020B5E" w14:paraId="62B61559" w14:textId="77777777" w:rsidTr="2AD621CB">
        <w:trPr>
          <w:trHeight w:val="206"/>
        </w:trPr>
        <w:tc>
          <w:tcPr>
            <w:tcW w:w="5000" w:type="pct"/>
            <w:gridSpan w:val="2"/>
            <w:tcMar>
              <w:top w:w="100" w:type="dxa"/>
              <w:left w:w="100" w:type="dxa"/>
              <w:bottom w:w="100" w:type="dxa"/>
              <w:right w:w="100" w:type="dxa"/>
            </w:tcMar>
          </w:tcPr>
          <w:p w14:paraId="200B0B1D" w14:textId="318E0655" w:rsidR="00020B5E" w:rsidRDefault="00020B5E" w:rsidP="00501BAA">
            <w:pPr>
              <w:rPr>
                <w:b/>
                <w:lang w:val="en-US"/>
              </w:rPr>
            </w:pPr>
            <w:r w:rsidRPr="30CBE066">
              <w:rPr>
                <w:b/>
                <w:lang w:val="en-US"/>
              </w:rPr>
              <w:t>Mô tả sơ lược:</w:t>
            </w:r>
            <w:r w:rsidRPr="30CBE066">
              <w:rPr>
                <w:lang w:val="en-US"/>
              </w:rPr>
              <w:t xml:space="preserve"> </w:t>
            </w:r>
            <w:r w:rsidR="00CA21FE" w:rsidRPr="00CA21FE">
              <w:t>Admin trong modal Thêm/Sửa sản phẩm chỉnh sửa trường </w:t>
            </w:r>
            <w:r w:rsidR="00CA21FE" w:rsidRPr="00CA21FE">
              <w:rPr>
                <w:i/>
                <w:iCs/>
              </w:rPr>
              <w:t>tồn kho</w:t>
            </w:r>
            <w:r w:rsidR="00CA21FE" w:rsidRPr="00CA21FE">
              <w:t> của một hoặc nhiều kích cỡ (productSizes) rồi lưu; hệ thống cập nhật các bản ghi ProductSize tương ứng, tính lại tổng tồn kho của sản phẩm và trả về thông tin đã cập nhật.</w:t>
            </w:r>
          </w:p>
        </w:tc>
      </w:tr>
      <w:tr w:rsidR="00020B5E" w14:paraId="75167E23" w14:textId="77777777" w:rsidTr="2AD621CB">
        <w:trPr>
          <w:trHeight w:val="16"/>
        </w:trPr>
        <w:tc>
          <w:tcPr>
            <w:tcW w:w="5000" w:type="pct"/>
            <w:gridSpan w:val="2"/>
            <w:tcMar>
              <w:top w:w="100" w:type="dxa"/>
              <w:left w:w="100" w:type="dxa"/>
              <w:bottom w:w="100" w:type="dxa"/>
              <w:right w:w="100" w:type="dxa"/>
            </w:tcMar>
          </w:tcPr>
          <w:p w14:paraId="7E5DF1E9" w14:textId="6F2D46A4" w:rsidR="00020B5E" w:rsidRDefault="00020B5E" w:rsidP="00501BAA">
            <w:pPr>
              <w:rPr>
                <w:b/>
                <w:lang w:val="en-US"/>
              </w:rPr>
            </w:pPr>
            <w:r w:rsidRPr="30CBE066">
              <w:rPr>
                <w:b/>
                <w:lang w:val="en-US"/>
              </w:rPr>
              <w:t>Actor chính:</w:t>
            </w:r>
            <w:r w:rsidRPr="30CBE066">
              <w:rPr>
                <w:lang w:val="en-US"/>
              </w:rPr>
              <w:t xml:space="preserve"> </w:t>
            </w:r>
            <w:r>
              <w:t>Admin</w:t>
            </w:r>
          </w:p>
        </w:tc>
      </w:tr>
      <w:tr w:rsidR="00020B5E" w14:paraId="31F87A04" w14:textId="77777777" w:rsidTr="2AD621CB">
        <w:trPr>
          <w:trHeight w:val="16"/>
        </w:trPr>
        <w:tc>
          <w:tcPr>
            <w:tcW w:w="5000" w:type="pct"/>
            <w:gridSpan w:val="2"/>
            <w:tcMar>
              <w:top w:w="100" w:type="dxa"/>
              <w:left w:w="100" w:type="dxa"/>
              <w:bottom w:w="100" w:type="dxa"/>
              <w:right w:w="100" w:type="dxa"/>
            </w:tcMar>
          </w:tcPr>
          <w:p w14:paraId="7AF206B6" w14:textId="77777777" w:rsidR="00020B5E" w:rsidRDefault="00020B5E" w:rsidP="00501BAA">
            <w:pPr>
              <w:rPr>
                <w:b/>
                <w:lang w:val="en-US"/>
              </w:rPr>
            </w:pPr>
            <w:r w:rsidRPr="30CBE066">
              <w:rPr>
                <w:b/>
                <w:lang w:val="en-US"/>
              </w:rPr>
              <w:t>Actor phụ:</w:t>
            </w:r>
            <w:r w:rsidRPr="30CBE066">
              <w:rPr>
                <w:lang w:val="en-US"/>
              </w:rPr>
              <w:t xml:space="preserve"> </w:t>
            </w:r>
            <w:r>
              <w:rPr>
                <w:lang w:val="en-US"/>
              </w:rPr>
              <w:t>Không có</w:t>
            </w:r>
          </w:p>
        </w:tc>
      </w:tr>
      <w:tr w:rsidR="00020B5E" w14:paraId="1FE0BAD2" w14:textId="77777777" w:rsidTr="2AD621CB">
        <w:trPr>
          <w:trHeight w:val="16"/>
        </w:trPr>
        <w:tc>
          <w:tcPr>
            <w:tcW w:w="5000" w:type="pct"/>
            <w:gridSpan w:val="2"/>
            <w:tcMar>
              <w:top w:w="100" w:type="dxa"/>
              <w:left w:w="100" w:type="dxa"/>
              <w:bottom w:w="100" w:type="dxa"/>
              <w:right w:w="100" w:type="dxa"/>
            </w:tcMar>
          </w:tcPr>
          <w:p w14:paraId="246DB5B6" w14:textId="1C3FA67B" w:rsidR="00020B5E" w:rsidRDefault="00020B5E" w:rsidP="00501BAA">
            <w:pPr>
              <w:rPr>
                <w:b/>
                <w:lang w:val="en-US"/>
              </w:rPr>
            </w:pPr>
            <w:r w:rsidRPr="30CBE066">
              <w:rPr>
                <w:b/>
                <w:lang w:val="en-US"/>
              </w:rPr>
              <w:t>Tiền điều kiện:</w:t>
            </w:r>
            <w:r w:rsidRPr="30CBE066">
              <w:rPr>
                <w:lang w:val="en-US"/>
              </w:rPr>
              <w:t xml:space="preserve"> </w:t>
            </w:r>
            <w:r w:rsidR="009D044A" w:rsidRPr="009D044A">
              <w:t>Người dùng đã đăng nhập với vai trò Admin; modal Thêm/Sửa sản phẩm đang mở; sản phẩm đã có một hoặc nhiều kích cỡ hiển thị trên form.</w:t>
            </w:r>
          </w:p>
        </w:tc>
      </w:tr>
      <w:tr w:rsidR="00020B5E" w14:paraId="414483E4" w14:textId="77777777" w:rsidTr="2AD621CB">
        <w:trPr>
          <w:trHeight w:val="16"/>
        </w:trPr>
        <w:tc>
          <w:tcPr>
            <w:tcW w:w="5000" w:type="pct"/>
            <w:gridSpan w:val="2"/>
            <w:tcMar>
              <w:top w:w="100" w:type="dxa"/>
              <w:left w:w="100" w:type="dxa"/>
              <w:bottom w:w="100" w:type="dxa"/>
              <w:right w:w="100" w:type="dxa"/>
            </w:tcMar>
          </w:tcPr>
          <w:p w14:paraId="0B6BCA82" w14:textId="45ADE5A5" w:rsidR="00020B5E" w:rsidRDefault="00020B5E" w:rsidP="00501BAA">
            <w:pPr>
              <w:rPr>
                <w:b/>
                <w:lang w:val="en-US"/>
              </w:rPr>
            </w:pPr>
            <w:r w:rsidRPr="30CBE066">
              <w:rPr>
                <w:b/>
                <w:lang w:val="en-US"/>
              </w:rPr>
              <w:t>Hậu điều kiện:</w:t>
            </w:r>
            <w:r w:rsidRPr="30CBE066">
              <w:rPr>
                <w:lang w:val="en-US"/>
              </w:rPr>
              <w:t xml:space="preserve"> </w:t>
            </w:r>
            <w:r w:rsidR="009D044A" w:rsidRPr="009D044A">
              <w:t>Số lượng của các kích cỡ được cập nhật trên máy chủ; tổng tồn kho của sản phẩm được tính lại và giao diện hiển thị thông tin mới.</w:t>
            </w:r>
          </w:p>
        </w:tc>
      </w:tr>
      <w:tr w:rsidR="00020B5E" w14:paraId="04C252E7"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7C84912C" w14:textId="77777777" w:rsidR="00020B5E" w:rsidRPr="00055229" w:rsidRDefault="00020B5E" w:rsidP="00501BAA">
            <w:pPr>
              <w:rPr>
                <w:b/>
                <w:lang w:val="en-US"/>
              </w:rPr>
            </w:pPr>
            <w:r w:rsidRPr="57F0573F">
              <w:rPr>
                <w:b/>
                <w:lang w:val="en-US"/>
              </w:rPr>
              <w:lastRenderedPageBreak/>
              <w:t>Luồng sự kiện chính:</w:t>
            </w:r>
          </w:p>
        </w:tc>
      </w:tr>
      <w:tr w:rsidR="00020B5E" w14:paraId="32B03E6D" w14:textId="77777777" w:rsidTr="2AD621CB">
        <w:trPr>
          <w:trHeight w:val="18"/>
        </w:trPr>
        <w:tc>
          <w:tcPr>
            <w:tcW w:w="2694" w:type="pct"/>
            <w:tcMar>
              <w:top w:w="100" w:type="dxa"/>
              <w:left w:w="100" w:type="dxa"/>
              <w:bottom w:w="100" w:type="dxa"/>
              <w:right w:w="100" w:type="dxa"/>
            </w:tcMar>
          </w:tcPr>
          <w:p w14:paraId="2DF31C98" w14:textId="77777777" w:rsidR="00020B5E" w:rsidRPr="00055229" w:rsidRDefault="00020B5E" w:rsidP="00501BAA">
            <w:pPr>
              <w:jc w:val="center"/>
              <w:rPr>
                <w:b/>
                <w:bCs/>
              </w:rPr>
            </w:pPr>
            <w:r>
              <w:rPr>
                <w:b/>
                <w:bCs/>
              </w:rPr>
              <w:t>Actor</w:t>
            </w:r>
          </w:p>
        </w:tc>
        <w:tc>
          <w:tcPr>
            <w:tcW w:w="2306" w:type="pct"/>
            <w:tcMar>
              <w:top w:w="100" w:type="dxa"/>
              <w:left w:w="100" w:type="dxa"/>
              <w:bottom w:w="100" w:type="dxa"/>
              <w:right w:w="100" w:type="dxa"/>
            </w:tcMar>
          </w:tcPr>
          <w:p w14:paraId="629CC14B" w14:textId="77777777" w:rsidR="00020B5E" w:rsidRPr="00055229" w:rsidRDefault="00020B5E" w:rsidP="00501BAA">
            <w:pPr>
              <w:jc w:val="center"/>
              <w:rPr>
                <w:b/>
                <w:lang w:val="en-US"/>
              </w:rPr>
            </w:pPr>
            <w:r w:rsidRPr="57F0573F">
              <w:rPr>
                <w:b/>
                <w:lang w:val="en-US"/>
              </w:rPr>
              <w:t>Hệ thống</w:t>
            </w:r>
          </w:p>
        </w:tc>
      </w:tr>
      <w:tr w:rsidR="00020B5E" w14:paraId="3994AC03" w14:textId="77777777" w:rsidTr="2AD621CB">
        <w:trPr>
          <w:trHeight w:val="161"/>
        </w:trPr>
        <w:tc>
          <w:tcPr>
            <w:tcW w:w="2694" w:type="pct"/>
            <w:tcMar>
              <w:top w:w="100" w:type="dxa"/>
              <w:left w:w="100" w:type="dxa"/>
              <w:bottom w:w="100" w:type="dxa"/>
              <w:right w:w="100" w:type="dxa"/>
            </w:tcMar>
          </w:tcPr>
          <w:p w14:paraId="2E57AFD2" w14:textId="5F210FC9" w:rsidR="00020B5E" w:rsidRPr="00E10F1B" w:rsidRDefault="009D044A" w:rsidP="00501BAA">
            <w:pPr>
              <w:rPr>
                <w:bCs/>
                <w:lang w:val="en-US"/>
              </w:rPr>
            </w:pPr>
            <w:r w:rsidRPr="009D044A">
              <w:rPr>
                <w:bCs/>
                <w:lang w:val="en-US"/>
              </w:rPr>
              <w:t>1. Admin mở modal Thêm/Sửa sản phẩm và thấy danh sách kích cỡ.</w:t>
            </w:r>
          </w:p>
        </w:tc>
        <w:tc>
          <w:tcPr>
            <w:tcW w:w="2306" w:type="pct"/>
            <w:tcMar>
              <w:top w:w="100" w:type="dxa"/>
              <w:left w:w="100" w:type="dxa"/>
              <w:bottom w:w="100" w:type="dxa"/>
              <w:right w:w="100" w:type="dxa"/>
            </w:tcMar>
          </w:tcPr>
          <w:p w14:paraId="7500C50E" w14:textId="08B5A776" w:rsidR="00020B5E" w:rsidRPr="00E10F1B" w:rsidRDefault="2AD621CB" w:rsidP="00501BAA">
            <w:r w:rsidRPr="2AD621CB">
              <w:rPr>
                <w:lang w:val="en-US"/>
              </w:rPr>
              <w:t>2. Hệ thống hiển thị các dòng kích cỡ (tên, tồn kho) với giá trị hiện tại.</w:t>
            </w:r>
          </w:p>
        </w:tc>
      </w:tr>
      <w:tr w:rsidR="00020B5E" w14:paraId="1684677E" w14:textId="77777777" w:rsidTr="2AD621CB">
        <w:trPr>
          <w:trHeight w:val="16"/>
        </w:trPr>
        <w:tc>
          <w:tcPr>
            <w:tcW w:w="2694" w:type="pct"/>
            <w:tcMar>
              <w:top w:w="100" w:type="dxa"/>
              <w:left w:w="100" w:type="dxa"/>
              <w:bottom w:w="100" w:type="dxa"/>
              <w:right w:w="100" w:type="dxa"/>
            </w:tcMar>
          </w:tcPr>
          <w:p w14:paraId="1797C7BC" w14:textId="48F7FBC8" w:rsidR="00020B5E" w:rsidRPr="00E10F1B" w:rsidRDefault="009D044A" w:rsidP="00501BAA">
            <w:pPr>
              <w:rPr>
                <w:bCs/>
                <w:lang w:val="en-US"/>
              </w:rPr>
            </w:pPr>
            <w:r w:rsidRPr="009D044A">
              <w:rPr>
                <w:bCs/>
                <w:lang w:val="en-US"/>
              </w:rPr>
              <w:t>3. Admin chỉnh sửa trường Tồn kho cho một hoặc nhiều kích cỡ.</w:t>
            </w:r>
          </w:p>
        </w:tc>
        <w:tc>
          <w:tcPr>
            <w:tcW w:w="2306" w:type="pct"/>
            <w:tcMar>
              <w:top w:w="100" w:type="dxa"/>
              <w:left w:w="100" w:type="dxa"/>
              <w:bottom w:w="100" w:type="dxa"/>
              <w:right w:w="100" w:type="dxa"/>
            </w:tcMar>
          </w:tcPr>
          <w:p w14:paraId="34D62634" w14:textId="73E547B2" w:rsidR="00020B5E" w:rsidRPr="00E10F1B" w:rsidRDefault="009D044A" w:rsidP="00501BAA">
            <w:pPr>
              <w:rPr>
                <w:bCs/>
                <w:lang w:val="en-US"/>
              </w:rPr>
            </w:pPr>
            <w:r w:rsidRPr="009D044A">
              <w:rPr>
                <w:bCs/>
                <w:lang w:val="en-US"/>
              </w:rPr>
              <w:t>4. Hệ thống cập nhật state local trên form để giữ các giá trị mới.</w:t>
            </w:r>
          </w:p>
        </w:tc>
      </w:tr>
      <w:tr w:rsidR="00020B5E" w14:paraId="25CF92EA" w14:textId="77777777" w:rsidTr="2AD621CB">
        <w:trPr>
          <w:trHeight w:val="16"/>
        </w:trPr>
        <w:tc>
          <w:tcPr>
            <w:tcW w:w="2694" w:type="pct"/>
            <w:tcMar>
              <w:top w:w="100" w:type="dxa"/>
              <w:left w:w="100" w:type="dxa"/>
              <w:bottom w:w="100" w:type="dxa"/>
              <w:right w:w="100" w:type="dxa"/>
            </w:tcMar>
          </w:tcPr>
          <w:p w14:paraId="70831500" w14:textId="13F1E115" w:rsidR="00020B5E" w:rsidRPr="00E10F1B" w:rsidRDefault="2AD621CB" w:rsidP="00501BAA">
            <w:r w:rsidRPr="2AD621CB">
              <w:rPr>
                <w:lang w:val="en-US"/>
              </w:rPr>
              <w:t>5. Admin bấm Lưu.</w:t>
            </w:r>
          </w:p>
        </w:tc>
        <w:tc>
          <w:tcPr>
            <w:tcW w:w="2306" w:type="pct"/>
            <w:tcMar>
              <w:top w:w="100" w:type="dxa"/>
              <w:left w:w="100" w:type="dxa"/>
              <w:bottom w:w="100" w:type="dxa"/>
              <w:right w:w="100" w:type="dxa"/>
            </w:tcMar>
          </w:tcPr>
          <w:p w14:paraId="6FC9A519" w14:textId="4D2ED2DC" w:rsidR="00020B5E" w:rsidRPr="00E10F1B" w:rsidRDefault="2AD621CB" w:rsidP="00501BAA">
            <w:r w:rsidRPr="2AD621CB">
              <w:rPr>
                <w:lang w:val="en-US"/>
              </w:rPr>
              <w:t>6. Hệ thống kiểm tra hợp lệ và gửi PATCH /api/products/{id} kèm payload chứa mảng productSizes (id, name?, inStock) và token.</w:t>
            </w:r>
          </w:p>
        </w:tc>
      </w:tr>
      <w:tr w:rsidR="00020B5E" w14:paraId="6E8B4F6E" w14:textId="77777777" w:rsidTr="2AD621CB">
        <w:trPr>
          <w:trHeight w:val="16"/>
        </w:trPr>
        <w:tc>
          <w:tcPr>
            <w:tcW w:w="2694" w:type="pct"/>
            <w:tcMar>
              <w:top w:w="100" w:type="dxa"/>
              <w:left w:w="100" w:type="dxa"/>
              <w:bottom w:w="100" w:type="dxa"/>
              <w:right w:w="100" w:type="dxa"/>
            </w:tcMar>
          </w:tcPr>
          <w:p w14:paraId="2743E4F7" w14:textId="77777777" w:rsidR="00020B5E" w:rsidRPr="00E10F1B" w:rsidRDefault="00020B5E" w:rsidP="00501BAA">
            <w:pPr>
              <w:rPr>
                <w:bCs/>
              </w:rPr>
            </w:pPr>
          </w:p>
        </w:tc>
        <w:tc>
          <w:tcPr>
            <w:tcW w:w="2306" w:type="pct"/>
            <w:tcMar>
              <w:top w:w="100" w:type="dxa"/>
              <w:left w:w="100" w:type="dxa"/>
              <w:bottom w:w="100" w:type="dxa"/>
              <w:right w:w="100" w:type="dxa"/>
            </w:tcMar>
          </w:tcPr>
          <w:p w14:paraId="72B395EB" w14:textId="179748FB" w:rsidR="00020B5E" w:rsidRPr="003A2567" w:rsidRDefault="2AD621CB" w:rsidP="00501BAA">
            <w:r w:rsidRPr="2AD621CB">
              <w:rPr>
                <w:lang w:val="en-US"/>
              </w:rPr>
              <w:t>7. Máy chủ tìm product, ánh xạ và đồng bộ collection sizes (partialUpdate), cập nhật các ProductSize có id tương ứng, tính lại tổng tồn kho bằng recalculateProductInStock() và lưu product.</w:t>
            </w:r>
          </w:p>
        </w:tc>
      </w:tr>
      <w:tr w:rsidR="00020B5E" w14:paraId="1D2CDF93" w14:textId="77777777" w:rsidTr="2AD621CB">
        <w:trPr>
          <w:trHeight w:val="16"/>
        </w:trPr>
        <w:tc>
          <w:tcPr>
            <w:tcW w:w="2694" w:type="pct"/>
            <w:tcMar>
              <w:top w:w="100" w:type="dxa"/>
              <w:left w:w="100" w:type="dxa"/>
              <w:bottom w:w="100" w:type="dxa"/>
              <w:right w:w="100" w:type="dxa"/>
            </w:tcMar>
          </w:tcPr>
          <w:p w14:paraId="717320ED" w14:textId="77777777" w:rsidR="00020B5E" w:rsidRPr="00E10F1B" w:rsidRDefault="00020B5E" w:rsidP="00501BAA">
            <w:pPr>
              <w:rPr>
                <w:bCs/>
              </w:rPr>
            </w:pPr>
          </w:p>
        </w:tc>
        <w:tc>
          <w:tcPr>
            <w:tcW w:w="2306" w:type="pct"/>
            <w:tcMar>
              <w:top w:w="100" w:type="dxa"/>
              <w:left w:w="100" w:type="dxa"/>
              <w:bottom w:w="100" w:type="dxa"/>
              <w:right w:w="100" w:type="dxa"/>
            </w:tcMar>
          </w:tcPr>
          <w:p w14:paraId="68C30893" w14:textId="58B7CFBB" w:rsidR="00020B5E" w:rsidRPr="003A2567" w:rsidRDefault="2AD621CB" w:rsidP="00501BAA">
            <w:r w:rsidRPr="2AD621CB">
              <w:rPr>
                <w:lang w:val="en-US"/>
              </w:rPr>
              <w:t>8. Máy chủ trả về ProductResponse đã cập nhật; client đóng modal và cập nhật danh sách/chi tiết sản phẩm trên giao diện.</w:t>
            </w:r>
          </w:p>
        </w:tc>
      </w:tr>
      <w:tr w:rsidR="00020B5E" w14:paraId="07CA97FA"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5D89BAA8" w14:textId="77777777" w:rsidR="00020B5E" w:rsidRDefault="00020B5E" w:rsidP="00501BAA">
            <w:r w:rsidRPr="57F0573F">
              <w:rPr>
                <w:b/>
                <w:lang w:val="en-US"/>
              </w:rPr>
              <w:t>Luồng sự kiện thay thế:</w:t>
            </w:r>
          </w:p>
        </w:tc>
      </w:tr>
      <w:tr w:rsidR="00020B5E" w14:paraId="10C9AD87" w14:textId="77777777" w:rsidTr="2AD621CB">
        <w:trPr>
          <w:trHeight w:val="16"/>
        </w:trPr>
        <w:tc>
          <w:tcPr>
            <w:tcW w:w="2694" w:type="pct"/>
            <w:tcMar>
              <w:top w:w="100" w:type="dxa"/>
              <w:left w:w="100" w:type="dxa"/>
              <w:bottom w:w="100" w:type="dxa"/>
              <w:right w:w="100" w:type="dxa"/>
            </w:tcMar>
          </w:tcPr>
          <w:p w14:paraId="0234F63D" w14:textId="77777777" w:rsidR="00020B5E" w:rsidRPr="00055229" w:rsidRDefault="00020B5E" w:rsidP="00501BAA"/>
        </w:tc>
        <w:tc>
          <w:tcPr>
            <w:tcW w:w="2306" w:type="pct"/>
            <w:tcMar>
              <w:top w:w="20" w:type="dxa"/>
              <w:left w:w="20" w:type="dxa"/>
              <w:bottom w:w="20" w:type="dxa"/>
              <w:right w:w="20" w:type="dxa"/>
            </w:tcMar>
          </w:tcPr>
          <w:p w14:paraId="44D74047" w14:textId="3C6AAE15" w:rsidR="00020B5E" w:rsidRPr="00055229" w:rsidRDefault="2AD621CB" w:rsidP="00501BAA">
            <w:r w:rsidRPr="2AD621CB">
              <w:rPr>
                <w:lang w:val="en-US"/>
              </w:rPr>
              <w:t>6.1. Dữ liệu không hợp lệ (ví dụ inStock âm).</w:t>
            </w:r>
          </w:p>
        </w:tc>
      </w:tr>
      <w:tr w:rsidR="00020B5E" w14:paraId="2424209B" w14:textId="77777777" w:rsidTr="2AD621CB">
        <w:trPr>
          <w:trHeight w:val="16"/>
        </w:trPr>
        <w:tc>
          <w:tcPr>
            <w:tcW w:w="2694" w:type="pct"/>
            <w:tcMar>
              <w:top w:w="100" w:type="dxa"/>
              <w:left w:w="100" w:type="dxa"/>
              <w:bottom w:w="100" w:type="dxa"/>
              <w:right w:w="100" w:type="dxa"/>
            </w:tcMar>
          </w:tcPr>
          <w:p w14:paraId="2412D455" w14:textId="77777777" w:rsidR="00020B5E" w:rsidRPr="00055229" w:rsidRDefault="00020B5E" w:rsidP="00501BAA"/>
        </w:tc>
        <w:tc>
          <w:tcPr>
            <w:tcW w:w="2306" w:type="pct"/>
            <w:tcMar>
              <w:top w:w="20" w:type="dxa"/>
              <w:left w:w="20" w:type="dxa"/>
              <w:bottom w:w="20" w:type="dxa"/>
              <w:right w:w="20" w:type="dxa"/>
            </w:tcMar>
          </w:tcPr>
          <w:p w14:paraId="016894E1" w14:textId="0A683321" w:rsidR="00020B5E" w:rsidRPr="004F0592" w:rsidRDefault="2AD621CB" w:rsidP="00501BAA">
            <w:r w:rsidRPr="2AD621CB">
              <w:rPr>
                <w:lang w:val="en-US"/>
              </w:rPr>
              <w:t>6.2. Hệ thống hiển thị lỗi hợp lệ trên form và không gửi yêu cầu tới máy chủ.</w:t>
            </w:r>
          </w:p>
        </w:tc>
      </w:tr>
      <w:tr w:rsidR="00020B5E" w14:paraId="08489F3B"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6DF26CE6" w14:textId="77777777" w:rsidR="00020B5E" w:rsidRPr="00055229" w:rsidRDefault="00020B5E" w:rsidP="00501BAA">
            <w:r w:rsidRPr="57F0573F">
              <w:rPr>
                <w:b/>
                <w:lang w:val="en-US"/>
              </w:rPr>
              <w:t>Luồng sự kiện ngoại lệ:</w:t>
            </w:r>
          </w:p>
        </w:tc>
      </w:tr>
      <w:tr w:rsidR="00020B5E" w14:paraId="7386E0B8" w14:textId="77777777" w:rsidTr="2AD621CB">
        <w:trPr>
          <w:trHeight w:val="18"/>
        </w:trPr>
        <w:tc>
          <w:tcPr>
            <w:tcW w:w="2694" w:type="pct"/>
            <w:tcMar>
              <w:top w:w="100" w:type="dxa"/>
              <w:left w:w="100" w:type="dxa"/>
              <w:bottom w:w="100" w:type="dxa"/>
              <w:right w:w="100" w:type="dxa"/>
            </w:tcMar>
          </w:tcPr>
          <w:p w14:paraId="65114EA8" w14:textId="77777777" w:rsidR="00020B5E" w:rsidRDefault="00020B5E" w:rsidP="00501BAA"/>
        </w:tc>
        <w:tc>
          <w:tcPr>
            <w:tcW w:w="2306" w:type="pct"/>
            <w:tcMar>
              <w:top w:w="20" w:type="dxa"/>
              <w:left w:w="20" w:type="dxa"/>
              <w:bottom w:w="20" w:type="dxa"/>
              <w:right w:w="20" w:type="dxa"/>
            </w:tcMar>
          </w:tcPr>
          <w:p w14:paraId="64037405" w14:textId="379F3A0B" w:rsidR="00020B5E" w:rsidRPr="00055229" w:rsidRDefault="2AD621CB" w:rsidP="00501BAA">
            <w:r w:rsidRPr="2AD621CB">
              <w:rPr>
                <w:lang w:val="en-US"/>
              </w:rPr>
              <w:t>7.1. Khi lưu, máy chủ không tìm thấy product hoặc productSize (404) hoặc lỗi khi lưu.</w:t>
            </w:r>
          </w:p>
        </w:tc>
      </w:tr>
      <w:tr w:rsidR="00EB3BF2" w14:paraId="0C232B1E" w14:textId="77777777" w:rsidTr="2AD621CB">
        <w:trPr>
          <w:trHeight w:val="18"/>
        </w:trPr>
        <w:tc>
          <w:tcPr>
            <w:tcW w:w="2694" w:type="pct"/>
            <w:tcMar>
              <w:top w:w="100" w:type="dxa"/>
              <w:left w:w="100" w:type="dxa"/>
              <w:bottom w:w="100" w:type="dxa"/>
              <w:right w:w="100" w:type="dxa"/>
            </w:tcMar>
          </w:tcPr>
          <w:p w14:paraId="61F2E105" w14:textId="77777777" w:rsidR="00EB3BF2" w:rsidRDefault="00EB3BF2" w:rsidP="00501BAA"/>
        </w:tc>
        <w:tc>
          <w:tcPr>
            <w:tcW w:w="2306" w:type="pct"/>
            <w:tcMar>
              <w:top w:w="20" w:type="dxa"/>
              <w:left w:w="20" w:type="dxa"/>
              <w:bottom w:w="20" w:type="dxa"/>
              <w:right w:w="20" w:type="dxa"/>
            </w:tcMar>
          </w:tcPr>
          <w:p w14:paraId="3DAF60D9" w14:textId="71AE175A" w:rsidR="00EB3BF2" w:rsidRPr="00EB3BF2" w:rsidRDefault="2AD621CB" w:rsidP="00501BAA">
            <w:r w:rsidRPr="2AD621CB">
              <w:rPr>
                <w:lang w:val="en-US"/>
              </w:rPr>
              <w:t>7.2. Máy chủ trả lỗi; client hiển thị thông báo lỗi và giữ modal mở để Admin sửa hoặc thử lại.</w:t>
            </w:r>
          </w:p>
        </w:tc>
      </w:tr>
    </w:tbl>
    <w:p w14:paraId="1867EB2E" w14:textId="77777777" w:rsidR="00020B5E" w:rsidRPr="00126AC3" w:rsidRDefault="00020B5E" w:rsidP="00020B5E">
      <w:pPr>
        <w:pStyle w:val="ListParagraph"/>
        <w:numPr>
          <w:ilvl w:val="0"/>
          <w:numId w:val="100"/>
        </w:numPr>
        <w:rPr>
          <w:lang w:val="en-US"/>
        </w:rPr>
      </w:pPr>
      <w:r w:rsidRPr="00126AC3">
        <w:rPr>
          <w:lang w:val="en-US"/>
        </w:rPr>
        <w:t>Activity Diagram:</w:t>
      </w:r>
    </w:p>
    <w:p w14:paraId="65B612C2" w14:textId="00E22477" w:rsidR="00020B5E" w:rsidRPr="008A3DEF" w:rsidRDefault="00EB3BF2" w:rsidP="00020B5E">
      <w:pPr>
        <w:rPr>
          <w:lang w:val="en-US"/>
        </w:rPr>
      </w:pPr>
      <w:r>
        <w:rPr>
          <w:noProof/>
        </w:rPr>
        <w:drawing>
          <wp:inline distT="0" distB="0" distL="0" distR="0" wp14:anchorId="2A6F9AC2" wp14:editId="5CEC4827">
            <wp:extent cx="5732145" cy="3440430"/>
            <wp:effectExtent l="0" t="0" r="1905" b="7620"/>
            <wp:docPr id="48" name="Picture 4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2145" cy="3440430"/>
                    </a:xfrm>
                    <a:prstGeom prst="rect">
                      <a:avLst/>
                    </a:prstGeom>
                    <a:noFill/>
                    <a:ln>
                      <a:noFill/>
                    </a:ln>
                  </pic:spPr>
                </pic:pic>
              </a:graphicData>
            </a:graphic>
          </wp:inline>
        </w:drawing>
      </w:r>
    </w:p>
    <w:p w14:paraId="14FA8E85" w14:textId="77777777" w:rsidR="00020B5E" w:rsidRPr="00126AC3" w:rsidRDefault="00020B5E" w:rsidP="00020B5E">
      <w:pPr>
        <w:pStyle w:val="ListParagraph"/>
        <w:numPr>
          <w:ilvl w:val="0"/>
          <w:numId w:val="100"/>
        </w:numPr>
        <w:rPr>
          <w:lang w:val="en-US"/>
        </w:rPr>
      </w:pPr>
      <w:r w:rsidRPr="00126AC3">
        <w:rPr>
          <w:lang w:val="en-US"/>
        </w:rPr>
        <w:t>Sequence Diagram:</w:t>
      </w:r>
    </w:p>
    <w:p w14:paraId="6B3A4953" w14:textId="1B352EA0" w:rsidR="00020B5E" w:rsidRPr="00126AC3" w:rsidRDefault="000768C0" w:rsidP="00020B5E">
      <w:pPr>
        <w:rPr>
          <w:lang w:val="en-US"/>
        </w:rPr>
      </w:pPr>
      <w:r>
        <w:rPr>
          <w:noProof/>
        </w:rPr>
        <w:lastRenderedPageBreak/>
        <w:drawing>
          <wp:inline distT="0" distB="0" distL="0" distR="0" wp14:anchorId="3EFBD5C8" wp14:editId="7ACB1B85">
            <wp:extent cx="5732145" cy="2930525"/>
            <wp:effectExtent l="0" t="0" r="1905" b="3175"/>
            <wp:docPr id="51" name="Picture 5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ntUML diagram"/>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32145" cy="2930525"/>
                    </a:xfrm>
                    <a:prstGeom prst="rect">
                      <a:avLst/>
                    </a:prstGeom>
                    <a:noFill/>
                    <a:ln>
                      <a:noFill/>
                    </a:ln>
                  </pic:spPr>
                </pic:pic>
              </a:graphicData>
            </a:graphic>
          </wp:inline>
        </w:drawing>
      </w:r>
    </w:p>
    <w:p w14:paraId="048DDC9D" w14:textId="77777777" w:rsidR="00020B5E" w:rsidRPr="00020B5E" w:rsidRDefault="00020B5E" w:rsidP="00020B5E">
      <w:pPr>
        <w:rPr>
          <w:lang w:val="en-US"/>
        </w:rPr>
      </w:pPr>
    </w:p>
    <w:p w14:paraId="7FF79D8E" w14:textId="29ECA125" w:rsidR="007807E9" w:rsidRDefault="007807E9" w:rsidP="00270EB6">
      <w:pPr>
        <w:pStyle w:val="Heading3"/>
        <w:rPr>
          <w:lang w:val="en-US"/>
        </w:rPr>
      </w:pPr>
      <w:r w:rsidRPr="007807E9">
        <w:rPr>
          <w:lang w:val="en-US"/>
        </w:rPr>
        <w:t>A-14</w:t>
      </w:r>
      <w:r w:rsidR="00B7017A">
        <w:rPr>
          <w:lang w:val="en-US"/>
        </w:rPr>
        <w:t>_</w:t>
      </w:r>
      <w:r w:rsidRPr="007807E9">
        <w:rPr>
          <w:lang w:val="en-US"/>
        </w:rPr>
        <w:t xml:space="preserve">Xóa </w:t>
      </w:r>
      <w:r w:rsidR="00680785">
        <w:rPr>
          <w:lang w:val="en-US"/>
        </w:rPr>
        <w:t>kích cỡ</w:t>
      </w:r>
      <w:r w:rsidRPr="007807E9">
        <w:rPr>
          <w:lang w:val="en-US"/>
        </w:rPr>
        <w:t xml:space="preserve"> sản phẩm</w:t>
      </w:r>
    </w:p>
    <w:p w14:paraId="625A4801" w14:textId="77777777" w:rsidR="00020B5E" w:rsidRPr="00126AC3" w:rsidRDefault="00020B5E" w:rsidP="00020B5E">
      <w:pPr>
        <w:pStyle w:val="ListParagraph"/>
        <w:numPr>
          <w:ilvl w:val="0"/>
          <w:numId w:val="101"/>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858"/>
        <w:gridCol w:w="4159"/>
      </w:tblGrid>
      <w:tr w:rsidR="00020B5E" w14:paraId="74BB65DA" w14:textId="77777777" w:rsidTr="2AD621CB">
        <w:trPr>
          <w:trHeight w:val="113"/>
        </w:trPr>
        <w:tc>
          <w:tcPr>
            <w:tcW w:w="5000" w:type="pct"/>
            <w:gridSpan w:val="2"/>
            <w:tcMar>
              <w:top w:w="100" w:type="dxa"/>
              <w:left w:w="100" w:type="dxa"/>
              <w:bottom w:w="100" w:type="dxa"/>
              <w:right w:w="100" w:type="dxa"/>
            </w:tcMar>
          </w:tcPr>
          <w:p w14:paraId="3C892774" w14:textId="004B4FC2" w:rsidR="00020B5E" w:rsidRDefault="00020B5E" w:rsidP="00501BAA">
            <w:r w:rsidRPr="00782410">
              <w:rPr>
                <w:b/>
                <w:bCs/>
              </w:rPr>
              <w:t>UCID:</w:t>
            </w:r>
            <w:r>
              <w:t xml:space="preserve"> A-</w:t>
            </w:r>
            <w:r w:rsidR="002E7BED">
              <w:t>14</w:t>
            </w:r>
          </w:p>
        </w:tc>
      </w:tr>
      <w:tr w:rsidR="00020B5E" w14:paraId="1E2482AA" w14:textId="77777777" w:rsidTr="2AD621CB">
        <w:trPr>
          <w:trHeight w:val="113"/>
        </w:trPr>
        <w:tc>
          <w:tcPr>
            <w:tcW w:w="5000" w:type="pct"/>
            <w:gridSpan w:val="2"/>
            <w:tcMar>
              <w:top w:w="100" w:type="dxa"/>
              <w:left w:w="100" w:type="dxa"/>
              <w:bottom w:w="100" w:type="dxa"/>
              <w:right w:w="100" w:type="dxa"/>
            </w:tcMar>
          </w:tcPr>
          <w:p w14:paraId="543F5ECB" w14:textId="59619A6E" w:rsidR="00020B5E" w:rsidRDefault="00020B5E" w:rsidP="00501BAA">
            <w:pPr>
              <w:rPr>
                <w:b/>
                <w:lang w:val="en-US"/>
              </w:rPr>
            </w:pPr>
            <w:r w:rsidRPr="30CBE066">
              <w:rPr>
                <w:b/>
                <w:lang w:val="en-US"/>
              </w:rPr>
              <w:t>Tên Usecase:</w:t>
            </w:r>
            <w:r w:rsidRPr="30CBE066">
              <w:rPr>
                <w:lang w:val="en-US"/>
              </w:rPr>
              <w:t xml:space="preserve"> </w:t>
            </w:r>
            <w:r w:rsidR="002E7BED">
              <w:rPr>
                <w:lang w:val="en-US"/>
              </w:rPr>
              <w:t>Xóa kích cỡ sản phẩm</w:t>
            </w:r>
          </w:p>
        </w:tc>
      </w:tr>
      <w:tr w:rsidR="00020B5E" w14:paraId="437C29F9" w14:textId="77777777" w:rsidTr="2AD621CB">
        <w:trPr>
          <w:trHeight w:val="206"/>
        </w:trPr>
        <w:tc>
          <w:tcPr>
            <w:tcW w:w="5000" w:type="pct"/>
            <w:gridSpan w:val="2"/>
            <w:tcMar>
              <w:top w:w="100" w:type="dxa"/>
              <w:left w:w="100" w:type="dxa"/>
              <w:bottom w:w="100" w:type="dxa"/>
              <w:right w:w="100" w:type="dxa"/>
            </w:tcMar>
          </w:tcPr>
          <w:p w14:paraId="79B58354" w14:textId="5987C056" w:rsidR="00020B5E" w:rsidRDefault="00020B5E" w:rsidP="00501BAA">
            <w:pPr>
              <w:rPr>
                <w:b/>
                <w:lang w:val="en-US"/>
              </w:rPr>
            </w:pPr>
            <w:r w:rsidRPr="30CBE066">
              <w:rPr>
                <w:b/>
                <w:lang w:val="en-US"/>
              </w:rPr>
              <w:t>Mô tả sơ lược:</w:t>
            </w:r>
            <w:r w:rsidRPr="30CBE066">
              <w:rPr>
                <w:lang w:val="en-US"/>
              </w:rPr>
              <w:t xml:space="preserve"> </w:t>
            </w:r>
            <w:r w:rsidR="006B13C9" w:rsidRPr="006B13C9">
              <w:t>Admin trong modal Thêm/Sửa sản phẩm xóa một dòng kích cỡ (size) khỏi form; khi lưu, hệ thống đồng bộ thay đổi lên máy chủ (xóa bản ghi ProductSize nếu đã tồn tại) và tính lại tổng tồn kho.</w:t>
            </w:r>
          </w:p>
        </w:tc>
      </w:tr>
      <w:tr w:rsidR="00020B5E" w14:paraId="2A9F7BAF" w14:textId="77777777" w:rsidTr="2AD621CB">
        <w:trPr>
          <w:trHeight w:val="16"/>
        </w:trPr>
        <w:tc>
          <w:tcPr>
            <w:tcW w:w="5000" w:type="pct"/>
            <w:gridSpan w:val="2"/>
            <w:tcMar>
              <w:top w:w="100" w:type="dxa"/>
              <w:left w:w="100" w:type="dxa"/>
              <w:bottom w:w="100" w:type="dxa"/>
              <w:right w:w="100" w:type="dxa"/>
            </w:tcMar>
          </w:tcPr>
          <w:p w14:paraId="0D63040F" w14:textId="75FB44A5" w:rsidR="00020B5E" w:rsidRDefault="00020B5E" w:rsidP="00501BAA">
            <w:pPr>
              <w:rPr>
                <w:b/>
                <w:lang w:val="en-US"/>
              </w:rPr>
            </w:pPr>
            <w:r w:rsidRPr="30CBE066">
              <w:rPr>
                <w:b/>
                <w:lang w:val="en-US"/>
              </w:rPr>
              <w:t>Actor chính:</w:t>
            </w:r>
            <w:r w:rsidRPr="30CBE066">
              <w:rPr>
                <w:lang w:val="en-US"/>
              </w:rPr>
              <w:t xml:space="preserve"> </w:t>
            </w:r>
            <w:r>
              <w:t>Admin</w:t>
            </w:r>
          </w:p>
        </w:tc>
      </w:tr>
      <w:tr w:rsidR="00020B5E" w14:paraId="39FCE9AC" w14:textId="77777777" w:rsidTr="2AD621CB">
        <w:trPr>
          <w:trHeight w:val="16"/>
        </w:trPr>
        <w:tc>
          <w:tcPr>
            <w:tcW w:w="5000" w:type="pct"/>
            <w:gridSpan w:val="2"/>
            <w:tcMar>
              <w:top w:w="100" w:type="dxa"/>
              <w:left w:w="100" w:type="dxa"/>
              <w:bottom w:w="100" w:type="dxa"/>
              <w:right w:w="100" w:type="dxa"/>
            </w:tcMar>
          </w:tcPr>
          <w:p w14:paraId="43589FF2" w14:textId="77777777" w:rsidR="00020B5E" w:rsidRDefault="00020B5E" w:rsidP="00501BAA">
            <w:pPr>
              <w:rPr>
                <w:b/>
                <w:lang w:val="en-US"/>
              </w:rPr>
            </w:pPr>
            <w:r w:rsidRPr="30CBE066">
              <w:rPr>
                <w:b/>
                <w:lang w:val="en-US"/>
              </w:rPr>
              <w:t>Actor phụ:</w:t>
            </w:r>
            <w:r w:rsidRPr="30CBE066">
              <w:rPr>
                <w:lang w:val="en-US"/>
              </w:rPr>
              <w:t xml:space="preserve"> </w:t>
            </w:r>
            <w:r>
              <w:rPr>
                <w:lang w:val="en-US"/>
              </w:rPr>
              <w:t>Không có</w:t>
            </w:r>
          </w:p>
        </w:tc>
      </w:tr>
      <w:tr w:rsidR="00020B5E" w14:paraId="4709BA66" w14:textId="77777777" w:rsidTr="2AD621CB">
        <w:trPr>
          <w:trHeight w:val="16"/>
        </w:trPr>
        <w:tc>
          <w:tcPr>
            <w:tcW w:w="5000" w:type="pct"/>
            <w:gridSpan w:val="2"/>
            <w:tcMar>
              <w:top w:w="100" w:type="dxa"/>
              <w:left w:w="100" w:type="dxa"/>
              <w:bottom w:w="100" w:type="dxa"/>
              <w:right w:w="100" w:type="dxa"/>
            </w:tcMar>
          </w:tcPr>
          <w:p w14:paraId="369D2E65" w14:textId="3232A469" w:rsidR="00020B5E" w:rsidRDefault="00020B5E" w:rsidP="00501BAA">
            <w:pPr>
              <w:rPr>
                <w:b/>
                <w:lang w:val="en-US"/>
              </w:rPr>
            </w:pPr>
            <w:r w:rsidRPr="30CBE066">
              <w:rPr>
                <w:b/>
                <w:lang w:val="en-US"/>
              </w:rPr>
              <w:t>Tiền điều kiện:</w:t>
            </w:r>
            <w:r w:rsidRPr="30CBE066">
              <w:rPr>
                <w:lang w:val="en-US"/>
              </w:rPr>
              <w:t xml:space="preserve"> </w:t>
            </w:r>
            <w:r w:rsidR="006B13C9" w:rsidRPr="006B13C9">
              <w:t>Người dùng đã đăng nhập với vai trò Admin; modal Thêm/Sửa sản phẩm đang mở và có ít nhất một kích cỡ hiển thị.</w:t>
            </w:r>
          </w:p>
        </w:tc>
      </w:tr>
      <w:tr w:rsidR="00020B5E" w14:paraId="5B99902C" w14:textId="77777777" w:rsidTr="2AD621CB">
        <w:trPr>
          <w:trHeight w:val="16"/>
        </w:trPr>
        <w:tc>
          <w:tcPr>
            <w:tcW w:w="5000" w:type="pct"/>
            <w:gridSpan w:val="2"/>
            <w:tcMar>
              <w:top w:w="100" w:type="dxa"/>
              <w:left w:w="100" w:type="dxa"/>
              <w:bottom w:w="100" w:type="dxa"/>
              <w:right w:w="100" w:type="dxa"/>
            </w:tcMar>
          </w:tcPr>
          <w:p w14:paraId="5B40AF7F" w14:textId="2A34FE28" w:rsidR="00020B5E" w:rsidRDefault="00020B5E" w:rsidP="00501BAA">
            <w:pPr>
              <w:rPr>
                <w:b/>
                <w:lang w:val="en-US"/>
              </w:rPr>
            </w:pPr>
            <w:r w:rsidRPr="30CBE066">
              <w:rPr>
                <w:b/>
                <w:lang w:val="en-US"/>
              </w:rPr>
              <w:t>Hậu điều kiện:</w:t>
            </w:r>
            <w:r w:rsidRPr="30CBE066">
              <w:rPr>
                <w:lang w:val="en-US"/>
              </w:rPr>
              <w:t xml:space="preserve"> </w:t>
            </w:r>
            <w:r w:rsidR="006B13C9" w:rsidRPr="006B13C9">
              <w:t>Dòng kích cỡ bị loại khỏi form; khi lưu thành công, bản ghi ProductSize tương ứng bị xóa trên máy chủ (nếu trước đó đã tồn tại) và tổng tồn kho của sản phẩm được cập nhật.</w:t>
            </w:r>
          </w:p>
        </w:tc>
      </w:tr>
      <w:tr w:rsidR="00020B5E" w14:paraId="130C1D7A"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2D3CDD8C" w14:textId="77777777" w:rsidR="00020B5E" w:rsidRPr="00055229" w:rsidRDefault="00020B5E" w:rsidP="00501BAA">
            <w:pPr>
              <w:rPr>
                <w:b/>
                <w:lang w:val="en-US"/>
              </w:rPr>
            </w:pPr>
            <w:r w:rsidRPr="57F0573F">
              <w:rPr>
                <w:b/>
                <w:lang w:val="en-US"/>
              </w:rPr>
              <w:t>Luồng sự kiện chính:</w:t>
            </w:r>
          </w:p>
        </w:tc>
      </w:tr>
      <w:tr w:rsidR="00020B5E" w14:paraId="0141B77E" w14:textId="77777777" w:rsidTr="2AD621CB">
        <w:trPr>
          <w:trHeight w:val="18"/>
        </w:trPr>
        <w:tc>
          <w:tcPr>
            <w:tcW w:w="2694" w:type="pct"/>
            <w:tcMar>
              <w:top w:w="100" w:type="dxa"/>
              <w:left w:w="100" w:type="dxa"/>
              <w:bottom w:w="100" w:type="dxa"/>
              <w:right w:w="100" w:type="dxa"/>
            </w:tcMar>
          </w:tcPr>
          <w:p w14:paraId="52D38E16" w14:textId="77777777" w:rsidR="00020B5E" w:rsidRPr="00055229" w:rsidRDefault="00020B5E" w:rsidP="00501BAA">
            <w:pPr>
              <w:jc w:val="center"/>
              <w:rPr>
                <w:b/>
                <w:bCs/>
              </w:rPr>
            </w:pPr>
            <w:r>
              <w:rPr>
                <w:b/>
                <w:bCs/>
              </w:rPr>
              <w:lastRenderedPageBreak/>
              <w:t>Actor</w:t>
            </w:r>
          </w:p>
        </w:tc>
        <w:tc>
          <w:tcPr>
            <w:tcW w:w="2306" w:type="pct"/>
            <w:tcMar>
              <w:top w:w="100" w:type="dxa"/>
              <w:left w:w="100" w:type="dxa"/>
              <w:bottom w:w="100" w:type="dxa"/>
              <w:right w:w="100" w:type="dxa"/>
            </w:tcMar>
          </w:tcPr>
          <w:p w14:paraId="18FEC7BF" w14:textId="77777777" w:rsidR="00020B5E" w:rsidRPr="00055229" w:rsidRDefault="00020B5E" w:rsidP="00501BAA">
            <w:pPr>
              <w:jc w:val="center"/>
              <w:rPr>
                <w:b/>
                <w:lang w:val="en-US"/>
              </w:rPr>
            </w:pPr>
            <w:r w:rsidRPr="57F0573F">
              <w:rPr>
                <w:b/>
                <w:lang w:val="en-US"/>
              </w:rPr>
              <w:t>Hệ thống</w:t>
            </w:r>
          </w:p>
        </w:tc>
      </w:tr>
      <w:tr w:rsidR="00020B5E" w14:paraId="00E429BB" w14:textId="77777777" w:rsidTr="2AD621CB">
        <w:trPr>
          <w:trHeight w:val="161"/>
        </w:trPr>
        <w:tc>
          <w:tcPr>
            <w:tcW w:w="2694" w:type="pct"/>
            <w:tcMar>
              <w:top w:w="100" w:type="dxa"/>
              <w:left w:w="100" w:type="dxa"/>
              <w:bottom w:w="100" w:type="dxa"/>
              <w:right w:w="100" w:type="dxa"/>
            </w:tcMar>
          </w:tcPr>
          <w:p w14:paraId="51290CBA" w14:textId="2FC45C7A" w:rsidR="00020B5E" w:rsidRPr="00E10F1B" w:rsidRDefault="00C74715" w:rsidP="00501BAA">
            <w:pPr>
              <w:rPr>
                <w:bCs/>
                <w:lang w:val="en-US"/>
              </w:rPr>
            </w:pPr>
            <w:r w:rsidRPr="00C74715">
              <w:rPr>
                <w:bCs/>
                <w:lang w:val="en-US"/>
              </w:rPr>
              <w:t>1. Admin mở modal Thêm/Sửa sản phẩm.</w:t>
            </w:r>
          </w:p>
        </w:tc>
        <w:tc>
          <w:tcPr>
            <w:tcW w:w="2306" w:type="pct"/>
            <w:tcMar>
              <w:top w:w="100" w:type="dxa"/>
              <w:left w:w="100" w:type="dxa"/>
              <w:bottom w:w="100" w:type="dxa"/>
              <w:right w:w="100" w:type="dxa"/>
            </w:tcMar>
          </w:tcPr>
          <w:p w14:paraId="2EDA1F01" w14:textId="3E6B0A08" w:rsidR="00020B5E" w:rsidRPr="00E10F1B" w:rsidRDefault="2AD621CB" w:rsidP="00501BAA">
            <w:r w:rsidRPr="2AD621CB">
              <w:rPr>
                <w:lang w:val="en-US"/>
              </w:rPr>
              <w:t>2. Hệ thống hiển thị các dòng kích cỡ hiện có trên form.</w:t>
            </w:r>
          </w:p>
        </w:tc>
      </w:tr>
      <w:tr w:rsidR="00020B5E" w14:paraId="21A4B224" w14:textId="77777777" w:rsidTr="2AD621CB">
        <w:trPr>
          <w:trHeight w:val="16"/>
        </w:trPr>
        <w:tc>
          <w:tcPr>
            <w:tcW w:w="2694" w:type="pct"/>
            <w:tcMar>
              <w:top w:w="100" w:type="dxa"/>
              <w:left w:w="100" w:type="dxa"/>
              <w:bottom w:w="100" w:type="dxa"/>
              <w:right w:w="100" w:type="dxa"/>
            </w:tcMar>
          </w:tcPr>
          <w:p w14:paraId="4C219F88" w14:textId="164B0C77" w:rsidR="00020B5E" w:rsidRPr="00E10F1B" w:rsidRDefault="00C74715" w:rsidP="00501BAA">
            <w:pPr>
              <w:rPr>
                <w:bCs/>
                <w:lang w:val="en-US"/>
              </w:rPr>
            </w:pPr>
            <w:r w:rsidRPr="00C74715">
              <w:rPr>
                <w:bCs/>
                <w:lang w:val="en-US"/>
              </w:rPr>
              <w:t>3. Admin bấm nút Xóa trên dòng kích cỡ cần xóa.</w:t>
            </w:r>
          </w:p>
        </w:tc>
        <w:tc>
          <w:tcPr>
            <w:tcW w:w="2306" w:type="pct"/>
            <w:tcMar>
              <w:top w:w="100" w:type="dxa"/>
              <w:left w:w="100" w:type="dxa"/>
              <w:bottom w:w="100" w:type="dxa"/>
              <w:right w:w="100" w:type="dxa"/>
            </w:tcMar>
          </w:tcPr>
          <w:p w14:paraId="40F211E1" w14:textId="6524705D" w:rsidR="00020B5E" w:rsidRPr="00E10F1B" w:rsidRDefault="00C74715" w:rsidP="00501BAA">
            <w:pPr>
              <w:rPr>
                <w:bCs/>
                <w:lang w:val="en-US"/>
              </w:rPr>
            </w:pPr>
            <w:r w:rsidRPr="00C74715">
              <w:rPr>
                <w:bCs/>
                <w:lang w:val="en-US"/>
              </w:rPr>
              <w:t>4. Hệ thống mở hộp thoại xác nhận xóa.</w:t>
            </w:r>
          </w:p>
        </w:tc>
      </w:tr>
      <w:tr w:rsidR="00020B5E" w14:paraId="13C892D6" w14:textId="77777777" w:rsidTr="2AD621CB">
        <w:trPr>
          <w:trHeight w:val="16"/>
        </w:trPr>
        <w:tc>
          <w:tcPr>
            <w:tcW w:w="2694" w:type="pct"/>
            <w:tcMar>
              <w:top w:w="100" w:type="dxa"/>
              <w:left w:w="100" w:type="dxa"/>
              <w:bottom w:w="100" w:type="dxa"/>
              <w:right w:w="100" w:type="dxa"/>
            </w:tcMar>
          </w:tcPr>
          <w:p w14:paraId="4652DAE8" w14:textId="340B47B0" w:rsidR="00020B5E" w:rsidRPr="00E10F1B" w:rsidRDefault="2AD621CB" w:rsidP="00501BAA">
            <w:r w:rsidRPr="2AD621CB">
              <w:rPr>
                <w:lang w:val="en-US"/>
              </w:rPr>
              <w:t>5. Admin xác nhận xóa trong hộp thoại.</w:t>
            </w:r>
          </w:p>
        </w:tc>
        <w:tc>
          <w:tcPr>
            <w:tcW w:w="2306" w:type="pct"/>
            <w:tcMar>
              <w:top w:w="100" w:type="dxa"/>
              <w:left w:w="100" w:type="dxa"/>
              <w:bottom w:w="100" w:type="dxa"/>
              <w:right w:w="100" w:type="dxa"/>
            </w:tcMar>
          </w:tcPr>
          <w:p w14:paraId="73A4C939" w14:textId="286FCF58" w:rsidR="00020B5E" w:rsidRPr="00E10F1B" w:rsidRDefault="2AD621CB" w:rsidP="00501BAA">
            <w:r w:rsidRPr="2AD621CB">
              <w:rPr>
                <w:lang w:val="en-US"/>
              </w:rPr>
              <w:t>6. Hệ thống loại bỏ ngay dòng kích cỡ khỏi state của form (không gửi yêu cầu xóa tới máy chủ ngay lập tức).</w:t>
            </w:r>
          </w:p>
        </w:tc>
      </w:tr>
      <w:tr w:rsidR="00020B5E" w14:paraId="4FBE1ED7" w14:textId="77777777" w:rsidTr="2AD621CB">
        <w:trPr>
          <w:trHeight w:val="16"/>
        </w:trPr>
        <w:tc>
          <w:tcPr>
            <w:tcW w:w="2694" w:type="pct"/>
            <w:tcMar>
              <w:top w:w="100" w:type="dxa"/>
              <w:left w:w="100" w:type="dxa"/>
              <w:bottom w:w="100" w:type="dxa"/>
              <w:right w:w="100" w:type="dxa"/>
            </w:tcMar>
          </w:tcPr>
          <w:p w14:paraId="10B5CA6D" w14:textId="704AAFC0" w:rsidR="00020B5E" w:rsidRPr="00E10F1B" w:rsidRDefault="2AD621CB" w:rsidP="00501BAA">
            <w:r w:rsidRPr="2AD621CB">
              <w:rPr>
                <w:lang w:val="en-US"/>
              </w:rPr>
              <w:t>7. Admin bấm Lưu để áp dụng thay đổi.</w:t>
            </w:r>
          </w:p>
        </w:tc>
        <w:tc>
          <w:tcPr>
            <w:tcW w:w="2306" w:type="pct"/>
            <w:tcMar>
              <w:top w:w="100" w:type="dxa"/>
              <w:left w:w="100" w:type="dxa"/>
              <w:bottom w:w="100" w:type="dxa"/>
              <w:right w:w="100" w:type="dxa"/>
            </w:tcMar>
          </w:tcPr>
          <w:p w14:paraId="2923714B" w14:textId="2ED0061D" w:rsidR="00020B5E" w:rsidRPr="003A2567" w:rsidRDefault="2AD621CB" w:rsidP="00501BAA">
            <w:r w:rsidRPr="2AD621CB">
              <w:rPr>
                <w:lang w:val="en-US"/>
              </w:rPr>
              <w:t>8. Hệ thống gửi PATCH /api/products/{id} kèm payload chứa productSizes còn lại và token; máy chủ sẽ đồng bộ collection sizes, xóa các ProductSize không còn trong danh sách và tính lại tổng tồn kho, sau đó trả về ProductResponse.</w:t>
            </w:r>
          </w:p>
        </w:tc>
      </w:tr>
      <w:tr w:rsidR="00020B5E" w14:paraId="505931D6" w14:textId="77777777" w:rsidTr="2AD621CB">
        <w:trPr>
          <w:trHeight w:val="16"/>
        </w:trPr>
        <w:tc>
          <w:tcPr>
            <w:tcW w:w="2694" w:type="pct"/>
            <w:tcMar>
              <w:top w:w="100" w:type="dxa"/>
              <w:left w:w="100" w:type="dxa"/>
              <w:bottom w:w="100" w:type="dxa"/>
              <w:right w:w="100" w:type="dxa"/>
            </w:tcMar>
          </w:tcPr>
          <w:p w14:paraId="4BB1FAB7" w14:textId="77777777" w:rsidR="00020B5E" w:rsidRPr="00E10F1B" w:rsidRDefault="00020B5E" w:rsidP="00501BAA">
            <w:pPr>
              <w:rPr>
                <w:bCs/>
              </w:rPr>
            </w:pPr>
          </w:p>
        </w:tc>
        <w:tc>
          <w:tcPr>
            <w:tcW w:w="2306" w:type="pct"/>
            <w:tcMar>
              <w:top w:w="100" w:type="dxa"/>
              <w:left w:w="100" w:type="dxa"/>
              <w:bottom w:w="100" w:type="dxa"/>
              <w:right w:w="100" w:type="dxa"/>
            </w:tcMar>
          </w:tcPr>
          <w:p w14:paraId="05EC2BCE" w14:textId="4262DC40" w:rsidR="00020B5E" w:rsidRPr="003A2567" w:rsidRDefault="2AD621CB" w:rsidP="00501BAA">
            <w:r w:rsidRPr="2AD621CB">
              <w:rPr>
                <w:lang w:val="en-US"/>
              </w:rPr>
              <w:t>9. Client nhận phản hồi, đóng modal và cập nhật UI với dữ liệu mới.</w:t>
            </w:r>
          </w:p>
        </w:tc>
      </w:tr>
      <w:tr w:rsidR="00020B5E" w14:paraId="23E139EC" w14:textId="77777777" w:rsidTr="2AD621CB">
        <w:trPr>
          <w:trHeight w:val="18"/>
        </w:trPr>
        <w:tc>
          <w:tcPr>
            <w:tcW w:w="5000" w:type="pct"/>
            <w:gridSpan w:val="2"/>
            <w:shd w:val="clear" w:color="auto" w:fill="F2F2F2" w:themeFill="background1" w:themeFillShade="F2"/>
            <w:tcMar>
              <w:top w:w="100" w:type="dxa"/>
              <w:left w:w="100" w:type="dxa"/>
              <w:bottom w:w="100" w:type="dxa"/>
              <w:right w:w="100" w:type="dxa"/>
            </w:tcMar>
          </w:tcPr>
          <w:p w14:paraId="08D9BAD5" w14:textId="77777777" w:rsidR="00020B5E" w:rsidRDefault="00020B5E" w:rsidP="00501BAA">
            <w:r w:rsidRPr="57F0573F">
              <w:rPr>
                <w:b/>
                <w:lang w:val="en-US"/>
              </w:rPr>
              <w:t>Luồng sự kiện thay thế:</w:t>
            </w:r>
          </w:p>
        </w:tc>
      </w:tr>
      <w:tr w:rsidR="00020B5E" w14:paraId="0F51306A" w14:textId="77777777" w:rsidTr="2AD621CB">
        <w:trPr>
          <w:trHeight w:val="16"/>
        </w:trPr>
        <w:tc>
          <w:tcPr>
            <w:tcW w:w="2694" w:type="pct"/>
            <w:tcMar>
              <w:top w:w="100" w:type="dxa"/>
              <w:left w:w="100" w:type="dxa"/>
              <w:bottom w:w="100" w:type="dxa"/>
              <w:right w:w="100" w:type="dxa"/>
            </w:tcMar>
          </w:tcPr>
          <w:p w14:paraId="1277E396" w14:textId="306546F2" w:rsidR="00020B5E" w:rsidRPr="00055229" w:rsidRDefault="2AD621CB" w:rsidP="00501BAA">
            <w:r w:rsidRPr="2AD621CB">
              <w:rPr>
                <w:lang w:val="en-US"/>
              </w:rPr>
              <w:t>7.1. Admin xóa dòng kích cỡ nhưng sau đó đóng modal mà không lưu.</w:t>
            </w:r>
          </w:p>
        </w:tc>
        <w:tc>
          <w:tcPr>
            <w:tcW w:w="2306" w:type="pct"/>
            <w:tcMar>
              <w:top w:w="20" w:type="dxa"/>
              <w:left w:w="20" w:type="dxa"/>
              <w:bottom w:w="20" w:type="dxa"/>
              <w:right w:w="20" w:type="dxa"/>
            </w:tcMar>
          </w:tcPr>
          <w:p w14:paraId="1C62A499" w14:textId="37AEDD16" w:rsidR="00020B5E" w:rsidRPr="00055229" w:rsidRDefault="2AD621CB" w:rsidP="00501BAA">
            <w:r w:rsidRPr="2AD621CB">
              <w:rPr>
                <w:lang w:val="en-US"/>
              </w:rPr>
              <w:t>7.2. Hệ thống không gửi yêu cầu nào tới máy chủ; thay đổi chỉ tồn tại tạm trên client và bị bỏ khi modal đóng mà không lưu.</w:t>
            </w:r>
          </w:p>
        </w:tc>
      </w:tr>
      <w:tr w:rsidR="00020B5E" w14:paraId="7EDAD221" w14:textId="77777777" w:rsidTr="2AD621CB">
        <w:trPr>
          <w:trHeight w:val="16"/>
        </w:trPr>
        <w:tc>
          <w:tcPr>
            <w:tcW w:w="5000" w:type="pct"/>
            <w:gridSpan w:val="2"/>
            <w:shd w:val="clear" w:color="auto" w:fill="F2F2F2" w:themeFill="background1" w:themeFillShade="F2"/>
            <w:tcMar>
              <w:top w:w="100" w:type="dxa"/>
              <w:left w:w="100" w:type="dxa"/>
              <w:bottom w:w="100" w:type="dxa"/>
              <w:right w:w="100" w:type="dxa"/>
            </w:tcMar>
          </w:tcPr>
          <w:p w14:paraId="7245E7CF" w14:textId="77777777" w:rsidR="00020B5E" w:rsidRPr="00055229" w:rsidRDefault="00020B5E" w:rsidP="00501BAA">
            <w:r w:rsidRPr="57F0573F">
              <w:rPr>
                <w:b/>
                <w:lang w:val="en-US"/>
              </w:rPr>
              <w:t>Luồng sự kiện ngoại lệ:</w:t>
            </w:r>
          </w:p>
        </w:tc>
      </w:tr>
      <w:tr w:rsidR="00020B5E" w14:paraId="0F041D75" w14:textId="77777777" w:rsidTr="2AD621CB">
        <w:trPr>
          <w:trHeight w:val="18"/>
        </w:trPr>
        <w:tc>
          <w:tcPr>
            <w:tcW w:w="2694" w:type="pct"/>
            <w:tcMar>
              <w:top w:w="100" w:type="dxa"/>
              <w:left w:w="100" w:type="dxa"/>
              <w:bottom w:w="100" w:type="dxa"/>
              <w:right w:w="100" w:type="dxa"/>
            </w:tcMar>
          </w:tcPr>
          <w:p w14:paraId="2BBC256A" w14:textId="61EC56DF" w:rsidR="00020B5E" w:rsidRDefault="2AD621CB" w:rsidP="00501BAA">
            <w:r w:rsidRPr="2AD621CB">
              <w:rPr>
                <w:lang w:val="en-US"/>
              </w:rPr>
              <w:t>8.1. Khi lưu, máy chủ trả lỗi (ví dụ 404 nếu product không tồn tại hoặc lỗi khi xóa size).</w:t>
            </w:r>
          </w:p>
        </w:tc>
        <w:tc>
          <w:tcPr>
            <w:tcW w:w="2306" w:type="pct"/>
            <w:tcMar>
              <w:top w:w="20" w:type="dxa"/>
              <w:left w:w="20" w:type="dxa"/>
              <w:bottom w:w="20" w:type="dxa"/>
              <w:right w:w="20" w:type="dxa"/>
            </w:tcMar>
          </w:tcPr>
          <w:p w14:paraId="6BF41CDC" w14:textId="1E1F1277" w:rsidR="00020B5E" w:rsidRPr="00055229" w:rsidRDefault="2AD621CB" w:rsidP="00501BAA">
            <w:r w:rsidRPr="2AD621CB">
              <w:rPr>
                <w:lang w:val="en-US"/>
              </w:rPr>
              <w:t>8.2. Client hiển thị thông báo lỗi và giữ modal mở để Admin sửa hoặc thử lại.</w:t>
            </w:r>
          </w:p>
        </w:tc>
      </w:tr>
    </w:tbl>
    <w:p w14:paraId="2BEADCF5" w14:textId="77777777" w:rsidR="00020B5E" w:rsidRPr="00126AC3" w:rsidRDefault="00020B5E" w:rsidP="00020B5E">
      <w:pPr>
        <w:pStyle w:val="ListParagraph"/>
        <w:numPr>
          <w:ilvl w:val="0"/>
          <w:numId w:val="101"/>
        </w:numPr>
        <w:rPr>
          <w:lang w:val="en-US"/>
        </w:rPr>
      </w:pPr>
      <w:r w:rsidRPr="00126AC3">
        <w:rPr>
          <w:lang w:val="en-US"/>
        </w:rPr>
        <w:lastRenderedPageBreak/>
        <w:t>Activity Diagram:</w:t>
      </w:r>
    </w:p>
    <w:p w14:paraId="6C2B7978" w14:textId="2ED8AC9D" w:rsidR="00020B5E" w:rsidRPr="008A3DEF" w:rsidRDefault="00DD4D77" w:rsidP="00020B5E">
      <w:pPr>
        <w:rPr>
          <w:lang w:val="en-US"/>
        </w:rPr>
      </w:pPr>
      <w:r>
        <w:rPr>
          <w:noProof/>
        </w:rPr>
        <w:drawing>
          <wp:inline distT="0" distB="0" distL="0" distR="0" wp14:anchorId="2327414E" wp14:editId="3E31A0E7">
            <wp:extent cx="5732145" cy="4123055"/>
            <wp:effectExtent l="0" t="0" r="1905" b="0"/>
            <wp:docPr id="52" name="Picture 5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tUML diagram"/>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32145" cy="4123055"/>
                    </a:xfrm>
                    <a:prstGeom prst="rect">
                      <a:avLst/>
                    </a:prstGeom>
                    <a:noFill/>
                    <a:ln>
                      <a:noFill/>
                    </a:ln>
                  </pic:spPr>
                </pic:pic>
              </a:graphicData>
            </a:graphic>
          </wp:inline>
        </w:drawing>
      </w:r>
    </w:p>
    <w:p w14:paraId="5ADFE1F5" w14:textId="77777777" w:rsidR="00020B5E" w:rsidRPr="00126AC3" w:rsidRDefault="00020B5E" w:rsidP="00020B5E">
      <w:pPr>
        <w:pStyle w:val="ListParagraph"/>
        <w:numPr>
          <w:ilvl w:val="0"/>
          <w:numId w:val="101"/>
        </w:numPr>
        <w:rPr>
          <w:lang w:val="en-US"/>
        </w:rPr>
      </w:pPr>
      <w:r w:rsidRPr="00126AC3">
        <w:rPr>
          <w:lang w:val="en-US"/>
        </w:rPr>
        <w:t>Sequence Diagram:</w:t>
      </w:r>
    </w:p>
    <w:p w14:paraId="5E303290" w14:textId="59BA443A" w:rsidR="00020B5E" w:rsidRPr="00F279D3" w:rsidRDefault="00A26A50" w:rsidP="00020B5E">
      <w:pPr>
        <w:rPr>
          <w:lang w:val="en-US"/>
        </w:rPr>
      </w:pPr>
      <w:r>
        <w:rPr>
          <w:noProof/>
        </w:rPr>
        <w:drawing>
          <wp:inline distT="0" distB="0" distL="0" distR="0" wp14:anchorId="7AD09790" wp14:editId="198D7229">
            <wp:extent cx="5732145" cy="3400425"/>
            <wp:effectExtent l="0" t="0" r="1905" b="9525"/>
            <wp:docPr id="557685249" name="Picture 55768524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lantUML diagram"/>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32145" cy="3400425"/>
                    </a:xfrm>
                    <a:prstGeom prst="rect">
                      <a:avLst/>
                    </a:prstGeom>
                    <a:noFill/>
                    <a:ln>
                      <a:noFill/>
                    </a:ln>
                  </pic:spPr>
                </pic:pic>
              </a:graphicData>
            </a:graphic>
          </wp:inline>
        </w:drawing>
      </w:r>
    </w:p>
    <w:p w14:paraId="781BECD9" w14:textId="77777777" w:rsidR="00020B5E" w:rsidRPr="00020B5E" w:rsidRDefault="00020B5E" w:rsidP="00020B5E">
      <w:pPr>
        <w:rPr>
          <w:lang w:val="en-US"/>
        </w:rPr>
      </w:pPr>
    </w:p>
    <w:p w14:paraId="59643FDA" w14:textId="27F73E9B" w:rsidR="007807E9" w:rsidRPr="007807E9" w:rsidRDefault="007807E9" w:rsidP="00270EB6">
      <w:pPr>
        <w:pStyle w:val="Heading3"/>
        <w:rPr>
          <w:lang w:val="en-US"/>
        </w:rPr>
      </w:pPr>
      <w:r w:rsidRPr="007807E9">
        <w:rPr>
          <w:lang w:val="en-US"/>
        </w:rPr>
        <w:lastRenderedPageBreak/>
        <w:t>A-34</w:t>
      </w:r>
      <w:r w:rsidR="00B7017A">
        <w:rPr>
          <w:lang w:val="en-US"/>
        </w:rPr>
        <w:t>_</w:t>
      </w:r>
      <w:r w:rsidRPr="007807E9">
        <w:rPr>
          <w:lang w:val="en-US"/>
        </w:rPr>
        <w:t>Xem danh sách tin nổi bật</w:t>
      </w:r>
    </w:p>
    <w:p w14:paraId="063DD02C" w14:textId="7E07D1E9" w:rsidR="0060032A" w:rsidRDefault="693BB186" w:rsidP="0060032A">
      <w:pPr>
        <w:rPr>
          <w:lang w:val="en-US"/>
        </w:rPr>
      </w:pPr>
      <w:r w:rsidRPr="693BB186">
        <w:rPr>
          <w:lang w:val="en-US"/>
        </w:rPr>
        <w:t>a) Đặc tả Use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519"/>
        <w:gridCol w:w="4498"/>
      </w:tblGrid>
      <w:tr w:rsidR="00C375B9" w14:paraId="3B24CAA7" w14:textId="77777777">
        <w:trPr>
          <w:trHeight w:val="113"/>
        </w:trPr>
        <w:tc>
          <w:tcPr>
            <w:tcW w:w="5000" w:type="pct"/>
            <w:gridSpan w:val="2"/>
            <w:tcMar>
              <w:top w:w="100" w:type="dxa"/>
              <w:left w:w="100" w:type="dxa"/>
              <w:bottom w:w="100" w:type="dxa"/>
              <w:right w:w="100" w:type="dxa"/>
            </w:tcMar>
          </w:tcPr>
          <w:p w14:paraId="733108A0" w14:textId="057900D0" w:rsidR="00C375B9" w:rsidRDefault="00C375B9">
            <w:r w:rsidRPr="00782410">
              <w:rPr>
                <w:b/>
                <w:bCs/>
              </w:rPr>
              <w:t>UCID:</w:t>
            </w:r>
            <w:r>
              <w:t xml:space="preserve"> A-</w:t>
            </w:r>
            <w:r w:rsidR="00211409">
              <w:t>3</w:t>
            </w:r>
            <w:r>
              <w:t>4</w:t>
            </w:r>
          </w:p>
        </w:tc>
      </w:tr>
      <w:tr w:rsidR="00C375B9" w14:paraId="62A66F3F" w14:textId="77777777">
        <w:trPr>
          <w:trHeight w:val="113"/>
        </w:trPr>
        <w:tc>
          <w:tcPr>
            <w:tcW w:w="5000" w:type="pct"/>
            <w:gridSpan w:val="2"/>
            <w:tcMar>
              <w:top w:w="100" w:type="dxa"/>
              <w:left w:w="100" w:type="dxa"/>
              <w:bottom w:w="100" w:type="dxa"/>
              <w:right w:w="100" w:type="dxa"/>
            </w:tcMar>
          </w:tcPr>
          <w:p w14:paraId="0D7F2B22" w14:textId="432EA55B" w:rsidR="00C375B9" w:rsidRDefault="00C375B9">
            <w:pPr>
              <w:rPr>
                <w:b/>
                <w:lang w:val="en-US"/>
              </w:rPr>
            </w:pPr>
            <w:r w:rsidRPr="30CBE066">
              <w:rPr>
                <w:b/>
                <w:lang w:val="en-US"/>
              </w:rPr>
              <w:t>Tên Usecase:</w:t>
            </w:r>
            <w:r w:rsidRPr="30CBE066">
              <w:rPr>
                <w:lang w:val="en-US"/>
              </w:rPr>
              <w:t xml:space="preserve"> </w:t>
            </w:r>
            <w:r w:rsidR="00211409" w:rsidRPr="00211409">
              <w:t>Xem danh sách tin nổi bật</w:t>
            </w:r>
          </w:p>
        </w:tc>
      </w:tr>
      <w:tr w:rsidR="00C375B9" w14:paraId="69C358E0" w14:textId="77777777">
        <w:trPr>
          <w:trHeight w:val="206"/>
        </w:trPr>
        <w:tc>
          <w:tcPr>
            <w:tcW w:w="5000" w:type="pct"/>
            <w:gridSpan w:val="2"/>
            <w:tcMar>
              <w:top w:w="100" w:type="dxa"/>
              <w:left w:w="100" w:type="dxa"/>
              <w:bottom w:w="100" w:type="dxa"/>
              <w:right w:w="100" w:type="dxa"/>
            </w:tcMar>
          </w:tcPr>
          <w:p w14:paraId="2606B10F" w14:textId="17AD3D8B" w:rsidR="00C375B9" w:rsidRDefault="00C375B9">
            <w:pPr>
              <w:rPr>
                <w:b/>
                <w:lang w:val="en-US"/>
              </w:rPr>
            </w:pPr>
            <w:r w:rsidRPr="30CBE066">
              <w:rPr>
                <w:b/>
                <w:lang w:val="en-US"/>
              </w:rPr>
              <w:t>Mô tả sơ lược:</w:t>
            </w:r>
            <w:r w:rsidRPr="30CBE066">
              <w:rPr>
                <w:lang w:val="en-US"/>
              </w:rPr>
              <w:t xml:space="preserve"> </w:t>
            </w:r>
            <w:r w:rsidR="00E768B0" w:rsidRPr="00E768B0">
              <w:t>Cho phép Employee/admin xem danh sách các tin nổi bật (Carousel) hiện có trên hệ thống.</w:t>
            </w:r>
          </w:p>
        </w:tc>
      </w:tr>
      <w:tr w:rsidR="00C375B9" w14:paraId="4ABE748C" w14:textId="77777777">
        <w:trPr>
          <w:trHeight w:val="16"/>
        </w:trPr>
        <w:tc>
          <w:tcPr>
            <w:tcW w:w="5000" w:type="pct"/>
            <w:gridSpan w:val="2"/>
            <w:tcMar>
              <w:top w:w="100" w:type="dxa"/>
              <w:left w:w="100" w:type="dxa"/>
              <w:bottom w:w="100" w:type="dxa"/>
              <w:right w:w="100" w:type="dxa"/>
            </w:tcMar>
          </w:tcPr>
          <w:p w14:paraId="06356DB5" w14:textId="53AE05AD" w:rsidR="00C375B9" w:rsidRDefault="00C375B9">
            <w:pPr>
              <w:rPr>
                <w:b/>
                <w:lang w:val="en-US"/>
              </w:rPr>
            </w:pPr>
            <w:r w:rsidRPr="30CBE066">
              <w:rPr>
                <w:b/>
                <w:lang w:val="en-US"/>
              </w:rPr>
              <w:t>Actor chính:</w:t>
            </w:r>
            <w:r w:rsidRPr="30CBE066">
              <w:rPr>
                <w:lang w:val="en-US"/>
              </w:rPr>
              <w:t xml:space="preserve"> </w:t>
            </w:r>
            <w:r>
              <w:t>Admin</w:t>
            </w:r>
            <w:r w:rsidR="00E768B0">
              <w:t>/Employee</w:t>
            </w:r>
          </w:p>
        </w:tc>
      </w:tr>
      <w:tr w:rsidR="00C375B9" w14:paraId="52CC0010" w14:textId="77777777">
        <w:trPr>
          <w:trHeight w:val="16"/>
        </w:trPr>
        <w:tc>
          <w:tcPr>
            <w:tcW w:w="5000" w:type="pct"/>
            <w:gridSpan w:val="2"/>
            <w:tcMar>
              <w:top w:w="100" w:type="dxa"/>
              <w:left w:w="100" w:type="dxa"/>
              <w:bottom w:w="100" w:type="dxa"/>
              <w:right w:w="100" w:type="dxa"/>
            </w:tcMar>
          </w:tcPr>
          <w:p w14:paraId="0789F6C1" w14:textId="77777777" w:rsidR="00C375B9" w:rsidRDefault="00C375B9">
            <w:pPr>
              <w:rPr>
                <w:b/>
                <w:lang w:val="en-US"/>
              </w:rPr>
            </w:pPr>
            <w:r w:rsidRPr="30CBE066">
              <w:rPr>
                <w:b/>
                <w:lang w:val="en-US"/>
              </w:rPr>
              <w:t>Actor phụ:</w:t>
            </w:r>
            <w:r w:rsidRPr="30CBE066">
              <w:rPr>
                <w:lang w:val="en-US"/>
              </w:rPr>
              <w:t xml:space="preserve"> </w:t>
            </w:r>
            <w:r>
              <w:rPr>
                <w:lang w:val="en-US"/>
              </w:rPr>
              <w:t>Không có</w:t>
            </w:r>
          </w:p>
        </w:tc>
      </w:tr>
      <w:tr w:rsidR="00C375B9" w14:paraId="4FF3C9D3" w14:textId="77777777">
        <w:trPr>
          <w:trHeight w:val="16"/>
        </w:trPr>
        <w:tc>
          <w:tcPr>
            <w:tcW w:w="5000" w:type="pct"/>
            <w:gridSpan w:val="2"/>
            <w:tcMar>
              <w:top w:w="100" w:type="dxa"/>
              <w:left w:w="100" w:type="dxa"/>
              <w:bottom w:w="100" w:type="dxa"/>
              <w:right w:w="100" w:type="dxa"/>
            </w:tcMar>
          </w:tcPr>
          <w:p w14:paraId="772B3742" w14:textId="21A035ED" w:rsidR="00C375B9" w:rsidRDefault="00C375B9">
            <w:pPr>
              <w:rPr>
                <w:b/>
                <w:lang w:val="en-US"/>
              </w:rPr>
            </w:pPr>
            <w:r w:rsidRPr="30CBE066">
              <w:rPr>
                <w:b/>
                <w:lang w:val="en-US"/>
              </w:rPr>
              <w:t>Tiền điều kiện:</w:t>
            </w:r>
            <w:r w:rsidRPr="30CBE066">
              <w:rPr>
                <w:lang w:val="en-US"/>
              </w:rPr>
              <w:t xml:space="preserve"> </w:t>
            </w:r>
            <w:r w:rsidR="0049500F" w:rsidRPr="0049500F">
              <w:t>Người dùng đã đăng nhập vào hệ thống.</w:t>
            </w:r>
          </w:p>
        </w:tc>
      </w:tr>
      <w:tr w:rsidR="00C375B9" w14:paraId="4D079AE5" w14:textId="77777777">
        <w:trPr>
          <w:trHeight w:val="16"/>
        </w:trPr>
        <w:tc>
          <w:tcPr>
            <w:tcW w:w="5000" w:type="pct"/>
            <w:gridSpan w:val="2"/>
            <w:tcMar>
              <w:top w:w="100" w:type="dxa"/>
              <w:left w:w="100" w:type="dxa"/>
              <w:bottom w:w="100" w:type="dxa"/>
              <w:right w:w="100" w:type="dxa"/>
            </w:tcMar>
          </w:tcPr>
          <w:p w14:paraId="56927E64" w14:textId="3D80C660" w:rsidR="00C375B9" w:rsidRDefault="00C375B9">
            <w:pPr>
              <w:rPr>
                <w:b/>
                <w:lang w:val="en-US"/>
              </w:rPr>
            </w:pPr>
            <w:r w:rsidRPr="30CBE066">
              <w:rPr>
                <w:b/>
                <w:lang w:val="en-US"/>
              </w:rPr>
              <w:t>Hậu điều kiện:</w:t>
            </w:r>
            <w:r w:rsidRPr="30CBE066">
              <w:rPr>
                <w:lang w:val="en-US"/>
              </w:rPr>
              <w:t xml:space="preserve"> </w:t>
            </w:r>
            <w:r w:rsidR="0049500F" w:rsidRPr="0049500F">
              <w:t>Hệ thống hiển thị danh sách tin nổi bật.</w:t>
            </w:r>
          </w:p>
        </w:tc>
      </w:tr>
      <w:tr w:rsidR="00C375B9" w:rsidRPr="00055229" w14:paraId="7781E17E" w14:textId="77777777">
        <w:trPr>
          <w:trHeight w:val="16"/>
        </w:trPr>
        <w:tc>
          <w:tcPr>
            <w:tcW w:w="5000" w:type="pct"/>
            <w:gridSpan w:val="2"/>
            <w:shd w:val="clear" w:color="auto" w:fill="F2F2F2" w:themeFill="background1" w:themeFillShade="F2"/>
            <w:tcMar>
              <w:top w:w="100" w:type="dxa"/>
              <w:left w:w="100" w:type="dxa"/>
              <w:bottom w:w="100" w:type="dxa"/>
              <w:right w:w="100" w:type="dxa"/>
            </w:tcMar>
          </w:tcPr>
          <w:p w14:paraId="37CE117E" w14:textId="77777777" w:rsidR="00C375B9" w:rsidRPr="00055229" w:rsidRDefault="00C375B9">
            <w:pPr>
              <w:rPr>
                <w:b/>
                <w:lang w:val="en-US"/>
              </w:rPr>
            </w:pPr>
            <w:r w:rsidRPr="57F0573F">
              <w:rPr>
                <w:b/>
                <w:lang w:val="en-US"/>
              </w:rPr>
              <w:t>Luồng sự kiện chính:</w:t>
            </w:r>
          </w:p>
        </w:tc>
      </w:tr>
      <w:tr w:rsidR="00C375B9" w:rsidRPr="00055229" w14:paraId="05898B47" w14:textId="77777777" w:rsidTr="00C704BE">
        <w:trPr>
          <w:trHeight w:val="18"/>
        </w:trPr>
        <w:tc>
          <w:tcPr>
            <w:tcW w:w="2506" w:type="pct"/>
            <w:tcMar>
              <w:top w:w="100" w:type="dxa"/>
              <w:left w:w="100" w:type="dxa"/>
              <w:bottom w:w="100" w:type="dxa"/>
              <w:right w:w="100" w:type="dxa"/>
            </w:tcMar>
          </w:tcPr>
          <w:p w14:paraId="4CB48CFE" w14:textId="77777777" w:rsidR="00C375B9" w:rsidRPr="00055229" w:rsidRDefault="00C375B9">
            <w:pPr>
              <w:jc w:val="center"/>
              <w:rPr>
                <w:b/>
                <w:bCs/>
              </w:rPr>
            </w:pPr>
            <w:r>
              <w:rPr>
                <w:b/>
                <w:bCs/>
              </w:rPr>
              <w:t>Actor</w:t>
            </w:r>
          </w:p>
        </w:tc>
        <w:tc>
          <w:tcPr>
            <w:tcW w:w="2494" w:type="pct"/>
            <w:tcMar>
              <w:top w:w="100" w:type="dxa"/>
              <w:left w:w="100" w:type="dxa"/>
              <w:bottom w:w="100" w:type="dxa"/>
              <w:right w:w="100" w:type="dxa"/>
            </w:tcMar>
          </w:tcPr>
          <w:p w14:paraId="4591CD9B" w14:textId="77777777" w:rsidR="00C375B9" w:rsidRPr="00055229" w:rsidRDefault="00C375B9">
            <w:pPr>
              <w:jc w:val="center"/>
              <w:rPr>
                <w:b/>
                <w:lang w:val="en-US"/>
              </w:rPr>
            </w:pPr>
            <w:r w:rsidRPr="57F0573F">
              <w:rPr>
                <w:b/>
                <w:lang w:val="en-US"/>
              </w:rPr>
              <w:t>Hệ thống</w:t>
            </w:r>
          </w:p>
        </w:tc>
      </w:tr>
      <w:tr w:rsidR="00C375B9" w:rsidRPr="00E10F1B" w14:paraId="3400D846" w14:textId="77777777" w:rsidTr="00C704BE">
        <w:trPr>
          <w:trHeight w:val="161"/>
        </w:trPr>
        <w:tc>
          <w:tcPr>
            <w:tcW w:w="2506" w:type="pct"/>
            <w:tcMar>
              <w:top w:w="100" w:type="dxa"/>
              <w:left w:w="100" w:type="dxa"/>
              <w:bottom w:w="100" w:type="dxa"/>
              <w:right w:w="100" w:type="dxa"/>
            </w:tcMar>
          </w:tcPr>
          <w:p w14:paraId="08B0DFB7" w14:textId="0E9A213F" w:rsidR="00C375B9" w:rsidRPr="00E10F1B" w:rsidRDefault="004D38AA">
            <w:pPr>
              <w:rPr>
                <w:bCs/>
                <w:lang w:val="en-US"/>
              </w:rPr>
            </w:pPr>
            <w:r w:rsidRPr="004D38AA">
              <w:rPr>
                <w:bCs/>
              </w:rPr>
              <w:t>1. Người dùng yêu cầu xem danh sách tin nổi bật</w:t>
            </w:r>
            <w:r w:rsidR="00C375B9" w:rsidRPr="00C74715">
              <w:rPr>
                <w:bCs/>
                <w:lang w:val="en-US"/>
              </w:rPr>
              <w:t>.</w:t>
            </w:r>
          </w:p>
        </w:tc>
        <w:tc>
          <w:tcPr>
            <w:tcW w:w="2494" w:type="pct"/>
            <w:tcMar>
              <w:top w:w="100" w:type="dxa"/>
              <w:left w:w="100" w:type="dxa"/>
              <w:bottom w:w="100" w:type="dxa"/>
              <w:right w:w="100" w:type="dxa"/>
            </w:tcMar>
          </w:tcPr>
          <w:p w14:paraId="04831672" w14:textId="2DC53D12" w:rsidR="00C375B9" w:rsidRPr="00E10F1B" w:rsidRDefault="004D38AA">
            <w:r w:rsidRPr="71EDB938">
              <w:rPr>
                <w:lang w:val="en-US"/>
              </w:rPr>
              <w:t>2. Tiếp nhận yêu cầu GET /api/carousel qua CarouselApiController.getAllCarousels()</w:t>
            </w:r>
          </w:p>
        </w:tc>
      </w:tr>
      <w:tr w:rsidR="00C375B9" w:rsidRPr="00E10F1B" w14:paraId="10A7ED19" w14:textId="77777777" w:rsidTr="00C704BE">
        <w:trPr>
          <w:trHeight w:val="16"/>
        </w:trPr>
        <w:tc>
          <w:tcPr>
            <w:tcW w:w="2506" w:type="pct"/>
            <w:tcMar>
              <w:top w:w="100" w:type="dxa"/>
              <w:left w:w="100" w:type="dxa"/>
              <w:bottom w:w="100" w:type="dxa"/>
              <w:right w:w="100" w:type="dxa"/>
            </w:tcMar>
          </w:tcPr>
          <w:p w14:paraId="1F75CC80" w14:textId="45D5EB34" w:rsidR="00C375B9" w:rsidRPr="00E10F1B" w:rsidRDefault="00C375B9">
            <w:pPr>
              <w:rPr>
                <w:bCs/>
                <w:lang w:val="en-US"/>
              </w:rPr>
            </w:pPr>
          </w:p>
        </w:tc>
        <w:tc>
          <w:tcPr>
            <w:tcW w:w="2494" w:type="pct"/>
            <w:tcMar>
              <w:top w:w="100" w:type="dxa"/>
              <w:left w:w="100" w:type="dxa"/>
              <w:bottom w:w="100" w:type="dxa"/>
              <w:right w:w="100" w:type="dxa"/>
            </w:tcMar>
          </w:tcPr>
          <w:p w14:paraId="05330087" w14:textId="06C4B773" w:rsidR="00C375B9" w:rsidRPr="00E10F1B" w:rsidRDefault="003A18DF">
            <w:pPr>
              <w:rPr>
                <w:bCs/>
                <w:lang w:val="en-US"/>
              </w:rPr>
            </w:pPr>
            <w:r w:rsidRPr="003A18DF">
              <w:rPr>
                <w:bCs/>
              </w:rPr>
              <w:t>3. CarouselServiceImpl.getAllCarousels() gọi CarouselRepository.findAll() để lấy dữ liệu (hỗ trợ cache @Cacheable)</w:t>
            </w:r>
          </w:p>
        </w:tc>
      </w:tr>
      <w:tr w:rsidR="00C375B9" w:rsidRPr="00E10F1B" w14:paraId="70C1D858" w14:textId="77777777" w:rsidTr="00C704BE">
        <w:trPr>
          <w:trHeight w:val="16"/>
        </w:trPr>
        <w:tc>
          <w:tcPr>
            <w:tcW w:w="2506" w:type="pct"/>
            <w:tcMar>
              <w:top w:w="100" w:type="dxa"/>
              <w:left w:w="100" w:type="dxa"/>
              <w:bottom w:w="100" w:type="dxa"/>
              <w:right w:w="100" w:type="dxa"/>
            </w:tcMar>
          </w:tcPr>
          <w:p w14:paraId="153F9873" w14:textId="3105CE87" w:rsidR="00C375B9" w:rsidRPr="00E10F1B" w:rsidRDefault="00C375B9"/>
        </w:tc>
        <w:tc>
          <w:tcPr>
            <w:tcW w:w="2494" w:type="pct"/>
            <w:tcMar>
              <w:top w:w="100" w:type="dxa"/>
              <w:left w:w="100" w:type="dxa"/>
              <w:bottom w:w="100" w:type="dxa"/>
              <w:right w:w="100" w:type="dxa"/>
            </w:tcMar>
          </w:tcPr>
          <w:p w14:paraId="43C82861" w14:textId="1970BD54" w:rsidR="00C375B9" w:rsidRPr="00E10F1B" w:rsidRDefault="003A18DF">
            <w:r w:rsidRPr="003A18DF">
              <w:t>4. Ánh xạ các thực thể sang DTO qua CarouselMapper.toCarouselResponse()</w:t>
            </w:r>
          </w:p>
        </w:tc>
      </w:tr>
      <w:tr w:rsidR="00C375B9" w:rsidRPr="003A2567" w14:paraId="0294204E" w14:textId="77777777" w:rsidTr="00C704BE">
        <w:trPr>
          <w:trHeight w:val="16"/>
        </w:trPr>
        <w:tc>
          <w:tcPr>
            <w:tcW w:w="2506" w:type="pct"/>
            <w:tcMar>
              <w:top w:w="100" w:type="dxa"/>
              <w:left w:w="100" w:type="dxa"/>
              <w:bottom w:w="100" w:type="dxa"/>
              <w:right w:w="100" w:type="dxa"/>
            </w:tcMar>
          </w:tcPr>
          <w:p w14:paraId="57959045" w14:textId="746B25C5" w:rsidR="00C375B9" w:rsidRPr="00E10F1B" w:rsidRDefault="00C375B9"/>
        </w:tc>
        <w:tc>
          <w:tcPr>
            <w:tcW w:w="2494" w:type="pct"/>
            <w:tcMar>
              <w:top w:w="100" w:type="dxa"/>
              <w:left w:w="100" w:type="dxa"/>
              <w:bottom w:w="100" w:type="dxa"/>
              <w:right w:w="100" w:type="dxa"/>
            </w:tcMar>
          </w:tcPr>
          <w:p w14:paraId="1FCC7AEA" w14:textId="4E5AF5C3" w:rsidR="00C375B9" w:rsidRPr="003A2567" w:rsidRDefault="005C71CF">
            <w:r w:rsidRPr="005C71CF">
              <w:t>5. Trả về danh sách CarouselResponse</w:t>
            </w:r>
          </w:p>
        </w:tc>
      </w:tr>
      <w:tr w:rsidR="00C375B9" w:rsidRPr="003A2567" w14:paraId="1CE3AD95" w14:textId="77777777" w:rsidTr="00C704BE">
        <w:trPr>
          <w:trHeight w:val="16"/>
        </w:trPr>
        <w:tc>
          <w:tcPr>
            <w:tcW w:w="2506" w:type="pct"/>
            <w:tcMar>
              <w:top w:w="100" w:type="dxa"/>
              <w:left w:w="100" w:type="dxa"/>
              <w:bottom w:w="100" w:type="dxa"/>
              <w:right w:w="100" w:type="dxa"/>
            </w:tcMar>
          </w:tcPr>
          <w:p w14:paraId="07A7F3C8" w14:textId="6214BE05" w:rsidR="00C375B9" w:rsidRPr="00E10F1B" w:rsidRDefault="005C71CF">
            <w:pPr>
              <w:rPr>
                <w:bCs/>
              </w:rPr>
            </w:pPr>
            <w:r w:rsidRPr="206ED155">
              <w:rPr>
                <w:lang w:val="en-US"/>
              </w:rPr>
              <w:t>6. Xem danh sách tin nổi bật hiển thị trên màn hình</w:t>
            </w:r>
          </w:p>
        </w:tc>
        <w:tc>
          <w:tcPr>
            <w:tcW w:w="2494" w:type="pct"/>
            <w:tcMar>
              <w:top w:w="100" w:type="dxa"/>
              <w:left w:w="100" w:type="dxa"/>
              <w:bottom w:w="100" w:type="dxa"/>
              <w:right w:w="100" w:type="dxa"/>
            </w:tcMar>
          </w:tcPr>
          <w:p w14:paraId="513FEFE9" w14:textId="7354C98C" w:rsidR="00C375B9" w:rsidRPr="003A2567" w:rsidRDefault="00C375B9"/>
        </w:tc>
      </w:tr>
      <w:tr w:rsidR="00C375B9" w14:paraId="023B2DCC" w14:textId="77777777">
        <w:trPr>
          <w:trHeight w:val="18"/>
        </w:trPr>
        <w:tc>
          <w:tcPr>
            <w:tcW w:w="5000" w:type="pct"/>
            <w:gridSpan w:val="2"/>
            <w:shd w:val="clear" w:color="auto" w:fill="F2F2F2" w:themeFill="background1" w:themeFillShade="F2"/>
            <w:tcMar>
              <w:top w:w="100" w:type="dxa"/>
              <w:left w:w="100" w:type="dxa"/>
              <w:bottom w:w="100" w:type="dxa"/>
              <w:right w:w="100" w:type="dxa"/>
            </w:tcMar>
          </w:tcPr>
          <w:p w14:paraId="6586DF8E" w14:textId="77777777" w:rsidR="00C375B9" w:rsidRDefault="00C375B9">
            <w:r w:rsidRPr="57F0573F">
              <w:rPr>
                <w:b/>
                <w:lang w:val="en-US"/>
              </w:rPr>
              <w:lastRenderedPageBreak/>
              <w:t>Luồng sự kiện thay thế:</w:t>
            </w:r>
          </w:p>
        </w:tc>
      </w:tr>
      <w:tr w:rsidR="00C375B9" w:rsidRPr="00055229" w14:paraId="53E45A14" w14:textId="77777777" w:rsidTr="00C704BE">
        <w:trPr>
          <w:trHeight w:val="16"/>
        </w:trPr>
        <w:tc>
          <w:tcPr>
            <w:tcW w:w="5000" w:type="pct"/>
            <w:gridSpan w:val="2"/>
            <w:tcMar>
              <w:top w:w="100" w:type="dxa"/>
              <w:left w:w="100" w:type="dxa"/>
              <w:bottom w:w="100" w:type="dxa"/>
              <w:right w:w="100" w:type="dxa"/>
            </w:tcMar>
          </w:tcPr>
          <w:p w14:paraId="66DD53CA" w14:textId="28E84AA8" w:rsidR="00C375B9" w:rsidRPr="00055229" w:rsidRDefault="00C704BE">
            <w:r w:rsidRPr="206ED155">
              <w:rPr>
                <w:lang w:val="en-US"/>
              </w:rPr>
              <w:t>Trường hợp không có tin nổi bật nào, hệ thống trả về mảng rỗng []</w:t>
            </w:r>
          </w:p>
        </w:tc>
      </w:tr>
      <w:tr w:rsidR="00C375B9" w:rsidRPr="00055229" w14:paraId="645261A7" w14:textId="77777777">
        <w:trPr>
          <w:trHeight w:val="16"/>
        </w:trPr>
        <w:tc>
          <w:tcPr>
            <w:tcW w:w="5000" w:type="pct"/>
            <w:gridSpan w:val="2"/>
            <w:shd w:val="clear" w:color="auto" w:fill="F2F2F2" w:themeFill="background1" w:themeFillShade="F2"/>
            <w:tcMar>
              <w:top w:w="100" w:type="dxa"/>
              <w:left w:w="100" w:type="dxa"/>
              <w:bottom w:w="100" w:type="dxa"/>
              <w:right w:w="100" w:type="dxa"/>
            </w:tcMar>
          </w:tcPr>
          <w:p w14:paraId="7A60881B" w14:textId="77777777" w:rsidR="00C375B9" w:rsidRPr="00055229" w:rsidRDefault="00C375B9">
            <w:r w:rsidRPr="57F0573F">
              <w:rPr>
                <w:b/>
                <w:lang w:val="en-US"/>
              </w:rPr>
              <w:t>Luồng sự kiện ngoại lệ:</w:t>
            </w:r>
          </w:p>
        </w:tc>
      </w:tr>
      <w:tr w:rsidR="00C375B9" w:rsidRPr="00055229" w14:paraId="2D68E9C4" w14:textId="77777777" w:rsidTr="00C704BE">
        <w:trPr>
          <w:trHeight w:val="18"/>
        </w:trPr>
        <w:tc>
          <w:tcPr>
            <w:tcW w:w="5000" w:type="pct"/>
            <w:gridSpan w:val="2"/>
            <w:tcMar>
              <w:top w:w="100" w:type="dxa"/>
              <w:left w:w="100" w:type="dxa"/>
              <w:bottom w:w="100" w:type="dxa"/>
              <w:right w:w="100" w:type="dxa"/>
            </w:tcMar>
          </w:tcPr>
          <w:p w14:paraId="0E1742C3" w14:textId="6586E84C" w:rsidR="00C375B9" w:rsidRPr="00055229" w:rsidRDefault="00C704BE">
            <w:r w:rsidRPr="206ED155">
              <w:rPr>
                <w:lang w:val="en-US"/>
              </w:rPr>
              <w:t>Nếu có lỗi cơ sở dữ liệu, hệ thống trả về HTTP 500 Internal Server Error</w:t>
            </w:r>
          </w:p>
        </w:tc>
      </w:tr>
    </w:tbl>
    <w:p w14:paraId="3522B51C" w14:textId="77777777" w:rsidR="00737E24" w:rsidRDefault="00737E24" w:rsidP="0060032A">
      <w:pPr>
        <w:rPr>
          <w:lang w:val="en-US"/>
        </w:rPr>
      </w:pPr>
    </w:p>
    <w:p w14:paraId="5AFB91C2" w14:textId="70E2A7FA" w:rsidR="00BC5DCA" w:rsidRDefault="00B26670" w:rsidP="00BC5DCA">
      <w:pPr>
        <w:rPr>
          <w:lang w:val="en-US"/>
        </w:rPr>
      </w:pPr>
      <w:r>
        <w:rPr>
          <w:lang w:val="en-US"/>
        </w:rPr>
        <w:t>b)</w:t>
      </w:r>
      <w:r w:rsidR="0060032A" w:rsidRPr="00BC5DCA">
        <w:rPr>
          <w:lang w:val="en-US"/>
        </w:rPr>
        <w:t>Activity Dia</w:t>
      </w:r>
      <w:r w:rsidR="004776CD" w:rsidRPr="00BC5DCA">
        <w:rPr>
          <w:lang w:val="en-US"/>
        </w:rPr>
        <w:t>gram</w:t>
      </w:r>
    </w:p>
    <w:p w14:paraId="51ED8AA9" w14:textId="4BEE57FE" w:rsidR="00B26670" w:rsidRPr="00BC5DCA" w:rsidRDefault="00B26670" w:rsidP="00BC5DCA">
      <w:pPr>
        <w:rPr>
          <w:lang w:val="en-US"/>
        </w:rPr>
      </w:pPr>
      <w:r>
        <w:rPr>
          <w:noProof/>
        </w:rPr>
        <w:drawing>
          <wp:inline distT="0" distB="0" distL="0" distR="0" wp14:anchorId="11B29021" wp14:editId="0A500833">
            <wp:extent cx="5380355" cy="4657090"/>
            <wp:effectExtent l="0" t="0" r="0" b="0"/>
            <wp:docPr id="189147576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80355" cy="4657090"/>
                    </a:xfrm>
                    <a:prstGeom prst="rect">
                      <a:avLst/>
                    </a:prstGeom>
                    <a:noFill/>
                    <a:ln>
                      <a:noFill/>
                    </a:ln>
                  </pic:spPr>
                </pic:pic>
              </a:graphicData>
            </a:graphic>
          </wp:inline>
        </w:drawing>
      </w:r>
    </w:p>
    <w:p w14:paraId="69F58551" w14:textId="141C943C" w:rsidR="004776CD" w:rsidRPr="0060032A" w:rsidRDefault="693BB186" w:rsidP="005E709C">
      <w:pPr>
        <w:ind w:left="720"/>
        <w:rPr>
          <w:lang w:val="en-US"/>
        </w:rPr>
      </w:pPr>
      <w:r w:rsidRPr="693BB186">
        <w:rPr>
          <w:lang w:val="en-US"/>
        </w:rPr>
        <w:t xml:space="preserve">c) </w:t>
      </w:r>
      <w:r w:rsidRPr="693BB186">
        <w:rPr>
          <w:lang w:val="en-US"/>
        </w:rPr>
        <w:t>Sequence Diagram</w:t>
      </w:r>
    </w:p>
    <w:p w14:paraId="324EFA71" w14:textId="1B042662" w:rsidR="005E709C" w:rsidRPr="005E709C" w:rsidRDefault="005E709C" w:rsidP="005E709C">
      <w:pPr>
        <w:pStyle w:val="ListParagraph"/>
        <w:rPr>
          <w:lang w:val="en-US"/>
        </w:rPr>
      </w:pPr>
      <w:r>
        <w:rPr>
          <w:noProof/>
        </w:rPr>
        <w:lastRenderedPageBreak/>
        <w:drawing>
          <wp:inline distT="0" distB="0" distL="0" distR="0" wp14:anchorId="74183CCB" wp14:editId="4EE4F637">
            <wp:extent cx="5732145" cy="2344420"/>
            <wp:effectExtent l="0" t="0" r="1905" b="0"/>
            <wp:docPr id="165910970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2145" cy="2344420"/>
                    </a:xfrm>
                    <a:prstGeom prst="rect">
                      <a:avLst/>
                    </a:prstGeom>
                    <a:noFill/>
                    <a:ln>
                      <a:noFill/>
                    </a:ln>
                  </pic:spPr>
                </pic:pic>
              </a:graphicData>
            </a:graphic>
          </wp:inline>
        </w:drawing>
      </w:r>
    </w:p>
    <w:p w14:paraId="37F7DB52" w14:textId="2029647F" w:rsidR="00976284" w:rsidRDefault="00976284" w:rsidP="00270EB6">
      <w:pPr>
        <w:pStyle w:val="Heading3"/>
        <w:rPr>
          <w:lang w:val="en-US"/>
        </w:rPr>
      </w:pPr>
      <w:r w:rsidRPr="00976284">
        <w:rPr>
          <w:lang w:val="en-US"/>
        </w:rPr>
        <w:t>A-15</w:t>
      </w:r>
      <w:r>
        <w:rPr>
          <w:lang w:val="en-US"/>
        </w:rPr>
        <w:t>_</w:t>
      </w:r>
      <w:r w:rsidRPr="00976284">
        <w:rPr>
          <w:lang w:val="en-US"/>
        </w:rPr>
        <w:t>Xem danh sách tài khoản</w:t>
      </w:r>
    </w:p>
    <w:p w14:paraId="3510C599" w14:textId="77777777" w:rsidR="00144C78" w:rsidRPr="00126AC3" w:rsidRDefault="00144C78" w:rsidP="004743F3">
      <w:pPr>
        <w:pStyle w:val="ListParagraph"/>
        <w:numPr>
          <w:ilvl w:val="0"/>
          <w:numId w:val="48"/>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899"/>
        <w:gridCol w:w="5118"/>
      </w:tblGrid>
      <w:tr w:rsidR="002D5843" w14:paraId="27623705" w14:textId="77777777" w:rsidTr="531BB2DB">
        <w:trPr>
          <w:trHeight w:val="113"/>
        </w:trPr>
        <w:tc>
          <w:tcPr>
            <w:tcW w:w="5000" w:type="pct"/>
            <w:gridSpan w:val="2"/>
            <w:tcMar>
              <w:top w:w="100" w:type="dxa"/>
              <w:left w:w="100" w:type="dxa"/>
              <w:bottom w:w="100" w:type="dxa"/>
              <w:right w:w="100" w:type="dxa"/>
            </w:tcMar>
          </w:tcPr>
          <w:p w14:paraId="0B506C95" w14:textId="669578C4" w:rsidR="002D5843" w:rsidRDefault="002D5843" w:rsidP="009B7A4C">
            <w:r w:rsidRPr="00782410">
              <w:rPr>
                <w:b/>
                <w:bCs/>
              </w:rPr>
              <w:t>UCID:</w:t>
            </w:r>
            <w:r>
              <w:t xml:space="preserve"> </w:t>
            </w:r>
            <w:r w:rsidR="004F622E">
              <w:t>A-15</w:t>
            </w:r>
          </w:p>
        </w:tc>
      </w:tr>
      <w:tr w:rsidR="002D5843" w14:paraId="675492F1" w14:textId="77777777" w:rsidTr="531BB2DB">
        <w:trPr>
          <w:trHeight w:val="113"/>
        </w:trPr>
        <w:tc>
          <w:tcPr>
            <w:tcW w:w="5000" w:type="pct"/>
            <w:gridSpan w:val="2"/>
            <w:tcMar>
              <w:top w:w="100" w:type="dxa"/>
              <w:left w:w="100" w:type="dxa"/>
              <w:bottom w:w="100" w:type="dxa"/>
              <w:right w:w="100" w:type="dxa"/>
            </w:tcMar>
          </w:tcPr>
          <w:p w14:paraId="7DE578B4" w14:textId="5162328A" w:rsidR="002D5843" w:rsidRDefault="002D5843" w:rsidP="009B7A4C">
            <w:pPr>
              <w:rPr>
                <w:b/>
                <w:lang w:val="en-US"/>
              </w:rPr>
            </w:pPr>
            <w:r w:rsidRPr="30CBE066">
              <w:rPr>
                <w:b/>
                <w:lang w:val="en-US"/>
              </w:rPr>
              <w:t>Tên Usecase:</w:t>
            </w:r>
            <w:r w:rsidRPr="30CBE066">
              <w:rPr>
                <w:lang w:val="en-US"/>
              </w:rPr>
              <w:t xml:space="preserve"> </w:t>
            </w:r>
            <w:r w:rsidR="006957F8" w:rsidRPr="00892866">
              <w:t>Xem danh sách tài khoản</w:t>
            </w:r>
          </w:p>
        </w:tc>
      </w:tr>
      <w:tr w:rsidR="002D5843" w14:paraId="4016671F" w14:textId="77777777" w:rsidTr="531BB2DB">
        <w:trPr>
          <w:trHeight w:val="206"/>
        </w:trPr>
        <w:tc>
          <w:tcPr>
            <w:tcW w:w="5000" w:type="pct"/>
            <w:gridSpan w:val="2"/>
            <w:tcMar>
              <w:top w:w="100" w:type="dxa"/>
              <w:left w:w="100" w:type="dxa"/>
              <w:bottom w:w="100" w:type="dxa"/>
              <w:right w:w="100" w:type="dxa"/>
            </w:tcMar>
          </w:tcPr>
          <w:p w14:paraId="329603A4" w14:textId="5CC2EF76" w:rsidR="002D5843" w:rsidRDefault="002D5843" w:rsidP="009B7A4C">
            <w:pPr>
              <w:rPr>
                <w:b/>
                <w:lang w:val="en-US"/>
              </w:rPr>
            </w:pPr>
            <w:r w:rsidRPr="30CBE066">
              <w:rPr>
                <w:b/>
                <w:lang w:val="en-US"/>
              </w:rPr>
              <w:t>Mô tả sơ lược:</w:t>
            </w:r>
            <w:r w:rsidRPr="30CBE066">
              <w:rPr>
                <w:lang w:val="en-US"/>
              </w:rPr>
              <w:t xml:space="preserve"> </w:t>
            </w:r>
            <w:r w:rsidR="009F40EE" w:rsidRPr="00892866">
              <w:t>Quản trị viên vào trang quản lý tài khoản để xem danh sách và trạng thái tài khoản.</w:t>
            </w:r>
          </w:p>
        </w:tc>
      </w:tr>
      <w:tr w:rsidR="002D5843" w14:paraId="3C8EC8A3" w14:textId="77777777" w:rsidTr="531BB2DB">
        <w:trPr>
          <w:trHeight w:val="16"/>
        </w:trPr>
        <w:tc>
          <w:tcPr>
            <w:tcW w:w="5000" w:type="pct"/>
            <w:gridSpan w:val="2"/>
            <w:tcMar>
              <w:top w:w="100" w:type="dxa"/>
              <w:left w:w="100" w:type="dxa"/>
              <w:bottom w:w="100" w:type="dxa"/>
              <w:right w:w="100" w:type="dxa"/>
            </w:tcMar>
          </w:tcPr>
          <w:p w14:paraId="367EE11C" w14:textId="377C3783" w:rsidR="002D5843" w:rsidRDefault="002D5843" w:rsidP="009B7A4C">
            <w:pPr>
              <w:rPr>
                <w:b/>
                <w:lang w:val="en-US"/>
              </w:rPr>
            </w:pPr>
            <w:r w:rsidRPr="30CBE066">
              <w:rPr>
                <w:b/>
                <w:lang w:val="en-US"/>
              </w:rPr>
              <w:t>Actor chính:</w:t>
            </w:r>
            <w:r w:rsidRPr="30CBE066">
              <w:rPr>
                <w:lang w:val="en-US"/>
              </w:rPr>
              <w:t xml:space="preserve"> </w:t>
            </w:r>
            <w:r w:rsidR="003535F7" w:rsidRPr="00892866">
              <w:t>Admin</w:t>
            </w:r>
          </w:p>
        </w:tc>
      </w:tr>
      <w:tr w:rsidR="002D5843" w14:paraId="2D3485C7" w14:textId="77777777" w:rsidTr="531BB2DB">
        <w:trPr>
          <w:trHeight w:val="16"/>
        </w:trPr>
        <w:tc>
          <w:tcPr>
            <w:tcW w:w="5000" w:type="pct"/>
            <w:gridSpan w:val="2"/>
            <w:tcMar>
              <w:top w:w="100" w:type="dxa"/>
              <w:left w:w="100" w:type="dxa"/>
              <w:bottom w:w="100" w:type="dxa"/>
              <w:right w:w="100" w:type="dxa"/>
            </w:tcMar>
          </w:tcPr>
          <w:p w14:paraId="4CB3EA68" w14:textId="77777777" w:rsidR="002D5843" w:rsidRDefault="002D5843" w:rsidP="009B7A4C">
            <w:pPr>
              <w:rPr>
                <w:b/>
                <w:lang w:val="en-US"/>
              </w:rPr>
            </w:pPr>
            <w:r w:rsidRPr="30CBE066">
              <w:rPr>
                <w:b/>
                <w:lang w:val="en-US"/>
              </w:rPr>
              <w:t>Actor phụ:</w:t>
            </w:r>
            <w:r w:rsidRPr="30CBE066">
              <w:rPr>
                <w:lang w:val="en-US"/>
              </w:rPr>
              <w:t xml:space="preserve"> </w:t>
            </w:r>
            <w:r w:rsidRPr="00D46256">
              <w:t>Không có</w:t>
            </w:r>
          </w:p>
        </w:tc>
      </w:tr>
      <w:tr w:rsidR="002D5843" w14:paraId="4C826A4D" w14:textId="77777777" w:rsidTr="531BB2DB">
        <w:trPr>
          <w:trHeight w:val="16"/>
        </w:trPr>
        <w:tc>
          <w:tcPr>
            <w:tcW w:w="5000" w:type="pct"/>
            <w:gridSpan w:val="2"/>
            <w:tcMar>
              <w:top w:w="100" w:type="dxa"/>
              <w:left w:w="100" w:type="dxa"/>
              <w:bottom w:w="100" w:type="dxa"/>
              <w:right w:w="100" w:type="dxa"/>
            </w:tcMar>
          </w:tcPr>
          <w:p w14:paraId="52FCEFA5" w14:textId="5DD276EA" w:rsidR="002D5843" w:rsidRDefault="002D5843" w:rsidP="009B7A4C">
            <w:pPr>
              <w:rPr>
                <w:b/>
                <w:lang w:val="en-US"/>
              </w:rPr>
            </w:pPr>
            <w:r w:rsidRPr="30CBE066">
              <w:rPr>
                <w:b/>
                <w:lang w:val="en-US"/>
              </w:rPr>
              <w:t>Tiền điều kiện:</w:t>
            </w:r>
            <w:r w:rsidRPr="30CBE066">
              <w:rPr>
                <w:lang w:val="en-US"/>
              </w:rPr>
              <w:t xml:space="preserve"> </w:t>
            </w:r>
            <w:r w:rsidR="00CF2782" w:rsidRPr="00892866">
              <w:t>Admin đã đăng nhập; trang Employees.tsx được mở.</w:t>
            </w:r>
          </w:p>
        </w:tc>
      </w:tr>
      <w:tr w:rsidR="002D5843" w14:paraId="043E58C5" w14:textId="77777777" w:rsidTr="531BB2DB">
        <w:trPr>
          <w:trHeight w:val="16"/>
        </w:trPr>
        <w:tc>
          <w:tcPr>
            <w:tcW w:w="5000" w:type="pct"/>
            <w:gridSpan w:val="2"/>
            <w:tcMar>
              <w:top w:w="100" w:type="dxa"/>
              <w:left w:w="100" w:type="dxa"/>
              <w:bottom w:w="100" w:type="dxa"/>
              <w:right w:w="100" w:type="dxa"/>
            </w:tcMar>
          </w:tcPr>
          <w:p w14:paraId="4234F240" w14:textId="0DAD56A7" w:rsidR="002D5843" w:rsidRDefault="002D5843" w:rsidP="009B7A4C">
            <w:pPr>
              <w:rPr>
                <w:b/>
                <w:lang w:val="en-US"/>
              </w:rPr>
            </w:pPr>
            <w:r w:rsidRPr="30CBE066">
              <w:rPr>
                <w:b/>
                <w:lang w:val="en-US"/>
              </w:rPr>
              <w:t>Hậu điều kiện:</w:t>
            </w:r>
            <w:r w:rsidRPr="30CBE066">
              <w:rPr>
                <w:lang w:val="en-US"/>
              </w:rPr>
              <w:t xml:space="preserve"> </w:t>
            </w:r>
            <w:r w:rsidR="00F251BE" w:rsidRPr="00892866">
              <w:t>Danh sách tài khoản, số lượng hoạt động / vô hiệu và bộ lọc đang hiển thị.</w:t>
            </w:r>
          </w:p>
        </w:tc>
      </w:tr>
      <w:tr w:rsidR="002D5843" w:rsidRPr="00055229" w14:paraId="42AC3A52"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66E03709" w14:textId="77777777" w:rsidR="002D5843" w:rsidRPr="00055229" w:rsidRDefault="002D5843" w:rsidP="009B7A4C">
            <w:pPr>
              <w:rPr>
                <w:b/>
                <w:lang w:val="en-US"/>
              </w:rPr>
            </w:pPr>
            <w:r w:rsidRPr="57F0573F">
              <w:rPr>
                <w:b/>
                <w:lang w:val="en-US"/>
              </w:rPr>
              <w:t>Luồng sự kiện chính:</w:t>
            </w:r>
          </w:p>
        </w:tc>
      </w:tr>
      <w:tr w:rsidR="002D5843" w:rsidRPr="00055229" w14:paraId="123B1333" w14:textId="77777777" w:rsidTr="531BB2DB">
        <w:trPr>
          <w:trHeight w:val="18"/>
        </w:trPr>
        <w:tc>
          <w:tcPr>
            <w:tcW w:w="2162" w:type="pct"/>
            <w:tcMar>
              <w:top w:w="100" w:type="dxa"/>
              <w:left w:w="100" w:type="dxa"/>
              <w:bottom w:w="100" w:type="dxa"/>
              <w:right w:w="100" w:type="dxa"/>
            </w:tcMar>
          </w:tcPr>
          <w:p w14:paraId="644644C3" w14:textId="77777777" w:rsidR="002D5843" w:rsidRPr="00055229" w:rsidRDefault="002D5843" w:rsidP="009B7A4C">
            <w:pPr>
              <w:jc w:val="center"/>
              <w:rPr>
                <w:b/>
                <w:bCs/>
              </w:rPr>
            </w:pPr>
            <w:r>
              <w:rPr>
                <w:b/>
                <w:bCs/>
              </w:rPr>
              <w:t>Actor</w:t>
            </w:r>
          </w:p>
        </w:tc>
        <w:tc>
          <w:tcPr>
            <w:tcW w:w="2838" w:type="pct"/>
            <w:tcMar>
              <w:top w:w="100" w:type="dxa"/>
              <w:left w:w="100" w:type="dxa"/>
              <w:bottom w:w="100" w:type="dxa"/>
              <w:right w:w="100" w:type="dxa"/>
            </w:tcMar>
          </w:tcPr>
          <w:p w14:paraId="76C8D909" w14:textId="77777777" w:rsidR="002D5843" w:rsidRPr="00055229" w:rsidRDefault="002D5843" w:rsidP="009B7A4C">
            <w:pPr>
              <w:jc w:val="center"/>
              <w:rPr>
                <w:b/>
                <w:lang w:val="en-US"/>
              </w:rPr>
            </w:pPr>
            <w:r w:rsidRPr="57F0573F">
              <w:rPr>
                <w:b/>
                <w:lang w:val="en-US"/>
              </w:rPr>
              <w:t>Hệ thống</w:t>
            </w:r>
          </w:p>
        </w:tc>
      </w:tr>
      <w:tr w:rsidR="00857CE9" w14:paraId="25230C33" w14:textId="77777777" w:rsidTr="531BB2DB">
        <w:trPr>
          <w:trHeight w:val="161"/>
        </w:trPr>
        <w:tc>
          <w:tcPr>
            <w:tcW w:w="2162" w:type="pct"/>
            <w:tcMar>
              <w:top w:w="100" w:type="dxa"/>
              <w:left w:w="100" w:type="dxa"/>
              <w:bottom w:w="100" w:type="dxa"/>
              <w:right w:w="100" w:type="dxa"/>
            </w:tcMar>
          </w:tcPr>
          <w:p w14:paraId="7F5C58C6" w14:textId="1B42C9AD" w:rsidR="00857CE9" w:rsidRDefault="00857CE9" w:rsidP="00857CE9">
            <w:pPr>
              <w:rPr>
                <w:b/>
                <w:lang w:val="en-US"/>
              </w:rPr>
            </w:pPr>
            <w:r w:rsidRPr="00892866">
              <w:t>1. Mở màn hình quản lý tài khoản.</w:t>
            </w:r>
          </w:p>
        </w:tc>
        <w:tc>
          <w:tcPr>
            <w:tcW w:w="2838" w:type="pct"/>
            <w:tcMar>
              <w:top w:w="100" w:type="dxa"/>
              <w:left w:w="100" w:type="dxa"/>
              <w:bottom w:w="100" w:type="dxa"/>
              <w:right w:w="100" w:type="dxa"/>
            </w:tcMar>
          </w:tcPr>
          <w:p w14:paraId="14C6AE8D" w14:textId="77777777" w:rsidR="00857CE9" w:rsidRDefault="00857CE9" w:rsidP="00857CE9"/>
        </w:tc>
      </w:tr>
      <w:tr w:rsidR="00857CE9" w14:paraId="67B78D26" w14:textId="77777777" w:rsidTr="531BB2DB">
        <w:trPr>
          <w:trHeight w:val="16"/>
        </w:trPr>
        <w:tc>
          <w:tcPr>
            <w:tcW w:w="2162" w:type="pct"/>
            <w:tcMar>
              <w:top w:w="100" w:type="dxa"/>
              <w:left w:w="100" w:type="dxa"/>
              <w:bottom w:w="100" w:type="dxa"/>
              <w:right w:w="100" w:type="dxa"/>
            </w:tcMar>
          </w:tcPr>
          <w:p w14:paraId="4C97C41D" w14:textId="77777777" w:rsidR="00857CE9" w:rsidRDefault="00857CE9" w:rsidP="00857CE9">
            <w:pPr>
              <w:rPr>
                <w:b/>
                <w:lang w:val="en-US"/>
              </w:rPr>
            </w:pPr>
          </w:p>
        </w:tc>
        <w:tc>
          <w:tcPr>
            <w:tcW w:w="2838" w:type="pct"/>
            <w:tcMar>
              <w:top w:w="100" w:type="dxa"/>
              <w:left w:w="100" w:type="dxa"/>
              <w:bottom w:w="100" w:type="dxa"/>
              <w:right w:w="100" w:type="dxa"/>
            </w:tcMar>
          </w:tcPr>
          <w:p w14:paraId="754B603A" w14:textId="60DE8804" w:rsidR="00857CE9" w:rsidRDefault="00857CE9" w:rsidP="00857CE9">
            <w:pPr>
              <w:rPr>
                <w:b/>
                <w:lang w:val="en-US"/>
              </w:rPr>
            </w:pPr>
            <w:r w:rsidRPr="00892866">
              <w:t>1. Employees.tsx gọi fetchEmployees() khi component mount hoặc khi đổi bộ lọc vai trò.</w:t>
            </w:r>
          </w:p>
        </w:tc>
      </w:tr>
      <w:tr w:rsidR="00857CE9" w14:paraId="158E86D1" w14:textId="77777777" w:rsidTr="531BB2DB">
        <w:trPr>
          <w:trHeight w:val="16"/>
        </w:trPr>
        <w:tc>
          <w:tcPr>
            <w:tcW w:w="2162" w:type="pct"/>
            <w:tcMar>
              <w:top w:w="100" w:type="dxa"/>
              <w:left w:w="100" w:type="dxa"/>
              <w:bottom w:w="100" w:type="dxa"/>
              <w:right w:w="100" w:type="dxa"/>
            </w:tcMar>
          </w:tcPr>
          <w:p w14:paraId="07AEE338" w14:textId="77777777" w:rsidR="00857CE9" w:rsidRDefault="00857CE9" w:rsidP="00857CE9">
            <w:pPr>
              <w:rPr>
                <w:b/>
                <w:bCs/>
              </w:rPr>
            </w:pPr>
          </w:p>
        </w:tc>
        <w:tc>
          <w:tcPr>
            <w:tcW w:w="2838" w:type="pct"/>
            <w:tcMar>
              <w:top w:w="100" w:type="dxa"/>
              <w:left w:w="100" w:type="dxa"/>
              <w:bottom w:w="100" w:type="dxa"/>
              <w:right w:w="100" w:type="dxa"/>
            </w:tcMar>
          </w:tcPr>
          <w:p w14:paraId="5B4F8AD9" w14:textId="409D8D5D" w:rsidR="00857CE9" w:rsidRDefault="00857CE9" w:rsidP="00857CE9">
            <w:r w:rsidRPr="44184479">
              <w:rPr>
                <w:lang w:val="en-US"/>
              </w:rPr>
              <w:t>2. Gửi GET /api/employees hoặc GET /api/employees?role=....</w:t>
            </w:r>
          </w:p>
        </w:tc>
      </w:tr>
      <w:tr w:rsidR="00857CE9" w14:paraId="42B1CF96" w14:textId="77777777" w:rsidTr="531BB2DB">
        <w:trPr>
          <w:trHeight w:val="16"/>
        </w:trPr>
        <w:tc>
          <w:tcPr>
            <w:tcW w:w="2162" w:type="pct"/>
            <w:tcMar>
              <w:top w:w="100" w:type="dxa"/>
              <w:left w:w="100" w:type="dxa"/>
              <w:bottom w:w="100" w:type="dxa"/>
              <w:right w:w="100" w:type="dxa"/>
            </w:tcMar>
          </w:tcPr>
          <w:p w14:paraId="17D6CD8E" w14:textId="77777777" w:rsidR="00857CE9" w:rsidRDefault="00857CE9" w:rsidP="00857CE9">
            <w:pPr>
              <w:rPr>
                <w:b/>
                <w:bCs/>
              </w:rPr>
            </w:pPr>
          </w:p>
        </w:tc>
        <w:tc>
          <w:tcPr>
            <w:tcW w:w="2838" w:type="pct"/>
            <w:tcMar>
              <w:top w:w="100" w:type="dxa"/>
              <w:left w:w="100" w:type="dxa"/>
              <w:bottom w:w="100" w:type="dxa"/>
              <w:right w:w="100" w:type="dxa"/>
            </w:tcMar>
          </w:tcPr>
          <w:p w14:paraId="26987AF5" w14:textId="2EE13605" w:rsidR="00857CE9" w:rsidRDefault="00857CE9" w:rsidP="00857CE9">
            <w:r w:rsidRPr="44184479">
              <w:rPr>
                <w:lang w:val="en-US"/>
              </w:rPr>
              <w:t>3. EmployeeApiController gọi UserService.getAllUsers() hoặc getUsersByRole(...).</w:t>
            </w:r>
          </w:p>
        </w:tc>
      </w:tr>
      <w:tr w:rsidR="00857CE9" w14:paraId="654AE5B5" w14:textId="77777777" w:rsidTr="531BB2DB">
        <w:trPr>
          <w:trHeight w:val="16"/>
        </w:trPr>
        <w:tc>
          <w:tcPr>
            <w:tcW w:w="2162" w:type="pct"/>
            <w:tcMar>
              <w:top w:w="100" w:type="dxa"/>
              <w:left w:w="100" w:type="dxa"/>
              <w:bottom w:w="100" w:type="dxa"/>
              <w:right w:w="100" w:type="dxa"/>
            </w:tcMar>
          </w:tcPr>
          <w:p w14:paraId="3A758B61" w14:textId="77777777" w:rsidR="00857CE9" w:rsidRDefault="00857CE9" w:rsidP="00857CE9">
            <w:pPr>
              <w:rPr>
                <w:b/>
                <w:lang w:val="en-US"/>
              </w:rPr>
            </w:pPr>
          </w:p>
        </w:tc>
        <w:tc>
          <w:tcPr>
            <w:tcW w:w="2838" w:type="pct"/>
            <w:tcMar>
              <w:top w:w="100" w:type="dxa"/>
              <w:left w:w="100" w:type="dxa"/>
              <w:bottom w:w="100" w:type="dxa"/>
              <w:right w:w="100" w:type="dxa"/>
            </w:tcMar>
          </w:tcPr>
          <w:p w14:paraId="4A70D291" w14:textId="50D18176" w:rsidR="00857CE9" w:rsidRDefault="00857CE9" w:rsidP="00857CE9">
            <w:r w:rsidRPr="44184479">
              <w:rPr>
                <w:lang w:val="en-US"/>
              </w:rPr>
              <w:t>4. Service đọc dữ liệu từ UserRepository, map sang UserResponse, rồi trả về danh sách.</w:t>
            </w:r>
          </w:p>
        </w:tc>
      </w:tr>
      <w:tr w:rsidR="00857CE9" w14:paraId="21E4C7A5" w14:textId="77777777" w:rsidTr="531BB2DB">
        <w:trPr>
          <w:trHeight w:val="16"/>
        </w:trPr>
        <w:tc>
          <w:tcPr>
            <w:tcW w:w="2162" w:type="pct"/>
            <w:tcMar>
              <w:top w:w="100" w:type="dxa"/>
              <w:left w:w="100" w:type="dxa"/>
              <w:bottom w:w="100" w:type="dxa"/>
              <w:right w:w="100" w:type="dxa"/>
            </w:tcMar>
          </w:tcPr>
          <w:p w14:paraId="055B3337" w14:textId="77777777" w:rsidR="00857CE9" w:rsidRDefault="00857CE9" w:rsidP="00857CE9">
            <w:pPr>
              <w:rPr>
                <w:b/>
                <w:lang w:val="en-US"/>
              </w:rPr>
            </w:pPr>
          </w:p>
        </w:tc>
        <w:tc>
          <w:tcPr>
            <w:tcW w:w="2838" w:type="pct"/>
            <w:tcMar>
              <w:top w:w="100" w:type="dxa"/>
              <w:left w:w="100" w:type="dxa"/>
              <w:bottom w:w="100" w:type="dxa"/>
              <w:right w:w="100" w:type="dxa"/>
            </w:tcMar>
          </w:tcPr>
          <w:p w14:paraId="16C86C05" w14:textId="5FA8C5B7" w:rsidR="00857CE9" w:rsidRPr="00892866" w:rsidRDefault="00857CE9" w:rsidP="00857CE9">
            <w:r w:rsidRPr="44184479">
              <w:rPr>
                <w:lang w:val="en-US"/>
              </w:rPr>
              <w:t>5. Frontend lưu vào state, tính activeCount, disabledCount và render bảng.</w:t>
            </w:r>
          </w:p>
        </w:tc>
      </w:tr>
      <w:tr w:rsidR="002D5843" w14:paraId="489A4208" w14:textId="77777777" w:rsidTr="531BB2DB">
        <w:trPr>
          <w:trHeight w:val="18"/>
        </w:trPr>
        <w:tc>
          <w:tcPr>
            <w:tcW w:w="5000" w:type="pct"/>
            <w:gridSpan w:val="2"/>
            <w:shd w:val="clear" w:color="auto" w:fill="F2F2F2" w:themeFill="background1" w:themeFillShade="F2"/>
            <w:tcMar>
              <w:top w:w="100" w:type="dxa"/>
              <w:left w:w="100" w:type="dxa"/>
              <w:bottom w:w="100" w:type="dxa"/>
              <w:right w:w="100" w:type="dxa"/>
            </w:tcMar>
          </w:tcPr>
          <w:p w14:paraId="4FA002DA" w14:textId="77777777" w:rsidR="002D5843" w:rsidRDefault="002D5843" w:rsidP="009B7A4C">
            <w:r w:rsidRPr="57F0573F">
              <w:rPr>
                <w:b/>
                <w:lang w:val="en-US"/>
              </w:rPr>
              <w:t>Luồng sự kiện thay thế:</w:t>
            </w:r>
          </w:p>
        </w:tc>
      </w:tr>
      <w:tr w:rsidR="005952B1" w:rsidRPr="00055229" w14:paraId="26C706E3" w14:textId="77777777" w:rsidTr="531BB2DB">
        <w:trPr>
          <w:trHeight w:val="16"/>
        </w:trPr>
        <w:tc>
          <w:tcPr>
            <w:tcW w:w="2162" w:type="pct"/>
            <w:tcMar>
              <w:top w:w="100" w:type="dxa"/>
              <w:left w:w="100" w:type="dxa"/>
              <w:bottom w:w="100" w:type="dxa"/>
              <w:right w:w="100" w:type="dxa"/>
            </w:tcMar>
          </w:tcPr>
          <w:p w14:paraId="60E408C4" w14:textId="1DFD11F2" w:rsidR="005952B1" w:rsidRPr="00055229" w:rsidRDefault="531BB2DB" w:rsidP="005952B1">
            <w:r w:rsidRPr="531BB2DB">
              <w:rPr>
                <w:lang w:val="en-US"/>
              </w:rPr>
              <w:t>Đổi bộ lọc vai trò.</w:t>
            </w:r>
          </w:p>
        </w:tc>
        <w:tc>
          <w:tcPr>
            <w:tcW w:w="2838" w:type="pct"/>
            <w:tcMar>
              <w:top w:w="20" w:type="dxa"/>
              <w:left w:w="20" w:type="dxa"/>
              <w:bottom w:w="20" w:type="dxa"/>
              <w:right w:w="20" w:type="dxa"/>
            </w:tcMar>
          </w:tcPr>
          <w:p w14:paraId="27313B92" w14:textId="53BA4060" w:rsidR="005952B1" w:rsidRPr="00055229" w:rsidRDefault="531BB2DB" w:rsidP="005952B1">
            <w:r w:rsidRPr="531BB2DB">
              <w:rPr>
                <w:lang w:val="en-US"/>
              </w:rPr>
              <w:t>Hệ thống gọi lại API với tham số role=ADMIN hoặc role=EMPLOYEE để tải lại dữ liệu.</w:t>
            </w:r>
          </w:p>
        </w:tc>
      </w:tr>
      <w:tr w:rsidR="002D5843" w:rsidRPr="00055229" w14:paraId="4B8B6098"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3C600ACE" w14:textId="77777777" w:rsidR="002D5843" w:rsidRPr="00055229" w:rsidRDefault="002D5843" w:rsidP="009B7A4C">
            <w:r w:rsidRPr="57F0573F">
              <w:rPr>
                <w:b/>
                <w:lang w:val="en-US"/>
              </w:rPr>
              <w:t>Luồng sự kiện ngoại lệ:</w:t>
            </w:r>
          </w:p>
        </w:tc>
      </w:tr>
      <w:tr w:rsidR="005C5448" w:rsidRPr="00055229" w14:paraId="0BE0E900" w14:textId="77777777" w:rsidTr="531BB2DB">
        <w:trPr>
          <w:trHeight w:val="18"/>
        </w:trPr>
        <w:tc>
          <w:tcPr>
            <w:tcW w:w="2162" w:type="pct"/>
            <w:tcMar>
              <w:top w:w="100" w:type="dxa"/>
              <w:left w:w="100" w:type="dxa"/>
              <w:bottom w:w="100" w:type="dxa"/>
              <w:right w:w="100" w:type="dxa"/>
            </w:tcMar>
          </w:tcPr>
          <w:p w14:paraId="3D05864E" w14:textId="56CF03BE" w:rsidR="005C5448" w:rsidRDefault="531BB2DB" w:rsidP="005C5448">
            <w:r w:rsidRPr="531BB2DB">
              <w:rPr>
                <w:lang w:val="en-US"/>
              </w:rPr>
              <w:t>Không tải được danh sách.</w:t>
            </w:r>
          </w:p>
        </w:tc>
        <w:tc>
          <w:tcPr>
            <w:tcW w:w="2838" w:type="pct"/>
            <w:tcMar>
              <w:top w:w="20" w:type="dxa"/>
              <w:left w:w="20" w:type="dxa"/>
              <w:bottom w:w="20" w:type="dxa"/>
              <w:right w:w="20" w:type="dxa"/>
            </w:tcMar>
          </w:tcPr>
          <w:p w14:paraId="17FE2512" w14:textId="59926D20" w:rsidR="005C5448" w:rsidRPr="00055229" w:rsidRDefault="531BB2DB" w:rsidP="005C5448">
            <w:r w:rsidRPr="531BB2DB">
              <w:rPr>
                <w:lang w:val="en-US"/>
              </w:rPr>
              <w:t>Frontend hiển thị lỗi “Không thể tải danh sách tài khoản”.</w:t>
            </w:r>
          </w:p>
        </w:tc>
      </w:tr>
    </w:tbl>
    <w:p w14:paraId="4A289C9A" w14:textId="77777777" w:rsidR="00144C78" w:rsidRPr="00126AC3" w:rsidRDefault="00144C78" w:rsidP="004743F3">
      <w:pPr>
        <w:pStyle w:val="ListParagraph"/>
        <w:numPr>
          <w:ilvl w:val="0"/>
          <w:numId w:val="48"/>
        </w:numPr>
        <w:rPr>
          <w:lang w:val="en-US"/>
        </w:rPr>
      </w:pPr>
      <w:r w:rsidRPr="00126AC3">
        <w:rPr>
          <w:lang w:val="en-US"/>
        </w:rPr>
        <w:t>Activity Diagram:</w:t>
      </w:r>
    </w:p>
    <w:p w14:paraId="130C8BDA" w14:textId="03A779AD" w:rsidR="00144C78" w:rsidRPr="008A3DEF" w:rsidRDefault="00B3001C" w:rsidP="00B3001C">
      <w:pPr>
        <w:jc w:val="center"/>
        <w:rPr>
          <w:lang w:val="en-US"/>
        </w:rPr>
      </w:pPr>
      <w:r>
        <w:rPr>
          <w:noProof/>
        </w:rPr>
        <w:lastRenderedPageBreak/>
        <w:drawing>
          <wp:inline distT="0" distB="0" distL="0" distR="0" wp14:anchorId="4AF39506" wp14:editId="10FE82AC">
            <wp:extent cx="5732145" cy="6710804"/>
            <wp:effectExtent l="0" t="0" r="1905" b="0"/>
            <wp:docPr id="544250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2145" cy="6710804"/>
                    </a:xfrm>
                    <a:prstGeom prst="rect">
                      <a:avLst/>
                    </a:prstGeom>
                    <a:noFill/>
                    <a:ln>
                      <a:noFill/>
                    </a:ln>
                  </pic:spPr>
                </pic:pic>
              </a:graphicData>
            </a:graphic>
          </wp:inline>
        </w:drawing>
      </w:r>
    </w:p>
    <w:p w14:paraId="635DDDBF" w14:textId="77777777" w:rsidR="00144C78" w:rsidRPr="00126AC3" w:rsidRDefault="00144C78" w:rsidP="004743F3">
      <w:pPr>
        <w:pStyle w:val="ListParagraph"/>
        <w:numPr>
          <w:ilvl w:val="0"/>
          <w:numId w:val="48"/>
        </w:numPr>
        <w:rPr>
          <w:lang w:val="en-US"/>
        </w:rPr>
      </w:pPr>
      <w:r w:rsidRPr="00126AC3">
        <w:rPr>
          <w:lang w:val="en-US"/>
        </w:rPr>
        <w:t>Sequence Diagram:</w:t>
      </w:r>
    </w:p>
    <w:p w14:paraId="4CA9CAC9" w14:textId="65B06216" w:rsidR="00144C78" w:rsidRPr="00144C78" w:rsidRDefault="00B0159A" w:rsidP="00144C78">
      <w:pPr>
        <w:rPr>
          <w:lang w:val="en-US"/>
        </w:rPr>
      </w:pPr>
      <w:r>
        <w:rPr>
          <w:noProof/>
        </w:rPr>
        <w:lastRenderedPageBreak/>
        <w:drawing>
          <wp:inline distT="0" distB="0" distL="0" distR="0" wp14:anchorId="3AAFCE38" wp14:editId="59EB955D">
            <wp:extent cx="5732145" cy="2413535"/>
            <wp:effectExtent l="0" t="0" r="1905" b="6350"/>
            <wp:docPr id="2071489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2145" cy="2413535"/>
                    </a:xfrm>
                    <a:prstGeom prst="rect">
                      <a:avLst/>
                    </a:prstGeom>
                    <a:noFill/>
                    <a:ln>
                      <a:noFill/>
                    </a:ln>
                  </pic:spPr>
                </pic:pic>
              </a:graphicData>
            </a:graphic>
          </wp:inline>
        </w:drawing>
      </w:r>
    </w:p>
    <w:p w14:paraId="3AA5B600" w14:textId="59B87A85" w:rsidR="00976284" w:rsidRDefault="00976284" w:rsidP="008F431A">
      <w:pPr>
        <w:pStyle w:val="Heading3"/>
        <w:rPr>
          <w:lang w:val="en-US"/>
        </w:rPr>
      </w:pPr>
      <w:r w:rsidRPr="00976284">
        <w:rPr>
          <w:lang w:val="en-US"/>
        </w:rPr>
        <w:t>A-16</w:t>
      </w:r>
      <w:r>
        <w:rPr>
          <w:lang w:val="en-US"/>
        </w:rPr>
        <w:t>_</w:t>
      </w:r>
      <w:r w:rsidRPr="00976284">
        <w:rPr>
          <w:lang w:val="en-US"/>
        </w:rPr>
        <w:t>Xem chi tiết tài khoản</w:t>
      </w:r>
    </w:p>
    <w:p w14:paraId="028E8B42" w14:textId="77777777" w:rsidR="00144C78" w:rsidRPr="00144C78" w:rsidRDefault="00144C78" w:rsidP="004743F3">
      <w:pPr>
        <w:pStyle w:val="ListParagraph"/>
        <w:numPr>
          <w:ilvl w:val="0"/>
          <w:numId w:val="49"/>
        </w:numPr>
        <w:rPr>
          <w:lang w:val="en-US"/>
        </w:rPr>
      </w:pPr>
      <w:r w:rsidRPr="00144C78">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899"/>
        <w:gridCol w:w="5118"/>
      </w:tblGrid>
      <w:tr w:rsidR="00B0159A" w14:paraId="55037E36" w14:textId="77777777" w:rsidTr="531BB2DB">
        <w:trPr>
          <w:trHeight w:val="113"/>
        </w:trPr>
        <w:tc>
          <w:tcPr>
            <w:tcW w:w="5000" w:type="pct"/>
            <w:gridSpan w:val="2"/>
            <w:tcMar>
              <w:top w:w="100" w:type="dxa"/>
              <w:left w:w="100" w:type="dxa"/>
              <w:bottom w:w="100" w:type="dxa"/>
              <w:right w:w="100" w:type="dxa"/>
            </w:tcMar>
          </w:tcPr>
          <w:p w14:paraId="19FB33EB" w14:textId="00ED3C5C" w:rsidR="00B0159A" w:rsidRDefault="00B0159A" w:rsidP="009B7A4C">
            <w:r w:rsidRPr="00782410">
              <w:rPr>
                <w:b/>
                <w:bCs/>
              </w:rPr>
              <w:t>UCID:</w:t>
            </w:r>
            <w:r>
              <w:t xml:space="preserve"> </w:t>
            </w:r>
            <w:r w:rsidR="00DC75A6">
              <w:t>A-16</w:t>
            </w:r>
          </w:p>
        </w:tc>
      </w:tr>
      <w:tr w:rsidR="00B0159A" w14:paraId="61DF6536" w14:textId="77777777" w:rsidTr="531BB2DB">
        <w:trPr>
          <w:trHeight w:val="113"/>
        </w:trPr>
        <w:tc>
          <w:tcPr>
            <w:tcW w:w="5000" w:type="pct"/>
            <w:gridSpan w:val="2"/>
            <w:tcMar>
              <w:top w:w="100" w:type="dxa"/>
              <w:left w:w="100" w:type="dxa"/>
              <w:bottom w:w="100" w:type="dxa"/>
              <w:right w:w="100" w:type="dxa"/>
            </w:tcMar>
          </w:tcPr>
          <w:p w14:paraId="020DAE2B" w14:textId="28835F6C" w:rsidR="00B0159A" w:rsidRDefault="00B0159A" w:rsidP="009B7A4C">
            <w:pPr>
              <w:rPr>
                <w:b/>
                <w:lang w:val="en-US"/>
              </w:rPr>
            </w:pPr>
            <w:r w:rsidRPr="30CBE066">
              <w:rPr>
                <w:b/>
                <w:lang w:val="en-US"/>
              </w:rPr>
              <w:t>Tên Usecase:</w:t>
            </w:r>
            <w:r w:rsidRPr="30CBE066">
              <w:rPr>
                <w:lang w:val="en-US"/>
              </w:rPr>
              <w:t xml:space="preserve"> </w:t>
            </w:r>
            <w:r w:rsidR="00DC75A6" w:rsidRPr="00976284">
              <w:rPr>
                <w:lang w:val="en-US"/>
              </w:rPr>
              <w:t>Xem chi tiết tài khoản</w:t>
            </w:r>
          </w:p>
        </w:tc>
      </w:tr>
      <w:tr w:rsidR="00B0159A" w14:paraId="303D76BF" w14:textId="77777777" w:rsidTr="531BB2DB">
        <w:trPr>
          <w:trHeight w:val="206"/>
        </w:trPr>
        <w:tc>
          <w:tcPr>
            <w:tcW w:w="5000" w:type="pct"/>
            <w:gridSpan w:val="2"/>
            <w:tcMar>
              <w:top w:w="100" w:type="dxa"/>
              <w:left w:w="100" w:type="dxa"/>
              <w:bottom w:w="100" w:type="dxa"/>
              <w:right w:w="100" w:type="dxa"/>
            </w:tcMar>
          </w:tcPr>
          <w:p w14:paraId="523AAE4C" w14:textId="0BBC7387" w:rsidR="00B0159A" w:rsidRDefault="00B0159A" w:rsidP="009B7A4C">
            <w:pPr>
              <w:rPr>
                <w:b/>
                <w:lang w:val="en-US"/>
              </w:rPr>
            </w:pPr>
            <w:r w:rsidRPr="30CBE066">
              <w:rPr>
                <w:b/>
                <w:lang w:val="en-US"/>
              </w:rPr>
              <w:t>Mô tả sơ lược:</w:t>
            </w:r>
            <w:r w:rsidRPr="30CBE066">
              <w:rPr>
                <w:lang w:val="en-US"/>
              </w:rPr>
              <w:t xml:space="preserve"> </w:t>
            </w:r>
            <w:r w:rsidR="00E07E08" w:rsidRPr="00892866">
              <w:t>Quản trị viên mở modal xem chi tiết tài khoản ngay từ danh sách.</w:t>
            </w:r>
          </w:p>
        </w:tc>
      </w:tr>
      <w:tr w:rsidR="00B0159A" w14:paraId="6A374C5B" w14:textId="77777777" w:rsidTr="531BB2DB">
        <w:trPr>
          <w:trHeight w:val="16"/>
        </w:trPr>
        <w:tc>
          <w:tcPr>
            <w:tcW w:w="5000" w:type="pct"/>
            <w:gridSpan w:val="2"/>
            <w:tcMar>
              <w:top w:w="100" w:type="dxa"/>
              <w:left w:w="100" w:type="dxa"/>
              <w:bottom w:w="100" w:type="dxa"/>
              <w:right w:w="100" w:type="dxa"/>
            </w:tcMar>
          </w:tcPr>
          <w:p w14:paraId="41014EC2" w14:textId="77777777" w:rsidR="00B0159A" w:rsidRDefault="00B0159A" w:rsidP="009B7A4C">
            <w:pPr>
              <w:rPr>
                <w:b/>
                <w:lang w:val="en-US"/>
              </w:rPr>
            </w:pPr>
            <w:r w:rsidRPr="30CBE066">
              <w:rPr>
                <w:b/>
                <w:lang w:val="en-US"/>
              </w:rPr>
              <w:t>Actor chính:</w:t>
            </w:r>
            <w:r w:rsidRPr="30CBE066">
              <w:rPr>
                <w:lang w:val="en-US"/>
              </w:rPr>
              <w:t xml:space="preserve"> </w:t>
            </w:r>
            <w:r w:rsidRPr="00892866">
              <w:t>Admin</w:t>
            </w:r>
          </w:p>
        </w:tc>
      </w:tr>
      <w:tr w:rsidR="00B0159A" w14:paraId="4F77D8D2" w14:textId="77777777" w:rsidTr="531BB2DB">
        <w:trPr>
          <w:trHeight w:val="16"/>
        </w:trPr>
        <w:tc>
          <w:tcPr>
            <w:tcW w:w="5000" w:type="pct"/>
            <w:gridSpan w:val="2"/>
            <w:tcMar>
              <w:top w:w="100" w:type="dxa"/>
              <w:left w:w="100" w:type="dxa"/>
              <w:bottom w:w="100" w:type="dxa"/>
              <w:right w:w="100" w:type="dxa"/>
            </w:tcMar>
          </w:tcPr>
          <w:p w14:paraId="66791DC4" w14:textId="77777777" w:rsidR="00B0159A" w:rsidRDefault="00B0159A" w:rsidP="009B7A4C">
            <w:pPr>
              <w:rPr>
                <w:b/>
                <w:lang w:val="en-US"/>
              </w:rPr>
            </w:pPr>
            <w:r w:rsidRPr="30CBE066">
              <w:rPr>
                <w:b/>
                <w:lang w:val="en-US"/>
              </w:rPr>
              <w:t>Actor phụ:</w:t>
            </w:r>
            <w:r w:rsidRPr="30CBE066">
              <w:rPr>
                <w:lang w:val="en-US"/>
              </w:rPr>
              <w:t xml:space="preserve"> </w:t>
            </w:r>
            <w:r w:rsidRPr="00D46256">
              <w:t>Không có</w:t>
            </w:r>
          </w:p>
        </w:tc>
      </w:tr>
      <w:tr w:rsidR="00B0159A" w14:paraId="15F0C546" w14:textId="77777777" w:rsidTr="531BB2DB">
        <w:trPr>
          <w:trHeight w:val="16"/>
        </w:trPr>
        <w:tc>
          <w:tcPr>
            <w:tcW w:w="5000" w:type="pct"/>
            <w:gridSpan w:val="2"/>
            <w:tcMar>
              <w:top w:w="100" w:type="dxa"/>
              <w:left w:w="100" w:type="dxa"/>
              <w:bottom w:w="100" w:type="dxa"/>
              <w:right w:w="100" w:type="dxa"/>
            </w:tcMar>
          </w:tcPr>
          <w:p w14:paraId="43C5CA5A" w14:textId="108C7396" w:rsidR="00B0159A" w:rsidRDefault="00B0159A" w:rsidP="009B7A4C">
            <w:pPr>
              <w:rPr>
                <w:b/>
                <w:lang w:val="en-US"/>
              </w:rPr>
            </w:pPr>
            <w:r w:rsidRPr="30CBE066">
              <w:rPr>
                <w:b/>
                <w:lang w:val="en-US"/>
              </w:rPr>
              <w:t>Tiền điều kiện:</w:t>
            </w:r>
            <w:r w:rsidRPr="30CBE066">
              <w:rPr>
                <w:lang w:val="en-US"/>
              </w:rPr>
              <w:t xml:space="preserve"> </w:t>
            </w:r>
            <w:r w:rsidR="008D76EC" w:rsidRPr="00892866">
              <w:t>Tài khoản đã được tải trong danh sách hiện tại.</w:t>
            </w:r>
          </w:p>
        </w:tc>
      </w:tr>
      <w:tr w:rsidR="00B0159A" w14:paraId="5E0BE6DA" w14:textId="77777777" w:rsidTr="531BB2DB">
        <w:trPr>
          <w:trHeight w:val="16"/>
        </w:trPr>
        <w:tc>
          <w:tcPr>
            <w:tcW w:w="5000" w:type="pct"/>
            <w:gridSpan w:val="2"/>
            <w:tcMar>
              <w:top w:w="100" w:type="dxa"/>
              <w:left w:w="100" w:type="dxa"/>
              <w:bottom w:w="100" w:type="dxa"/>
              <w:right w:w="100" w:type="dxa"/>
            </w:tcMar>
          </w:tcPr>
          <w:p w14:paraId="50CCDB75" w14:textId="11399916" w:rsidR="00B0159A" w:rsidRDefault="00B0159A" w:rsidP="009B7A4C">
            <w:pPr>
              <w:rPr>
                <w:b/>
                <w:lang w:val="en-US"/>
              </w:rPr>
            </w:pPr>
            <w:r w:rsidRPr="30CBE066">
              <w:rPr>
                <w:b/>
                <w:lang w:val="en-US"/>
              </w:rPr>
              <w:t>Hậu điều kiện:</w:t>
            </w:r>
            <w:r w:rsidRPr="30CBE066">
              <w:rPr>
                <w:lang w:val="en-US"/>
              </w:rPr>
              <w:t xml:space="preserve"> </w:t>
            </w:r>
            <w:r w:rsidR="002F001D" w:rsidRPr="00892866">
              <w:t>Modal chi tiết hiển thị thông tin tài khoản.</w:t>
            </w:r>
          </w:p>
        </w:tc>
      </w:tr>
      <w:tr w:rsidR="00B0159A" w:rsidRPr="00055229" w14:paraId="78891A46"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09A420C0" w14:textId="77777777" w:rsidR="00B0159A" w:rsidRPr="00055229" w:rsidRDefault="00B0159A" w:rsidP="009B7A4C">
            <w:pPr>
              <w:rPr>
                <w:b/>
                <w:lang w:val="en-US"/>
              </w:rPr>
            </w:pPr>
            <w:r w:rsidRPr="57F0573F">
              <w:rPr>
                <w:b/>
                <w:lang w:val="en-US"/>
              </w:rPr>
              <w:t>Luồng sự kiện chính:</w:t>
            </w:r>
          </w:p>
        </w:tc>
      </w:tr>
      <w:tr w:rsidR="00B0159A" w:rsidRPr="00055229" w14:paraId="7D8A6C91" w14:textId="77777777" w:rsidTr="531BB2DB">
        <w:trPr>
          <w:trHeight w:val="18"/>
        </w:trPr>
        <w:tc>
          <w:tcPr>
            <w:tcW w:w="2162" w:type="pct"/>
            <w:tcMar>
              <w:top w:w="100" w:type="dxa"/>
              <w:left w:w="100" w:type="dxa"/>
              <w:bottom w:w="100" w:type="dxa"/>
              <w:right w:w="100" w:type="dxa"/>
            </w:tcMar>
          </w:tcPr>
          <w:p w14:paraId="3EC1D5EF" w14:textId="77777777" w:rsidR="00B0159A" w:rsidRPr="00055229" w:rsidRDefault="00B0159A" w:rsidP="009B7A4C">
            <w:pPr>
              <w:jc w:val="center"/>
              <w:rPr>
                <w:b/>
                <w:bCs/>
              </w:rPr>
            </w:pPr>
            <w:r>
              <w:rPr>
                <w:b/>
                <w:bCs/>
              </w:rPr>
              <w:t>Actor</w:t>
            </w:r>
          </w:p>
        </w:tc>
        <w:tc>
          <w:tcPr>
            <w:tcW w:w="2838" w:type="pct"/>
            <w:tcMar>
              <w:top w:w="100" w:type="dxa"/>
              <w:left w:w="100" w:type="dxa"/>
              <w:bottom w:w="100" w:type="dxa"/>
              <w:right w:w="100" w:type="dxa"/>
            </w:tcMar>
          </w:tcPr>
          <w:p w14:paraId="2D38F7E2" w14:textId="77777777" w:rsidR="00B0159A" w:rsidRPr="00055229" w:rsidRDefault="00B0159A" w:rsidP="009B7A4C">
            <w:pPr>
              <w:jc w:val="center"/>
              <w:rPr>
                <w:b/>
                <w:lang w:val="en-US"/>
              </w:rPr>
            </w:pPr>
            <w:r w:rsidRPr="57F0573F">
              <w:rPr>
                <w:b/>
                <w:lang w:val="en-US"/>
              </w:rPr>
              <w:t>Hệ thống</w:t>
            </w:r>
          </w:p>
        </w:tc>
      </w:tr>
      <w:tr w:rsidR="0036546B" w14:paraId="63FD00F1" w14:textId="77777777" w:rsidTr="531BB2DB">
        <w:trPr>
          <w:trHeight w:val="161"/>
        </w:trPr>
        <w:tc>
          <w:tcPr>
            <w:tcW w:w="2162" w:type="pct"/>
            <w:tcMar>
              <w:top w:w="100" w:type="dxa"/>
              <w:left w:w="100" w:type="dxa"/>
              <w:bottom w:w="100" w:type="dxa"/>
              <w:right w:w="100" w:type="dxa"/>
            </w:tcMar>
          </w:tcPr>
          <w:p w14:paraId="42740437" w14:textId="37406767" w:rsidR="0036546B" w:rsidRDefault="0036546B" w:rsidP="0036546B">
            <w:pPr>
              <w:rPr>
                <w:b/>
                <w:lang w:val="en-US"/>
              </w:rPr>
            </w:pPr>
            <w:r w:rsidRPr="00892866">
              <w:t>1. Bấm nút xem chi tiết ở một dòng tài khoản.</w:t>
            </w:r>
          </w:p>
        </w:tc>
        <w:tc>
          <w:tcPr>
            <w:tcW w:w="2838" w:type="pct"/>
            <w:tcMar>
              <w:top w:w="100" w:type="dxa"/>
              <w:left w:w="100" w:type="dxa"/>
              <w:bottom w:w="100" w:type="dxa"/>
              <w:right w:w="100" w:type="dxa"/>
            </w:tcMar>
          </w:tcPr>
          <w:p w14:paraId="77D29076" w14:textId="77777777" w:rsidR="0036546B" w:rsidRDefault="0036546B" w:rsidP="0036546B"/>
        </w:tc>
      </w:tr>
      <w:tr w:rsidR="0036546B" w14:paraId="57AE1C2B" w14:textId="77777777" w:rsidTr="531BB2DB">
        <w:trPr>
          <w:trHeight w:val="16"/>
        </w:trPr>
        <w:tc>
          <w:tcPr>
            <w:tcW w:w="2162" w:type="pct"/>
            <w:tcMar>
              <w:top w:w="100" w:type="dxa"/>
              <w:left w:w="100" w:type="dxa"/>
              <w:bottom w:w="100" w:type="dxa"/>
              <w:right w:w="100" w:type="dxa"/>
            </w:tcMar>
          </w:tcPr>
          <w:p w14:paraId="7C1A03F9" w14:textId="77777777" w:rsidR="0036546B" w:rsidRDefault="0036546B" w:rsidP="0036546B">
            <w:pPr>
              <w:rPr>
                <w:b/>
                <w:lang w:val="en-US"/>
              </w:rPr>
            </w:pPr>
          </w:p>
        </w:tc>
        <w:tc>
          <w:tcPr>
            <w:tcW w:w="2838" w:type="pct"/>
            <w:tcMar>
              <w:top w:w="100" w:type="dxa"/>
              <w:left w:w="100" w:type="dxa"/>
              <w:bottom w:w="100" w:type="dxa"/>
              <w:right w:w="100" w:type="dxa"/>
            </w:tcMar>
          </w:tcPr>
          <w:p w14:paraId="0D177347" w14:textId="6DE6189C" w:rsidR="0036546B" w:rsidRDefault="0036546B" w:rsidP="0036546B">
            <w:pPr>
              <w:rPr>
                <w:b/>
                <w:lang w:val="en-US"/>
              </w:rPr>
            </w:pPr>
            <w:r w:rsidRPr="00892866">
              <w:t>1. Employees.tsx gán selectedEmployee bằng tài khoản đang chọn.</w:t>
            </w:r>
          </w:p>
        </w:tc>
      </w:tr>
      <w:tr w:rsidR="0036546B" w14:paraId="66BFF545" w14:textId="77777777" w:rsidTr="531BB2DB">
        <w:trPr>
          <w:trHeight w:val="16"/>
        </w:trPr>
        <w:tc>
          <w:tcPr>
            <w:tcW w:w="2162" w:type="pct"/>
            <w:tcMar>
              <w:top w:w="100" w:type="dxa"/>
              <w:left w:w="100" w:type="dxa"/>
              <w:bottom w:w="100" w:type="dxa"/>
              <w:right w:w="100" w:type="dxa"/>
            </w:tcMar>
          </w:tcPr>
          <w:p w14:paraId="4D7B925C" w14:textId="77777777" w:rsidR="0036546B" w:rsidRDefault="0036546B" w:rsidP="0036546B">
            <w:pPr>
              <w:rPr>
                <w:b/>
                <w:bCs/>
              </w:rPr>
            </w:pPr>
          </w:p>
        </w:tc>
        <w:tc>
          <w:tcPr>
            <w:tcW w:w="2838" w:type="pct"/>
            <w:tcMar>
              <w:top w:w="100" w:type="dxa"/>
              <w:left w:w="100" w:type="dxa"/>
              <w:bottom w:w="100" w:type="dxa"/>
              <w:right w:w="100" w:type="dxa"/>
            </w:tcMar>
          </w:tcPr>
          <w:p w14:paraId="18AAAD1D" w14:textId="6FC3D295" w:rsidR="0036546B" w:rsidRDefault="531BB2DB" w:rsidP="0036546B">
            <w:r w:rsidRPr="531BB2DB">
              <w:rPr>
                <w:lang w:val="en-US"/>
              </w:rPr>
              <w:t>2. Component render modal chi tiết từ state hiện có, không gọi API mới.</w:t>
            </w:r>
          </w:p>
        </w:tc>
      </w:tr>
      <w:tr w:rsidR="0036546B" w14:paraId="740008CE" w14:textId="77777777" w:rsidTr="531BB2DB">
        <w:trPr>
          <w:trHeight w:val="16"/>
        </w:trPr>
        <w:tc>
          <w:tcPr>
            <w:tcW w:w="2162" w:type="pct"/>
            <w:tcMar>
              <w:top w:w="100" w:type="dxa"/>
              <w:left w:w="100" w:type="dxa"/>
              <w:bottom w:w="100" w:type="dxa"/>
              <w:right w:w="100" w:type="dxa"/>
            </w:tcMar>
          </w:tcPr>
          <w:p w14:paraId="6D3139B2" w14:textId="4672A167" w:rsidR="0036546B" w:rsidRDefault="531BB2DB" w:rsidP="531BB2DB">
            <w:pPr>
              <w:rPr>
                <w:b/>
                <w:bCs/>
                <w:lang w:val="en-US"/>
              </w:rPr>
            </w:pPr>
            <w:r w:rsidRPr="531BB2DB">
              <w:rPr>
                <w:lang w:val="en-US"/>
              </w:rPr>
              <w:t>2. Xem thông tin vai trò, trạng thái, SĐT, email, giới tính, ngày sinh, xác thực và ngày tạo.</w:t>
            </w:r>
          </w:p>
        </w:tc>
        <w:tc>
          <w:tcPr>
            <w:tcW w:w="2838" w:type="pct"/>
            <w:tcMar>
              <w:top w:w="100" w:type="dxa"/>
              <w:left w:w="100" w:type="dxa"/>
              <w:bottom w:w="100" w:type="dxa"/>
              <w:right w:w="100" w:type="dxa"/>
            </w:tcMar>
          </w:tcPr>
          <w:p w14:paraId="147F5582" w14:textId="38699421" w:rsidR="0036546B" w:rsidRDefault="531BB2DB" w:rsidP="0036546B">
            <w:r w:rsidRPr="531BB2DB">
              <w:rPr>
                <w:lang w:val="en-US"/>
              </w:rPr>
              <w:t>3. Nếu là admin, hệ thống cho phép mở tiếp modal cập nhật từ chính modal chi tiết.</w:t>
            </w:r>
          </w:p>
        </w:tc>
      </w:tr>
      <w:tr w:rsidR="00B0159A" w14:paraId="65AF6FAF" w14:textId="77777777" w:rsidTr="531BB2DB">
        <w:trPr>
          <w:trHeight w:val="18"/>
        </w:trPr>
        <w:tc>
          <w:tcPr>
            <w:tcW w:w="5000" w:type="pct"/>
            <w:gridSpan w:val="2"/>
            <w:shd w:val="clear" w:color="auto" w:fill="F2F2F2" w:themeFill="background1" w:themeFillShade="F2"/>
            <w:tcMar>
              <w:top w:w="100" w:type="dxa"/>
              <w:left w:w="100" w:type="dxa"/>
              <w:bottom w:w="100" w:type="dxa"/>
              <w:right w:w="100" w:type="dxa"/>
            </w:tcMar>
          </w:tcPr>
          <w:p w14:paraId="27F46410" w14:textId="77777777" w:rsidR="00B0159A" w:rsidRDefault="00B0159A" w:rsidP="009B7A4C">
            <w:r w:rsidRPr="57F0573F">
              <w:rPr>
                <w:b/>
                <w:lang w:val="en-US"/>
              </w:rPr>
              <w:t>Luồng sự kiện thay thế:</w:t>
            </w:r>
          </w:p>
        </w:tc>
      </w:tr>
      <w:tr w:rsidR="00C51065" w:rsidRPr="00055229" w14:paraId="55843488" w14:textId="77777777" w:rsidTr="531BB2DB">
        <w:trPr>
          <w:trHeight w:val="16"/>
        </w:trPr>
        <w:tc>
          <w:tcPr>
            <w:tcW w:w="2162" w:type="pct"/>
            <w:tcMar>
              <w:top w:w="100" w:type="dxa"/>
              <w:left w:w="100" w:type="dxa"/>
              <w:bottom w:w="100" w:type="dxa"/>
              <w:right w:w="100" w:type="dxa"/>
            </w:tcMar>
          </w:tcPr>
          <w:p w14:paraId="165C7D6B" w14:textId="015A9F58" w:rsidR="00C51065" w:rsidRPr="00055229" w:rsidRDefault="531BB2DB" w:rsidP="00C51065">
            <w:r w:rsidRPr="531BB2DB">
              <w:rPr>
                <w:lang w:val="en-US"/>
              </w:rPr>
              <w:t>Đóng modal.</w:t>
            </w:r>
          </w:p>
        </w:tc>
        <w:tc>
          <w:tcPr>
            <w:tcW w:w="2838" w:type="pct"/>
            <w:tcMar>
              <w:top w:w="20" w:type="dxa"/>
              <w:left w:w="20" w:type="dxa"/>
              <w:bottom w:w="20" w:type="dxa"/>
              <w:right w:w="20" w:type="dxa"/>
            </w:tcMar>
          </w:tcPr>
          <w:p w14:paraId="75443A79" w14:textId="656AA1F2" w:rsidR="00C51065" w:rsidRPr="00055229" w:rsidRDefault="531BB2DB" w:rsidP="00C51065">
            <w:r w:rsidRPr="531BB2DB">
              <w:rPr>
                <w:lang w:val="en-US"/>
              </w:rPr>
              <w:t>Hệ thống xóa selectedEmployee và ẩn modal.</w:t>
            </w:r>
          </w:p>
        </w:tc>
      </w:tr>
      <w:tr w:rsidR="00B0159A" w:rsidRPr="00055229" w14:paraId="741AD784"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4BE039EB" w14:textId="77777777" w:rsidR="00B0159A" w:rsidRPr="00055229" w:rsidRDefault="00B0159A" w:rsidP="009B7A4C">
            <w:r w:rsidRPr="57F0573F">
              <w:rPr>
                <w:b/>
                <w:lang w:val="en-US"/>
              </w:rPr>
              <w:t>Luồng sự kiện ngoại lệ:</w:t>
            </w:r>
          </w:p>
        </w:tc>
      </w:tr>
      <w:tr w:rsidR="00B210B2" w:rsidRPr="00055229" w14:paraId="65EE895D" w14:textId="77777777" w:rsidTr="531BB2DB">
        <w:trPr>
          <w:trHeight w:val="18"/>
        </w:trPr>
        <w:tc>
          <w:tcPr>
            <w:tcW w:w="2162" w:type="pct"/>
            <w:tcMar>
              <w:top w:w="100" w:type="dxa"/>
              <w:left w:w="100" w:type="dxa"/>
              <w:bottom w:w="100" w:type="dxa"/>
              <w:right w:w="100" w:type="dxa"/>
            </w:tcMar>
          </w:tcPr>
          <w:p w14:paraId="44CAD96A" w14:textId="75D83A93" w:rsidR="00B210B2" w:rsidRDefault="531BB2DB" w:rsidP="00B210B2">
            <w:r w:rsidRPr="531BB2DB">
              <w:rPr>
                <w:lang w:val="en-US"/>
              </w:rPr>
              <w:t>Không có tài khoản được chọn.</w:t>
            </w:r>
          </w:p>
        </w:tc>
        <w:tc>
          <w:tcPr>
            <w:tcW w:w="2838" w:type="pct"/>
            <w:tcMar>
              <w:top w:w="20" w:type="dxa"/>
              <w:left w:w="20" w:type="dxa"/>
              <w:bottom w:w="20" w:type="dxa"/>
              <w:right w:w="20" w:type="dxa"/>
            </w:tcMar>
          </w:tcPr>
          <w:p w14:paraId="35039817" w14:textId="184E40C3" w:rsidR="00B210B2" w:rsidRPr="00055229" w:rsidRDefault="531BB2DB" w:rsidP="00B210B2">
            <w:r w:rsidRPr="531BB2DB">
              <w:rPr>
                <w:lang w:val="en-US"/>
              </w:rPr>
              <w:t>Không hiển thị modal; luồng kết thúc tại danh sách.</w:t>
            </w:r>
          </w:p>
        </w:tc>
      </w:tr>
    </w:tbl>
    <w:p w14:paraId="40780F9E" w14:textId="77777777" w:rsidR="00144C78" w:rsidRPr="00144C78" w:rsidRDefault="00144C78" w:rsidP="004743F3">
      <w:pPr>
        <w:pStyle w:val="ListParagraph"/>
        <w:numPr>
          <w:ilvl w:val="0"/>
          <w:numId w:val="49"/>
        </w:numPr>
        <w:rPr>
          <w:lang w:val="en-US"/>
        </w:rPr>
      </w:pPr>
      <w:r w:rsidRPr="00144C78">
        <w:rPr>
          <w:lang w:val="en-US"/>
        </w:rPr>
        <w:t>Activity Diagram:</w:t>
      </w:r>
    </w:p>
    <w:p w14:paraId="58FBF118" w14:textId="2919A494" w:rsidR="00144C78" w:rsidRPr="008A3DEF" w:rsidRDefault="000A213F" w:rsidP="000A213F">
      <w:pPr>
        <w:rPr>
          <w:lang w:val="en-US"/>
        </w:rPr>
      </w:pPr>
      <w:r>
        <w:rPr>
          <w:noProof/>
        </w:rPr>
        <w:drawing>
          <wp:inline distT="0" distB="0" distL="0" distR="0" wp14:anchorId="57CB8546" wp14:editId="034C2D53">
            <wp:extent cx="5732145" cy="3605585"/>
            <wp:effectExtent l="0" t="0" r="1905" b="0"/>
            <wp:docPr id="1801911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2145" cy="3605585"/>
                    </a:xfrm>
                    <a:prstGeom prst="rect">
                      <a:avLst/>
                    </a:prstGeom>
                    <a:noFill/>
                    <a:ln>
                      <a:noFill/>
                    </a:ln>
                  </pic:spPr>
                </pic:pic>
              </a:graphicData>
            </a:graphic>
          </wp:inline>
        </w:drawing>
      </w:r>
    </w:p>
    <w:p w14:paraId="545D179C" w14:textId="77777777" w:rsidR="00144C78" w:rsidRPr="00144C78" w:rsidRDefault="00144C78" w:rsidP="004743F3">
      <w:pPr>
        <w:pStyle w:val="ListParagraph"/>
        <w:numPr>
          <w:ilvl w:val="0"/>
          <w:numId w:val="49"/>
        </w:numPr>
        <w:rPr>
          <w:lang w:val="en-US"/>
        </w:rPr>
      </w:pPr>
      <w:r w:rsidRPr="00144C78">
        <w:rPr>
          <w:lang w:val="en-US"/>
        </w:rPr>
        <w:t>Sequence Diagram:</w:t>
      </w:r>
    </w:p>
    <w:p w14:paraId="5DC81164" w14:textId="4A1AC8DD" w:rsidR="00144C78" w:rsidRPr="00144C78" w:rsidRDefault="00B5485A" w:rsidP="00144C78">
      <w:pPr>
        <w:rPr>
          <w:lang w:val="en-US"/>
        </w:rPr>
      </w:pPr>
      <w:r>
        <w:rPr>
          <w:noProof/>
        </w:rPr>
        <w:lastRenderedPageBreak/>
        <w:drawing>
          <wp:inline distT="0" distB="0" distL="0" distR="0" wp14:anchorId="0098956A" wp14:editId="5CCC9DF8">
            <wp:extent cx="5732145" cy="3480494"/>
            <wp:effectExtent l="0" t="0" r="1905" b="5715"/>
            <wp:docPr id="12425722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2145" cy="3480494"/>
                    </a:xfrm>
                    <a:prstGeom prst="rect">
                      <a:avLst/>
                    </a:prstGeom>
                    <a:noFill/>
                    <a:ln>
                      <a:noFill/>
                    </a:ln>
                  </pic:spPr>
                </pic:pic>
              </a:graphicData>
            </a:graphic>
          </wp:inline>
        </w:drawing>
      </w:r>
    </w:p>
    <w:p w14:paraId="0243F658" w14:textId="13C2163C" w:rsidR="00976284" w:rsidRDefault="00144C78" w:rsidP="008F431A">
      <w:pPr>
        <w:pStyle w:val="Heading3"/>
        <w:rPr>
          <w:lang w:val="en-US"/>
        </w:rPr>
      </w:pPr>
      <w:r>
        <w:rPr>
          <w:lang w:val="en-US"/>
        </w:rPr>
        <w:t xml:space="preserve"> </w:t>
      </w:r>
      <w:r w:rsidR="00976284" w:rsidRPr="00976284">
        <w:rPr>
          <w:lang w:val="en-US"/>
        </w:rPr>
        <w:t>A-17</w:t>
      </w:r>
      <w:r w:rsidR="00976284">
        <w:rPr>
          <w:lang w:val="en-US"/>
        </w:rPr>
        <w:t>_</w:t>
      </w:r>
      <w:r w:rsidR="00976284" w:rsidRPr="00976284">
        <w:rPr>
          <w:lang w:val="en-US"/>
        </w:rPr>
        <w:t>Tạo tài khoản nhân viên/admin</w:t>
      </w:r>
    </w:p>
    <w:p w14:paraId="17E4A83F" w14:textId="77777777" w:rsidR="00144C78" w:rsidRPr="00126AC3" w:rsidRDefault="00144C78" w:rsidP="004743F3">
      <w:pPr>
        <w:pStyle w:val="ListParagraph"/>
        <w:numPr>
          <w:ilvl w:val="0"/>
          <w:numId w:val="50"/>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899"/>
        <w:gridCol w:w="5118"/>
      </w:tblGrid>
      <w:tr w:rsidR="001A4C3B" w14:paraId="2F340260" w14:textId="77777777" w:rsidTr="531BB2DB">
        <w:trPr>
          <w:trHeight w:val="113"/>
        </w:trPr>
        <w:tc>
          <w:tcPr>
            <w:tcW w:w="5000" w:type="pct"/>
            <w:gridSpan w:val="2"/>
            <w:tcMar>
              <w:top w:w="100" w:type="dxa"/>
              <w:left w:w="100" w:type="dxa"/>
              <w:bottom w:w="100" w:type="dxa"/>
              <w:right w:w="100" w:type="dxa"/>
            </w:tcMar>
          </w:tcPr>
          <w:p w14:paraId="2B491EEC" w14:textId="22C7ADDF" w:rsidR="001A4C3B" w:rsidRDefault="001A4C3B" w:rsidP="009B7A4C">
            <w:r w:rsidRPr="00782410">
              <w:rPr>
                <w:b/>
                <w:bCs/>
              </w:rPr>
              <w:t>UCID:</w:t>
            </w:r>
            <w:r>
              <w:t xml:space="preserve"> </w:t>
            </w:r>
            <w:r w:rsidR="00E76AC5">
              <w:t>A-17</w:t>
            </w:r>
          </w:p>
        </w:tc>
      </w:tr>
      <w:tr w:rsidR="001A4C3B" w14:paraId="716A25FA" w14:textId="77777777" w:rsidTr="531BB2DB">
        <w:trPr>
          <w:trHeight w:val="113"/>
        </w:trPr>
        <w:tc>
          <w:tcPr>
            <w:tcW w:w="5000" w:type="pct"/>
            <w:gridSpan w:val="2"/>
            <w:tcMar>
              <w:top w:w="100" w:type="dxa"/>
              <w:left w:w="100" w:type="dxa"/>
              <w:bottom w:w="100" w:type="dxa"/>
              <w:right w:w="100" w:type="dxa"/>
            </w:tcMar>
          </w:tcPr>
          <w:p w14:paraId="794BF104" w14:textId="562952B8" w:rsidR="001A4C3B" w:rsidRDefault="001A4C3B" w:rsidP="009B7A4C">
            <w:pPr>
              <w:rPr>
                <w:b/>
                <w:lang w:val="en-US"/>
              </w:rPr>
            </w:pPr>
            <w:r w:rsidRPr="30CBE066">
              <w:rPr>
                <w:b/>
                <w:lang w:val="en-US"/>
              </w:rPr>
              <w:t>Tên Usecase:</w:t>
            </w:r>
            <w:r w:rsidRPr="30CBE066">
              <w:rPr>
                <w:lang w:val="en-US"/>
              </w:rPr>
              <w:t xml:space="preserve"> </w:t>
            </w:r>
            <w:r w:rsidR="00E006E9" w:rsidRPr="00892866">
              <w:t>Tạo tài khoản nhân viên/admin</w:t>
            </w:r>
          </w:p>
        </w:tc>
      </w:tr>
      <w:tr w:rsidR="001A4C3B" w14:paraId="7F9AF594" w14:textId="77777777" w:rsidTr="531BB2DB">
        <w:trPr>
          <w:trHeight w:val="206"/>
        </w:trPr>
        <w:tc>
          <w:tcPr>
            <w:tcW w:w="5000" w:type="pct"/>
            <w:gridSpan w:val="2"/>
            <w:tcMar>
              <w:top w:w="100" w:type="dxa"/>
              <w:left w:w="100" w:type="dxa"/>
              <w:bottom w:w="100" w:type="dxa"/>
              <w:right w:w="100" w:type="dxa"/>
            </w:tcMar>
          </w:tcPr>
          <w:p w14:paraId="103FEE05" w14:textId="47F2B7C2" w:rsidR="001A4C3B" w:rsidRDefault="001A4C3B" w:rsidP="009B7A4C">
            <w:pPr>
              <w:rPr>
                <w:b/>
                <w:lang w:val="en-US"/>
              </w:rPr>
            </w:pPr>
            <w:r w:rsidRPr="30CBE066">
              <w:rPr>
                <w:b/>
                <w:lang w:val="en-US"/>
              </w:rPr>
              <w:t>Mô tả sơ lược:</w:t>
            </w:r>
            <w:r w:rsidRPr="30CBE066">
              <w:rPr>
                <w:lang w:val="en-US"/>
              </w:rPr>
              <w:t xml:space="preserve"> </w:t>
            </w:r>
            <w:r w:rsidR="00F34F9D" w:rsidRPr="00892866">
              <w:t>Quản trị viên tạo mới một tài khoản nhân viên hoặc quản trị viên.</w:t>
            </w:r>
          </w:p>
        </w:tc>
      </w:tr>
      <w:tr w:rsidR="001A4C3B" w14:paraId="0FC2EDFC" w14:textId="77777777" w:rsidTr="531BB2DB">
        <w:trPr>
          <w:trHeight w:val="16"/>
        </w:trPr>
        <w:tc>
          <w:tcPr>
            <w:tcW w:w="5000" w:type="pct"/>
            <w:gridSpan w:val="2"/>
            <w:tcMar>
              <w:top w:w="100" w:type="dxa"/>
              <w:left w:w="100" w:type="dxa"/>
              <w:bottom w:w="100" w:type="dxa"/>
              <w:right w:w="100" w:type="dxa"/>
            </w:tcMar>
          </w:tcPr>
          <w:p w14:paraId="76CC1EB5" w14:textId="77777777" w:rsidR="001A4C3B" w:rsidRDefault="001A4C3B" w:rsidP="009B7A4C">
            <w:pPr>
              <w:rPr>
                <w:b/>
                <w:lang w:val="en-US"/>
              </w:rPr>
            </w:pPr>
            <w:r w:rsidRPr="30CBE066">
              <w:rPr>
                <w:b/>
                <w:lang w:val="en-US"/>
              </w:rPr>
              <w:t>Actor chính:</w:t>
            </w:r>
            <w:r w:rsidRPr="30CBE066">
              <w:rPr>
                <w:lang w:val="en-US"/>
              </w:rPr>
              <w:t xml:space="preserve"> </w:t>
            </w:r>
            <w:r w:rsidRPr="00892866">
              <w:t>Admin</w:t>
            </w:r>
          </w:p>
        </w:tc>
      </w:tr>
      <w:tr w:rsidR="001A4C3B" w14:paraId="14239E19" w14:textId="77777777" w:rsidTr="531BB2DB">
        <w:trPr>
          <w:trHeight w:val="16"/>
        </w:trPr>
        <w:tc>
          <w:tcPr>
            <w:tcW w:w="5000" w:type="pct"/>
            <w:gridSpan w:val="2"/>
            <w:tcMar>
              <w:top w:w="100" w:type="dxa"/>
              <w:left w:w="100" w:type="dxa"/>
              <w:bottom w:w="100" w:type="dxa"/>
              <w:right w:w="100" w:type="dxa"/>
            </w:tcMar>
          </w:tcPr>
          <w:p w14:paraId="44308323" w14:textId="77777777" w:rsidR="001A4C3B" w:rsidRDefault="001A4C3B" w:rsidP="009B7A4C">
            <w:pPr>
              <w:rPr>
                <w:b/>
                <w:lang w:val="en-US"/>
              </w:rPr>
            </w:pPr>
            <w:r w:rsidRPr="30CBE066">
              <w:rPr>
                <w:b/>
                <w:lang w:val="en-US"/>
              </w:rPr>
              <w:t>Actor phụ:</w:t>
            </w:r>
            <w:r w:rsidRPr="30CBE066">
              <w:rPr>
                <w:lang w:val="en-US"/>
              </w:rPr>
              <w:t xml:space="preserve"> </w:t>
            </w:r>
            <w:r w:rsidRPr="00D46256">
              <w:t>Không có</w:t>
            </w:r>
          </w:p>
        </w:tc>
      </w:tr>
      <w:tr w:rsidR="001A4C3B" w14:paraId="6150D8D7" w14:textId="77777777" w:rsidTr="531BB2DB">
        <w:trPr>
          <w:trHeight w:val="16"/>
        </w:trPr>
        <w:tc>
          <w:tcPr>
            <w:tcW w:w="5000" w:type="pct"/>
            <w:gridSpan w:val="2"/>
            <w:tcMar>
              <w:top w:w="100" w:type="dxa"/>
              <w:left w:w="100" w:type="dxa"/>
              <w:bottom w:w="100" w:type="dxa"/>
              <w:right w:w="100" w:type="dxa"/>
            </w:tcMar>
          </w:tcPr>
          <w:p w14:paraId="3574EA64" w14:textId="04A915BB" w:rsidR="001A4C3B" w:rsidRDefault="001A4C3B" w:rsidP="009B7A4C">
            <w:pPr>
              <w:rPr>
                <w:b/>
                <w:lang w:val="en-US"/>
              </w:rPr>
            </w:pPr>
            <w:r w:rsidRPr="30CBE066">
              <w:rPr>
                <w:b/>
                <w:lang w:val="en-US"/>
              </w:rPr>
              <w:t>Tiền điều kiện:</w:t>
            </w:r>
            <w:r w:rsidRPr="30CBE066">
              <w:rPr>
                <w:lang w:val="en-US"/>
              </w:rPr>
              <w:t xml:space="preserve"> </w:t>
            </w:r>
            <w:r w:rsidR="0043582A" w:rsidRPr="00892866">
              <w:t>Admin đang ở trang tài khoản; form tạo tài khoản được mở.</w:t>
            </w:r>
          </w:p>
        </w:tc>
      </w:tr>
      <w:tr w:rsidR="001A4C3B" w14:paraId="6D74BEA6" w14:textId="77777777" w:rsidTr="531BB2DB">
        <w:trPr>
          <w:trHeight w:val="16"/>
        </w:trPr>
        <w:tc>
          <w:tcPr>
            <w:tcW w:w="5000" w:type="pct"/>
            <w:gridSpan w:val="2"/>
            <w:tcMar>
              <w:top w:w="100" w:type="dxa"/>
              <w:left w:w="100" w:type="dxa"/>
              <w:bottom w:w="100" w:type="dxa"/>
              <w:right w:w="100" w:type="dxa"/>
            </w:tcMar>
          </w:tcPr>
          <w:p w14:paraId="759B9A20" w14:textId="5713023D" w:rsidR="001A4C3B" w:rsidRDefault="001A4C3B" w:rsidP="009B7A4C">
            <w:pPr>
              <w:rPr>
                <w:b/>
                <w:lang w:val="en-US"/>
              </w:rPr>
            </w:pPr>
            <w:r w:rsidRPr="30CBE066">
              <w:rPr>
                <w:b/>
                <w:lang w:val="en-US"/>
              </w:rPr>
              <w:t>Hậu điều kiện:</w:t>
            </w:r>
            <w:r w:rsidRPr="30CBE066">
              <w:rPr>
                <w:lang w:val="en-US"/>
              </w:rPr>
              <w:t xml:space="preserve"> </w:t>
            </w:r>
            <w:r w:rsidR="00365FD3" w:rsidRPr="00892866">
              <w:t>Tài khoản mới được lưu, disabledAt = null, danh sách được cập nhật.</w:t>
            </w:r>
          </w:p>
        </w:tc>
      </w:tr>
      <w:tr w:rsidR="001A4C3B" w:rsidRPr="00055229" w14:paraId="78DB68F0"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32C2DE6A" w14:textId="77777777" w:rsidR="001A4C3B" w:rsidRPr="00055229" w:rsidRDefault="001A4C3B" w:rsidP="009B7A4C">
            <w:pPr>
              <w:rPr>
                <w:b/>
                <w:lang w:val="en-US"/>
              </w:rPr>
            </w:pPr>
            <w:r w:rsidRPr="57F0573F">
              <w:rPr>
                <w:b/>
                <w:lang w:val="en-US"/>
              </w:rPr>
              <w:t>Luồng sự kiện chính:</w:t>
            </w:r>
          </w:p>
        </w:tc>
      </w:tr>
      <w:tr w:rsidR="001A4C3B" w:rsidRPr="00055229" w14:paraId="74E800EC" w14:textId="77777777" w:rsidTr="531BB2DB">
        <w:trPr>
          <w:trHeight w:val="18"/>
        </w:trPr>
        <w:tc>
          <w:tcPr>
            <w:tcW w:w="2162" w:type="pct"/>
            <w:tcMar>
              <w:top w:w="100" w:type="dxa"/>
              <w:left w:w="100" w:type="dxa"/>
              <w:bottom w:w="100" w:type="dxa"/>
              <w:right w:w="100" w:type="dxa"/>
            </w:tcMar>
          </w:tcPr>
          <w:p w14:paraId="1455B6A0" w14:textId="77777777" w:rsidR="001A4C3B" w:rsidRPr="00055229" w:rsidRDefault="001A4C3B" w:rsidP="009B7A4C">
            <w:pPr>
              <w:jc w:val="center"/>
              <w:rPr>
                <w:b/>
                <w:bCs/>
              </w:rPr>
            </w:pPr>
            <w:r>
              <w:rPr>
                <w:b/>
                <w:bCs/>
              </w:rPr>
              <w:t>Actor</w:t>
            </w:r>
          </w:p>
        </w:tc>
        <w:tc>
          <w:tcPr>
            <w:tcW w:w="2838" w:type="pct"/>
            <w:tcMar>
              <w:top w:w="100" w:type="dxa"/>
              <w:left w:w="100" w:type="dxa"/>
              <w:bottom w:w="100" w:type="dxa"/>
              <w:right w:w="100" w:type="dxa"/>
            </w:tcMar>
          </w:tcPr>
          <w:p w14:paraId="374BE048" w14:textId="77777777" w:rsidR="001A4C3B" w:rsidRPr="00055229" w:rsidRDefault="001A4C3B" w:rsidP="009B7A4C">
            <w:pPr>
              <w:jc w:val="center"/>
              <w:rPr>
                <w:b/>
                <w:lang w:val="en-US"/>
              </w:rPr>
            </w:pPr>
            <w:r w:rsidRPr="57F0573F">
              <w:rPr>
                <w:b/>
                <w:lang w:val="en-US"/>
              </w:rPr>
              <w:t>Hệ thống</w:t>
            </w:r>
          </w:p>
        </w:tc>
      </w:tr>
      <w:tr w:rsidR="002D439A" w14:paraId="19CB8F24" w14:textId="77777777" w:rsidTr="531BB2DB">
        <w:trPr>
          <w:trHeight w:val="161"/>
        </w:trPr>
        <w:tc>
          <w:tcPr>
            <w:tcW w:w="2162" w:type="pct"/>
            <w:tcMar>
              <w:top w:w="100" w:type="dxa"/>
              <w:left w:w="100" w:type="dxa"/>
              <w:bottom w:w="100" w:type="dxa"/>
              <w:right w:w="100" w:type="dxa"/>
            </w:tcMar>
          </w:tcPr>
          <w:p w14:paraId="0378449D" w14:textId="06905822" w:rsidR="002D439A" w:rsidRDefault="002D439A" w:rsidP="002D439A">
            <w:pPr>
              <w:rPr>
                <w:b/>
                <w:lang w:val="en-US"/>
              </w:rPr>
            </w:pPr>
            <w:r w:rsidRPr="00892866">
              <w:t>1. Bấm nút tạo tài khoản.</w:t>
            </w:r>
          </w:p>
        </w:tc>
        <w:tc>
          <w:tcPr>
            <w:tcW w:w="2838" w:type="pct"/>
            <w:tcMar>
              <w:top w:w="100" w:type="dxa"/>
              <w:left w:w="100" w:type="dxa"/>
              <w:bottom w:w="100" w:type="dxa"/>
              <w:right w:w="100" w:type="dxa"/>
            </w:tcMar>
          </w:tcPr>
          <w:p w14:paraId="37ECFDA6" w14:textId="77777777" w:rsidR="002D439A" w:rsidRDefault="002D439A" w:rsidP="002D439A"/>
        </w:tc>
      </w:tr>
      <w:tr w:rsidR="002D439A" w14:paraId="2C83B775" w14:textId="77777777" w:rsidTr="531BB2DB">
        <w:trPr>
          <w:trHeight w:val="161"/>
        </w:trPr>
        <w:tc>
          <w:tcPr>
            <w:tcW w:w="2162" w:type="pct"/>
            <w:tcMar>
              <w:top w:w="100" w:type="dxa"/>
              <w:left w:w="100" w:type="dxa"/>
              <w:bottom w:w="100" w:type="dxa"/>
              <w:right w:w="100" w:type="dxa"/>
            </w:tcMar>
          </w:tcPr>
          <w:p w14:paraId="40588E42" w14:textId="77777777" w:rsidR="002D439A" w:rsidRPr="00892866" w:rsidRDefault="002D439A" w:rsidP="002D439A"/>
        </w:tc>
        <w:tc>
          <w:tcPr>
            <w:tcW w:w="2838" w:type="pct"/>
            <w:tcMar>
              <w:top w:w="100" w:type="dxa"/>
              <w:left w:w="100" w:type="dxa"/>
              <w:bottom w:w="100" w:type="dxa"/>
              <w:right w:w="100" w:type="dxa"/>
            </w:tcMar>
          </w:tcPr>
          <w:p w14:paraId="20565EE8" w14:textId="1BADB3F2" w:rsidR="002D439A" w:rsidRPr="00892866" w:rsidRDefault="531BB2DB" w:rsidP="002D439A">
            <w:r w:rsidRPr="531BB2DB">
              <w:rPr>
                <w:lang w:val="en-US"/>
              </w:rPr>
              <w:t>2. Mở modal tạo mới với formMode = create và vai trò mặc định EMPLOYEE.</w:t>
            </w:r>
          </w:p>
        </w:tc>
      </w:tr>
      <w:tr w:rsidR="002D439A" w14:paraId="3183AD2F" w14:textId="77777777" w:rsidTr="531BB2DB">
        <w:trPr>
          <w:trHeight w:val="16"/>
        </w:trPr>
        <w:tc>
          <w:tcPr>
            <w:tcW w:w="2162" w:type="pct"/>
            <w:tcMar>
              <w:top w:w="100" w:type="dxa"/>
              <w:left w:w="100" w:type="dxa"/>
              <w:bottom w:w="100" w:type="dxa"/>
              <w:right w:w="100" w:type="dxa"/>
            </w:tcMar>
          </w:tcPr>
          <w:p w14:paraId="313F16A5" w14:textId="02AE72E9" w:rsidR="002D439A" w:rsidRDefault="002D439A" w:rsidP="002D439A">
            <w:pPr>
              <w:rPr>
                <w:b/>
                <w:lang w:val="en-US"/>
              </w:rPr>
            </w:pPr>
            <w:r>
              <w:t>3</w:t>
            </w:r>
            <w:r w:rsidRPr="00892866">
              <w:t>. Nhập tên, SĐT, email, mật khẩu, vai trò, giới tính, ngày sinh.</w:t>
            </w:r>
            <w:r w:rsidR="00970069">
              <w:t xml:space="preserve"> </w:t>
            </w:r>
            <w:r w:rsidR="00970069" w:rsidRPr="00892866">
              <w:t>Gửi form.</w:t>
            </w:r>
          </w:p>
        </w:tc>
        <w:tc>
          <w:tcPr>
            <w:tcW w:w="2838" w:type="pct"/>
            <w:tcMar>
              <w:top w:w="100" w:type="dxa"/>
              <w:left w:w="100" w:type="dxa"/>
              <w:bottom w:w="100" w:type="dxa"/>
              <w:right w:w="100" w:type="dxa"/>
            </w:tcMar>
          </w:tcPr>
          <w:p w14:paraId="5C54851E" w14:textId="0E219A1F" w:rsidR="002D439A" w:rsidRDefault="002D439A" w:rsidP="002D439A">
            <w:pPr>
              <w:rPr>
                <w:b/>
                <w:lang w:val="en-US"/>
              </w:rPr>
            </w:pPr>
          </w:p>
        </w:tc>
      </w:tr>
      <w:tr w:rsidR="002D439A" w14:paraId="2E951E2B" w14:textId="77777777" w:rsidTr="531BB2DB">
        <w:trPr>
          <w:trHeight w:val="16"/>
        </w:trPr>
        <w:tc>
          <w:tcPr>
            <w:tcW w:w="2162" w:type="pct"/>
            <w:tcMar>
              <w:top w:w="100" w:type="dxa"/>
              <w:left w:w="100" w:type="dxa"/>
              <w:bottom w:w="100" w:type="dxa"/>
              <w:right w:w="100" w:type="dxa"/>
            </w:tcMar>
          </w:tcPr>
          <w:p w14:paraId="4C0511BC" w14:textId="77777777" w:rsidR="002D439A" w:rsidRPr="00892866" w:rsidRDefault="002D439A" w:rsidP="002D439A"/>
        </w:tc>
        <w:tc>
          <w:tcPr>
            <w:tcW w:w="2838" w:type="pct"/>
            <w:tcMar>
              <w:top w:w="100" w:type="dxa"/>
              <w:left w:w="100" w:type="dxa"/>
              <w:bottom w:w="100" w:type="dxa"/>
              <w:right w:w="100" w:type="dxa"/>
            </w:tcMar>
          </w:tcPr>
          <w:p w14:paraId="798641BE" w14:textId="0BD6AC30" w:rsidR="002D439A" w:rsidRPr="00892866" w:rsidRDefault="531BB2DB" w:rsidP="002D439A">
            <w:r w:rsidRPr="531BB2DB">
              <w:rPr>
                <w:lang w:val="en-US"/>
              </w:rPr>
              <w:t>4. Validate dữ liệu trên UI và kiểm tra trùng SĐT/email ngay trong danh sách đã tải.</w:t>
            </w:r>
          </w:p>
        </w:tc>
      </w:tr>
      <w:tr w:rsidR="002D439A" w14:paraId="04D89D9F" w14:textId="77777777" w:rsidTr="531BB2DB">
        <w:trPr>
          <w:trHeight w:val="16"/>
        </w:trPr>
        <w:tc>
          <w:tcPr>
            <w:tcW w:w="2162" w:type="pct"/>
            <w:tcMar>
              <w:top w:w="100" w:type="dxa"/>
              <w:left w:w="100" w:type="dxa"/>
              <w:bottom w:w="100" w:type="dxa"/>
              <w:right w:w="100" w:type="dxa"/>
            </w:tcMar>
          </w:tcPr>
          <w:p w14:paraId="2397C363" w14:textId="77777777" w:rsidR="002D439A" w:rsidRDefault="002D439A" w:rsidP="002D439A">
            <w:pPr>
              <w:rPr>
                <w:b/>
                <w:bCs/>
              </w:rPr>
            </w:pPr>
          </w:p>
        </w:tc>
        <w:tc>
          <w:tcPr>
            <w:tcW w:w="2838" w:type="pct"/>
            <w:tcMar>
              <w:top w:w="100" w:type="dxa"/>
              <w:left w:w="100" w:type="dxa"/>
              <w:bottom w:w="100" w:type="dxa"/>
              <w:right w:w="100" w:type="dxa"/>
            </w:tcMar>
          </w:tcPr>
          <w:p w14:paraId="102F623E" w14:textId="2798C42A" w:rsidR="002D439A" w:rsidRDefault="531BB2DB" w:rsidP="002D439A">
            <w:r w:rsidRPr="531BB2DB">
              <w:rPr>
                <w:lang w:val="en-US"/>
              </w:rPr>
              <w:t>5. Gửi POST /api/employees với JSON tương ứng.</w:t>
            </w:r>
          </w:p>
        </w:tc>
      </w:tr>
      <w:tr w:rsidR="002D439A" w14:paraId="6483B2CE" w14:textId="77777777" w:rsidTr="531BB2DB">
        <w:trPr>
          <w:trHeight w:val="16"/>
        </w:trPr>
        <w:tc>
          <w:tcPr>
            <w:tcW w:w="2162" w:type="pct"/>
            <w:tcMar>
              <w:top w:w="100" w:type="dxa"/>
              <w:left w:w="100" w:type="dxa"/>
              <w:bottom w:w="100" w:type="dxa"/>
              <w:right w:w="100" w:type="dxa"/>
            </w:tcMar>
          </w:tcPr>
          <w:p w14:paraId="05239FFA" w14:textId="3C77E92D" w:rsidR="002D439A" w:rsidRDefault="002D439A" w:rsidP="002D439A">
            <w:pPr>
              <w:rPr>
                <w:b/>
                <w:bCs/>
              </w:rPr>
            </w:pPr>
          </w:p>
        </w:tc>
        <w:tc>
          <w:tcPr>
            <w:tcW w:w="2838" w:type="pct"/>
            <w:tcMar>
              <w:top w:w="100" w:type="dxa"/>
              <w:left w:w="100" w:type="dxa"/>
              <w:bottom w:w="100" w:type="dxa"/>
              <w:right w:w="100" w:type="dxa"/>
            </w:tcMar>
          </w:tcPr>
          <w:p w14:paraId="42BCEAAC" w14:textId="63E3E8DB" w:rsidR="002D439A" w:rsidRDefault="531BB2DB" w:rsidP="002D439A">
            <w:r w:rsidRPr="531BB2DB">
              <w:rPr>
                <w:lang w:val="en-US"/>
              </w:rPr>
              <w:t>6. EmployeeApiController gọi UserService.createEmployee(currentUserId, request).</w:t>
            </w:r>
          </w:p>
        </w:tc>
      </w:tr>
      <w:tr w:rsidR="001A4C3B" w14:paraId="6F7646FC" w14:textId="77777777" w:rsidTr="531BB2DB">
        <w:trPr>
          <w:trHeight w:val="18"/>
        </w:trPr>
        <w:tc>
          <w:tcPr>
            <w:tcW w:w="5000" w:type="pct"/>
            <w:gridSpan w:val="2"/>
            <w:shd w:val="clear" w:color="auto" w:fill="F2F2F2" w:themeFill="background1" w:themeFillShade="F2"/>
            <w:tcMar>
              <w:top w:w="100" w:type="dxa"/>
              <w:left w:w="100" w:type="dxa"/>
              <w:bottom w:w="100" w:type="dxa"/>
              <w:right w:w="100" w:type="dxa"/>
            </w:tcMar>
          </w:tcPr>
          <w:p w14:paraId="2B6F7F60" w14:textId="77777777" w:rsidR="001A4C3B" w:rsidRDefault="001A4C3B" w:rsidP="009B7A4C">
            <w:r w:rsidRPr="57F0573F">
              <w:rPr>
                <w:b/>
                <w:lang w:val="en-US"/>
              </w:rPr>
              <w:t>Luồng sự kiện thay thế:</w:t>
            </w:r>
          </w:p>
        </w:tc>
      </w:tr>
      <w:tr w:rsidR="00AE3D98" w:rsidRPr="00055229" w14:paraId="35B9AF43" w14:textId="77777777" w:rsidTr="531BB2DB">
        <w:trPr>
          <w:trHeight w:val="16"/>
        </w:trPr>
        <w:tc>
          <w:tcPr>
            <w:tcW w:w="2162" w:type="pct"/>
            <w:tcMar>
              <w:top w:w="100" w:type="dxa"/>
              <w:left w:w="100" w:type="dxa"/>
              <w:bottom w:w="100" w:type="dxa"/>
              <w:right w:w="100" w:type="dxa"/>
            </w:tcMar>
          </w:tcPr>
          <w:p w14:paraId="278E2BD5" w14:textId="4021A255" w:rsidR="00AE3D98" w:rsidRPr="00055229" w:rsidRDefault="531BB2DB" w:rsidP="00AE3D98">
            <w:r w:rsidRPr="531BB2DB">
              <w:rPr>
                <w:lang w:val="en-US"/>
              </w:rPr>
              <w:t>Chọn vai trò ADMIN hoặc EMPLOYEE.</w:t>
            </w:r>
          </w:p>
        </w:tc>
        <w:tc>
          <w:tcPr>
            <w:tcW w:w="2838" w:type="pct"/>
            <w:tcMar>
              <w:top w:w="20" w:type="dxa"/>
              <w:left w:w="20" w:type="dxa"/>
              <w:bottom w:w="20" w:type="dxa"/>
              <w:right w:w="20" w:type="dxa"/>
            </w:tcMar>
          </w:tcPr>
          <w:p w14:paraId="14344EA4" w14:textId="4EDC3BF1" w:rsidR="00AE3D98" w:rsidRPr="00055229" w:rsidRDefault="531BB2DB" w:rsidP="00AE3D98">
            <w:r w:rsidRPr="531BB2DB">
              <w:rPr>
                <w:lang w:val="en-US"/>
              </w:rPr>
              <w:t>Hệ thống tạo đúng loại tài khoản theo giá trị role đã chọn.</w:t>
            </w:r>
          </w:p>
        </w:tc>
      </w:tr>
      <w:tr w:rsidR="00AE3D98" w:rsidRPr="00055229" w14:paraId="67C37B76" w14:textId="77777777" w:rsidTr="531BB2DB">
        <w:trPr>
          <w:trHeight w:val="16"/>
        </w:trPr>
        <w:tc>
          <w:tcPr>
            <w:tcW w:w="2162" w:type="pct"/>
            <w:tcMar>
              <w:top w:w="100" w:type="dxa"/>
              <w:left w:w="100" w:type="dxa"/>
              <w:bottom w:w="100" w:type="dxa"/>
              <w:right w:w="100" w:type="dxa"/>
            </w:tcMar>
          </w:tcPr>
          <w:p w14:paraId="525516FD" w14:textId="71F47C91" w:rsidR="00AE3D98" w:rsidRPr="00892866" w:rsidRDefault="531BB2DB" w:rsidP="00AE3D98">
            <w:r w:rsidRPr="531BB2DB">
              <w:rPr>
                <w:lang w:val="en-US"/>
              </w:rPr>
              <w:t>Để trống email.</w:t>
            </w:r>
          </w:p>
        </w:tc>
        <w:tc>
          <w:tcPr>
            <w:tcW w:w="2838" w:type="pct"/>
            <w:tcMar>
              <w:top w:w="20" w:type="dxa"/>
              <w:left w:w="20" w:type="dxa"/>
              <w:bottom w:w="20" w:type="dxa"/>
              <w:right w:w="20" w:type="dxa"/>
            </w:tcMar>
          </w:tcPr>
          <w:p w14:paraId="255FD036" w14:textId="4B5BB5B8" w:rsidR="00AE3D98" w:rsidRPr="00892866" w:rsidRDefault="531BB2DB" w:rsidP="00AE3D98">
            <w:r w:rsidRPr="531BB2DB">
              <w:rPr>
                <w:lang w:val="en-US"/>
              </w:rPr>
              <w:t>Hệ thống cho phép email null nếu form hợp lệ.</w:t>
            </w:r>
          </w:p>
        </w:tc>
      </w:tr>
      <w:tr w:rsidR="001A4C3B" w:rsidRPr="00055229" w14:paraId="2DCCB64C"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2F857455" w14:textId="77777777" w:rsidR="001A4C3B" w:rsidRPr="00055229" w:rsidRDefault="001A4C3B" w:rsidP="009B7A4C">
            <w:r w:rsidRPr="57F0573F">
              <w:rPr>
                <w:b/>
                <w:lang w:val="en-US"/>
              </w:rPr>
              <w:t>Luồng sự kiện ngoại lệ:</w:t>
            </w:r>
          </w:p>
        </w:tc>
      </w:tr>
      <w:tr w:rsidR="00D738FA" w:rsidRPr="00055229" w14:paraId="701E253A" w14:textId="77777777" w:rsidTr="531BB2DB">
        <w:trPr>
          <w:trHeight w:val="18"/>
        </w:trPr>
        <w:tc>
          <w:tcPr>
            <w:tcW w:w="2162" w:type="pct"/>
            <w:tcMar>
              <w:top w:w="100" w:type="dxa"/>
              <w:left w:w="100" w:type="dxa"/>
              <w:bottom w:w="100" w:type="dxa"/>
              <w:right w:w="100" w:type="dxa"/>
            </w:tcMar>
          </w:tcPr>
          <w:p w14:paraId="217A5E26" w14:textId="0822EAC8" w:rsidR="00D738FA" w:rsidRDefault="531BB2DB" w:rsidP="00D738FA">
            <w:r w:rsidRPr="531BB2DB">
              <w:rPr>
                <w:lang w:val="en-US"/>
              </w:rPr>
              <w:t>Dữ liệu không hợp lệ / trùng SĐT / trùng email.</w:t>
            </w:r>
          </w:p>
        </w:tc>
        <w:tc>
          <w:tcPr>
            <w:tcW w:w="2838" w:type="pct"/>
            <w:tcMar>
              <w:top w:w="20" w:type="dxa"/>
              <w:left w:w="20" w:type="dxa"/>
              <w:bottom w:w="20" w:type="dxa"/>
              <w:right w:w="20" w:type="dxa"/>
            </w:tcMar>
          </w:tcPr>
          <w:p w14:paraId="6E7A97CA" w14:textId="0FE718C9" w:rsidR="00D738FA" w:rsidRPr="00055229" w:rsidRDefault="00D738FA" w:rsidP="00D738FA">
            <w:r w:rsidRPr="44184479">
              <w:rPr>
                <w:lang w:val="en-US"/>
              </w:rPr>
              <w:t>Frontend hiển thị lỗi validate; backend có thể trả thông báo “Số điện thoại đang được sử dụng”.</w:t>
            </w:r>
          </w:p>
        </w:tc>
      </w:tr>
      <w:tr w:rsidR="00D738FA" w:rsidRPr="00055229" w14:paraId="40447556" w14:textId="77777777" w:rsidTr="531BB2DB">
        <w:trPr>
          <w:trHeight w:val="18"/>
        </w:trPr>
        <w:tc>
          <w:tcPr>
            <w:tcW w:w="2162" w:type="pct"/>
            <w:tcMar>
              <w:top w:w="100" w:type="dxa"/>
              <w:left w:w="100" w:type="dxa"/>
              <w:bottom w:w="100" w:type="dxa"/>
              <w:right w:w="100" w:type="dxa"/>
            </w:tcMar>
          </w:tcPr>
          <w:p w14:paraId="3D02F1B3" w14:textId="2FAE8973" w:rsidR="00D738FA" w:rsidRPr="00892866" w:rsidRDefault="00D738FA" w:rsidP="00D738FA">
            <w:r w:rsidRPr="44184479">
              <w:rPr>
                <w:lang w:val="en-US"/>
              </w:rPr>
              <w:t>Người dùng không phải admin.</w:t>
            </w:r>
          </w:p>
        </w:tc>
        <w:tc>
          <w:tcPr>
            <w:tcW w:w="2838" w:type="pct"/>
            <w:tcMar>
              <w:top w:w="20" w:type="dxa"/>
              <w:left w:w="20" w:type="dxa"/>
              <w:bottom w:w="20" w:type="dxa"/>
              <w:right w:w="20" w:type="dxa"/>
            </w:tcMar>
          </w:tcPr>
          <w:p w14:paraId="34FF469B" w14:textId="55DBBD9E" w:rsidR="00D738FA" w:rsidRPr="00892866" w:rsidRDefault="00D738FA" w:rsidP="00D738FA">
            <w:r w:rsidRPr="44184479">
              <w:rPr>
                <w:lang w:val="en-US"/>
              </w:rPr>
              <w:t>Service ném BusinessConstraintViolationException("Bạn không có quyền tạo tài khoản").</w:t>
            </w:r>
          </w:p>
        </w:tc>
      </w:tr>
    </w:tbl>
    <w:p w14:paraId="24FF899E" w14:textId="77777777" w:rsidR="00144C78" w:rsidRPr="00126AC3" w:rsidRDefault="00144C78" w:rsidP="004743F3">
      <w:pPr>
        <w:pStyle w:val="ListParagraph"/>
        <w:numPr>
          <w:ilvl w:val="0"/>
          <w:numId w:val="50"/>
        </w:numPr>
        <w:rPr>
          <w:lang w:val="en-US"/>
        </w:rPr>
      </w:pPr>
      <w:r w:rsidRPr="00126AC3">
        <w:rPr>
          <w:lang w:val="en-US"/>
        </w:rPr>
        <w:t>Activity Diagram:</w:t>
      </w:r>
    </w:p>
    <w:p w14:paraId="7A4F292B" w14:textId="4B961580" w:rsidR="00144C78" w:rsidRPr="008A3DEF" w:rsidRDefault="00947A50" w:rsidP="00144C78">
      <w:pPr>
        <w:rPr>
          <w:lang w:val="en-US"/>
        </w:rPr>
      </w:pPr>
      <w:r>
        <w:rPr>
          <w:noProof/>
        </w:rPr>
        <w:lastRenderedPageBreak/>
        <w:drawing>
          <wp:inline distT="0" distB="0" distL="0" distR="0" wp14:anchorId="57C3B2EE" wp14:editId="657636BB">
            <wp:extent cx="5732145" cy="5526112"/>
            <wp:effectExtent l="0" t="0" r="1905" b="0"/>
            <wp:docPr id="1918226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2145" cy="5526112"/>
                    </a:xfrm>
                    <a:prstGeom prst="rect">
                      <a:avLst/>
                    </a:prstGeom>
                    <a:noFill/>
                    <a:ln>
                      <a:noFill/>
                    </a:ln>
                  </pic:spPr>
                </pic:pic>
              </a:graphicData>
            </a:graphic>
          </wp:inline>
        </w:drawing>
      </w:r>
    </w:p>
    <w:p w14:paraId="49EB4E5B" w14:textId="77777777" w:rsidR="00144C78" w:rsidRPr="00126AC3" w:rsidRDefault="00144C78" w:rsidP="004743F3">
      <w:pPr>
        <w:pStyle w:val="ListParagraph"/>
        <w:numPr>
          <w:ilvl w:val="0"/>
          <w:numId w:val="50"/>
        </w:numPr>
        <w:rPr>
          <w:lang w:val="en-US"/>
        </w:rPr>
      </w:pPr>
      <w:r w:rsidRPr="00126AC3">
        <w:rPr>
          <w:lang w:val="en-US"/>
        </w:rPr>
        <w:t>Sequence Diagram:</w:t>
      </w:r>
    </w:p>
    <w:p w14:paraId="5223A275" w14:textId="50164038" w:rsidR="00144C78" w:rsidRPr="00144C78" w:rsidRDefault="00823E13" w:rsidP="00144C78">
      <w:pPr>
        <w:rPr>
          <w:lang w:val="en-US"/>
        </w:rPr>
      </w:pPr>
      <w:r>
        <w:rPr>
          <w:noProof/>
        </w:rPr>
        <w:drawing>
          <wp:inline distT="0" distB="0" distL="0" distR="0" wp14:anchorId="00AA9185" wp14:editId="149B30A0">
            <wp:extent cx="5732145" cy="2928618"/>
            <wp:effectExtent l="0" t="0" r="1905" b="5715"/>
            <wp:docPr id="5306928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2145" cy="2928618"/>
                    </a:xfrm>
                    <a:prstGeom prst="rect">
                      <a:avLst/>
                    </a:prstGeom>
                    <a:noFill/>
                    <a:ln>
                      <a:noFill/>
                    </a:ln>
                  </pic:spPr>
                </pic:pic>
              </a:graphicData>
            </a:graphic>
          </wp:inline>
        </w:drawing>
      </w:r>
    </w:p>
    <w:p w14:paraId="044E475E" w14:textId="17DBC95A" w:rsidR="00976284" w:rsidRDefault="00144C78" w:rsidP="008F431A">
      <w:pPr>
        <w:pStyle w:val="Heading3"/>
        <w:rPr>
          <w:lang w:val="en-US"/>
        </w:rPr>
      </w:pPr>
      <w:r>
        <w:rPr>
          <w:lang w:val="en-US"/>
        </w:rPr>
        <w:lastRenderedPageBreak/>
        <w:t xml:space="preserve"> </w:t>
      </w:r>
      <w:r w:rsidR="00976284" w:rsidRPr="00976284">
        <w:rPr>
          <w:lang w:val="en-US"/>
        </w:rPr>
        <w:t>A-18</w:t>
      </w:r>
      <w:r w:rsidR="00976284">
        <w:rPr>
          <w:lang w:val="en-US"/>
        </w:rPr>
        <w:t>_</w:t>
      </w:r>
      <w:r w:rsidR="00976284" w:rsidRPr="00976284">
        <w:rPr>
          <w:lang w:val="en-US"/>
        </w:rPr>
        <w:t>Cập nhật tài khoản</w:t>
      </w:r>
    </w:p>
    <w:p w14:paraId="3D85C685" w14:textId="77777777" w:rsidR="00144C78" w:rsidRPr="00126AC3" w:rsidRDefault="00144C78" w:rsidP="004743F3">
      <w:pPr>
        <w:pStyle w:val="ListParagraph"/>
        <w:numPr>
          <w:ilvl w:val="0"/>
          <w:numId w:val="51"/>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899"/>
        <w:gridCol w:w="5118"/>
      </w:tblGrid>
      <w:tr w:rsidR="00631B10" w14:paraId="707DAF73" w14:textId="77777777" w:rsidTr="531BB2DB">
        <w:trPr>
          <w:trHeight w:val="113"/>
        </w:trPr>
        <w:tc>
          <w:tcPr>
            <w:tcW w:w="5000" w:type="pct"/>
            <w:gridSpan w:val="2"/>
            <w:tcMar>
              <w:top w:w="100" w:type="dxa"/>
              <w:left w:w="100" w:type="dxa"/>
              <w:bottom w:w="100" w:type="dxa"/>
              <w:right w:w="100" w:type="dxa"/>
            </w:tcMar>
          </w:tcPr>
          <w:p w14:paraId="1B6E45EF" w14:textId="21172453" w:rsidR="00631B10" w:rsidRDefault="00631B10" w:rsidP="009B7A4C">
            <w:r w:rsidRPr="00782410">
              <w:rPr>
                <w:b/>
                <w:bCs/>
              </w:rPr>
              <w:t>UCID:</w:t>
            </w:r>
            <w:r>
              <w:t xml:space="preserve"> </w:t>
            </w:r>
            <w:r w:rsidR="00E81BA9">
              <w:t>A-18</w:t>
            </w:r>
          </w:p>
        </w:tc>
      </w:tr>
      <w:tr w:rsidR="00631B10" w14:paraId="1B19FB40" w14:textId="77777777" w:rsidTr="531BB2DB">
        <w:trPr>
          <w:trHeight w:val="113"/>
        </w:trPr>
        <w:tc>
          <w:tcPr>
            <w:tcW w:w="5000" w:type="pct"/>
            <w:gridSpan w:val="2"/>
            <w:tcMar>
              <w:top w:w="100" w:type="dxa"/>
              <w:left w:w="100" w:type="dxa"/>
              <w:bottom w:w="100" w:type="dxa"/>
              <w:right w:w="100" w:type="dxa"/>
            </w:tcMar>
          </w:tcPr>
          <w:p w14:paraId="20C0AF83" w14:textId="21F4FB1F" w:rsidR="00631B10" w:rsidRDefault="00631B10" w:rsidP="009B7A4C">
            <w:pPr>
              <w:rPr>
                <w:b/>
                <w:lang w:val="en-US"/>
              </w:rPr>
            </w:pPr>
            <w:r w:rsidRPr="30CBE066">
              <w:rPr>
                <w:b/>
                <w:lang w:val="en-US"/>
              </w:rPr>
              <w:t>Tên Usecase:</w:t>
            </w:r>
            <w:r w:rsidRPr="30CBE066">
              <w:rPr>
                <w:lang w:val="en-US"/>
              </w:rPr>
              <w:t xml:space="preserve"> </w:t>
            </w:r>
            <w:r w:rsidR="00A613F9" w:rsidRPr="00892866">
              <w:t>Cập nhật tài khoản</w:t>
            </w:r>
          </w:p>
        </w:tc>
      </w:tr>
      <w:tr w:rsidR="00631B10" w14:paraId="7D99333A" w14:textId="77777777" w:rsidTr="531BB2DB">
        <w:trPr>
          <w:trHeight w:val="206"/>
        </w:trPr>
        <w:tc>
          <w:tcPr>
            <w:tcW w:w="5000" w:type="pct"/>
            <w:gridSpan w:val="2"/>
            <w:tcMar>
              <w:top w:w="100" w:type="dxa"/>
              <w:left w:w="100" w:type="dxa"/>
              <w:bottom w:w="100" w:type="dxa"/>
              <w:right w:w="100" w:type="dxa"/>
            </w:tcMar>
          </w:tcPr>
          <w:p w14:paraId="4EC884BD" w14:textId="6C9AE54E" w:rsidR="00631B10" w:rsidRDefault="00631B10" w:rsidP="009B7A4C">
            <w:pPr>
              <w:rPr>
                <w:b/>
                <w:lang w:val="en-US"/>
              </w:rPr>
            </w:pPr>
            <w:r w:rsidRPr="30CBE066">
              <w:rPr>
                <w:b/>
                <w:lang w:val="en-US"/>
              </w:rPr>
              <w:t>Mô tả sơ lược:</w:t>
            </w:r>
            <w:r w:rsidRPr="30CBE066">
              <w:rPr>
                <w:lang w:val="en-US"/>
              </w:rPr>
              <w:t xml:space="preserve"> </w:t>
            </w:r>
            <w:r w:rsidR="00DF7AEB" w:rsidRPr="00892866">
              <w:t>Quản trị viên sửa thông tin của một tài khoản hiện có.</w:t>
            </w:r>
          </w:p>
        </w:tc>
      </w:tr>
      <w:tr w:rsidR="00631B10" w14:paraId="7050FA09" w14:textId="77777777" w:rsidTr="531BB2DB">
        <w:trPr>
          <w:trHeight w:val="16"/>
        </w:trPr>
        <w:tc>
          <w:tcPr>
            <w:tcW w:w="5000" w:type="pct"/>
            <w:gridSpan w:val="2"/>
            <w:tcMar>
              <w:top w:w="100" w:type="dxa"/>
              <w:left w:w="100" w:type="dxa"/>
              <w:bottom w:w="100" w:type="dxa"/>
              <w:right w:w="100" w:type="dxa"/>
            </w:tcMar>
          </w:tcPr>
          <w:p w14:paraId="794F3FD6" w14:textId="77777777" w:rsidR="00631B10" w:rsidRDefault="00631B10" w:rsidP="009B7A4C">
            <w:pPr>
              <w:rPr>
                <w:b/>
                <w:lang w:val="en-US"/>
              </w:rPr>
            </w:pPr>
            <w:r w:rsidRPr="30CBE066">
              <w:rPr>
                <w:b/>
                <w:lang w:val="en-US"/>
              </w:rPr>
              <w:t>Actor chính:</w:t>
            </w:r>
            <w:r w:rsidRPr="30CBE066">
              <w:rPr>
                <w:lang w:val="en-US"/>
              </w:rPr>
              <w:t xml:space="preserve"> </w:t>
            </w:r>
            <w:r w:rsidRPr="00892866">
              <w:t>Admin</w:t>
            </w:r>
          </w:p>
        </w:tc>
      </w:tr>
      <w:tr w:rsidR="00631B10" w14:paraId="0F808965" w14:textId="77777777" w:rsidTr="531BB2DB">
        <w:trPr>
          <w:trHeight w:val="16"/>
        </w:trPr>
        <w:tc>
          <w:tcPr>
            <w:tcW w:w="5000" w:type="pct"/>
            <w:gridSpan w:val="2"/>
            <w:tcMar>
              <w:top w:w="100" w:type="dxa"/>
              <w:left w:w="100" w:type="dxa"/>
              <w:bottom w:w="100" w:type="dxa"/>
              <w:right w:w="100" w:type="dxa"/>
            </w:tcMar>
          </w:tcPr>
          <w:p w14:paraId="6D9530DD" w14:textId="77777777" w:rsidR="00631B10" w:rsidRDefault="00631B10" w:rsidP="009B7A4C">
            <w:pPr>
              <w:rPr>
                <w:b/>
                <w:lang w:val="en-US"/>
              </w:rPr>
            </w:pPr>
            <w:r w:rsidRPr="30CBE066">
              <w:rPr>
                <w:b/>
                <w:lang w:val="en-US"/>
              </w:rPr>
              <w:t>Actor phụ:</w:t>
            </w:r>
            <w:r w:rsidRPr="30CBE066">
              <w:rPr>
                <w:lang w:val="en-US"/>
              </w:rPr>
              <w:t xml:space="preserve"> </w:t>
            </w:r>
            <w:r w:rsidRPr="00D46256">
              <w:t>Không có</w:t>
            </w:r>
          </w:p>
        </w:tc>
      </w:tr>
      <w:tr w:rsidR="00631B10" w14:paraId="60887553" w14:textId="77777777" w:rsidTr="531BB2DB">
        <w:trPr>
          <w:trHeight w:val="16"/>
        </w:trPr>
        <w:tc>
          <w:tcPr>
            <w:tcW w:w="5000" w:type="pct"/>
            <w:gridSpan w:val="2"/>
            <w:tcMar>
              <w:top w:w="100" w:type="dxa"/>
              <w:left w:w="100" w:type="dxa"/>
              <w:bottom w:w="100" w:type="dxa"/>
              <w:right w:w="100" w:type="dxa"/>
            </w:tcMar>
          </w:tcPr>
          <w:p w14:paraId="5123ABF3" w14:textId="09B9DA93" w:rsidR="00631B10" w:rsidRDefault="00631B10" w:rsidP="009B7A4C">
            <w:pPr>
              <w:rPr>
                <w:b/>
                <w:lang w:val="en-US"/>
              </w:rPr>
            </w:pPr>
            <w:r w:rsidRPr="30CBE066">
              <w:rPr>
                <w:b/>
                <w:lang w:val="en-US"/>
              </w:rPr>
              <w:t>Tiền điều kiện:</w:t>
            </w:r>
            <w:r w:rsidRPr="30CBE066">
              <w:rPr>
                <w:lang w:val="en-US"/>
              </w:rPr>
              <w:t xml:space="preserve"> </w:t>
            </w:r>
            <w:r w:rsidR="006F38CA" w:rsidRPr="00892866">
              <w:t>Admin đang ở danh sách / modal chi tiết / modal cập nhật.</w:t>
            </w:r>
          </w:p>
        </w:tc>
      </w:tr>
      <w:tr w:rsidR="00631B10" w14:paraId="085008DD" w14:textId="77777777" w:rsidTr="531BB2DB">
        <w:trPr>
          <w:trHeight w:val="16"/>
        </w:trPr>
        <w:tc>
          <w:tcPr>
            <w:tcW w:w="5000" w:type="pct"/>
            <w:gridSpan w:val="2"/>
            <w:tcMar>
              <w:top w:w="100" w:type="dxa"/>
              <w:left w:w="100" w:type="dxa"/>
              <w:bottom w:w="100" w:type="dxa"/>
              <w:right w:w="100" w:type="dxa"/>
            </w:tcMar>
          </w:tcPr>
          <w:p w14:paraId="6E09C824" w14:textId="29D3206C" w:rsidR="00631B10" w:rsidRDefault="00631B10" w:rsidP="009B7A4C">
            <w:pPr>
              <w:rPr>
                <w:b/>
                <w:lang w:val="en-US"/>
              </w:rPr>
            </w:pPr>
            <w:r w:rsidRPr="30CBE066">
              <w:rPr>
                <w:b/>
                <w:lang w:val="en-US"/>
              </w:rPr>
              <w:t>Hậu điều kiện:</w:t>
            </w:r>
            <w:r w:rsidRPr="30CBE066">
              <w:rPr>
                <w:lang w:val="en-US"/>
              </w:rPr>
              <w:t xml:space="preserve"> </w:t>
            </w:r>
            <w:r w:rsidR="0085772D" w:rsidRPr="00892866">
              <w:t>Thông tin tài khoản được cập nhật, updatedAt đổi mới.</w:t>
            </w:r>
          </w:p>
        </w:tc>
      </w:tr>
      <w:tr w:rsidR="00631B10" w:rsidRPr="00055229" w14:paraId="5CFABADB"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0170BC76" w14:textId="77777777" w:rsidR="00631B10" w:rsidRPr="00055229" w:rsidRDefault="00631B10" w:rsidP="009B7A4C">
            <w:pPr>
              <w:rPr>
                <w:b/>
                <w:lang w:val="en-US"/>
              </w:rPr>
            </w:pPr>
            <w:r w:rsidRPr="57F0573F">
              <w:rPr>
                <w:b/>
                <w:lang w:val="en-US"/>
              </w:rPr>
              <w:t>Luồng sự kiện chính:</w:t>
            </w:r>
          </w:p>
        </w:tc>
      </w:tr>
      <w:tr w:rsidR="00631B10" w:rsidRPr="00055229" w14:paraId="7A4F8164" w14:textId="77777777" w:rsidTr="531BB2DB">
        <w:trPr>
          <w:trHeight w:val="18"/>
        </w:trPr>
        <w:tc>
          <w:tcPr>
            <w:tcW w:w="2162" w:type="pct"/>
            <w:tcMar>
              <w:top w:w="100" w:type="dxa"/>
              <w:left w:w="100" w:type="dxa"/>
              <w:bottom w:w="100" w:type="dxa"/>
              <w:right w:w="100" w:type="dxa"/>
            </w:tcMar>
          </w:tcPr>
          <w:p w14:paraId="19DF420C" w14:textId="77777777" w:rsidR="00631B10" w:rsidRPr="00055229" w:rsidRDefault="00631B10" w:rsidP="009B7A4C">
            <w:pPr>
              <w:jc w:val="center"/>
              <w:rPr>
                <w:b/>
                <w:bCs/>
              </w:rPr>
            </w:pPr>
            <w:r>
              <w:rPr>
                <w:b/>
                <w:bCs/>
              </w:rPr>
              <w:t>Actor</w:t>
            </w:r>
          </w:p>
        </w:tc>
        <w:tc>
          <w:tcPr>
            <w:tcW w:w="2838" w:type="pct"/>
            <w:tcMar>
              <w:top w:w="100" w:type="dxa"/>
              <w:left w:w="100" w:type="dxa"/>
              <w:bottom w:w="100" w:type="dxa"/>
              <w:right w:w="100" w:type="dxa"/>
            </w:tcMar>
          </w:tcPr>
          <w:p w14:paraId="24F5872D" w14:textId="77777777" w:rsidR="00631B10" w:rsidRPr="00055229" w:rsidRDefault="00631B10" w:rsidP="009B7A4C">
            <w:pPr>
              <w:jc w:val="center"/>
              <w:rPr>
                <w:b/>
                <w:lang w:val="en-US"/>
              </w:rPr>
            </w:pPr>
            <w:r w:rsidRPr="57F0573F">
              <w:rPr>
                <w:b/>
                <w:lang w:val="en-US"/>
              </w:rPr>
              <w:t>Hệ thống</w:t>
            </w:r>
          </w:p>
        </w:tc>
      </w:tr>
      <w:tr w:rsidR="00A33CC7" w14:paraId="625A7FF5" w14:textId="77777777" w:rsidTr="531BB2DB">
        <w:trPr>
          <w:trHeight w:val="161"/>
        </w:trPr>
        <w:tc>
          <w:tcPr>
            <w:tcW w:w="2162" w:type="pct"/>
            <w:tcMar>
              <w:top w:w="100" w:type="dxa"/>
              <w:left w:w="100" w:type="dxa"/>
              <w:bottom w:w="100" w:type="dxa"/>
              <w:right w:w="100" w:type="dxa"/>
            </w:tcMar>
          </w:tcPr>
          <w:p w14:paraId="5723D46F" w14:textId="55B84978" w:rsidR="00A33CC7" w:rsidRDefault="00A33CC7" w:rsidP="00A33CC7">
            <w:pPr>
              <w:rPr>
                <w:b/>
                <w:lang w:val="en-US"/>
              </w:rPr>
            </w:pPr>
            <w:r w:rsidRPr="00892866">
              <w:t>1. Bấm nút cập nhật từ danh sách hoặc từ modal chi tiết.</w:t>
            </w:r>
          </w:p>
        </w:tc>
        <w:tc>
          <w:tcPr>
            <w:tcW w:w="2838" w:type="pct"/>
            <w:tcMar>
              <w:top w:w="100" w:type="dxa"/>
              <w:left w:w="100" w:type="dxa"/>
              <w:bottom w:w="100" w:type="dxa"/>
              <w:right w:w="100" w:type="dxa"/>
            </w:tcMar>
          </w:tcPr>
          <w:p w14:paraId="149990F3" w14:textId="2F5A0CAE" w:rsidR="00A33CC7" w:rsidRDefault="00A33CC7" w:rsidP="00A33CC7"/>
        </w:tc>
      </w:tr>
      <w:tr w:rsidR="00962DF5" w14:paraId="53740756" w14:textId="77777777" w:rsidTr="531BB2DB">
        <w:trPr>
          <w:trHeight w:val="161"/>
        </w:trPr>
        <w:tc>
          <w:tcPr>
            <w:tcW w:w="2162" w:type="pct"/>
            <w:tcMar>
              <w:top w:w="100" w:type="dxa"/>
              <w:left w:w="100" w:type="dxa"/>
              <w:bottom w:w="100" w:type="dxa"/>
              <w:right w:w="100" w:type="dxa"/>
            </w:tcMar>
          </w:tcPr>
          <w:p w14:paraId="0B87E2DF" w14:textId="77777777" w:rsidR="00962DF5" w:rsidRPr="00892866" w:rsidRDefault="00962DF5" w:rsidP="00A33CC7"/>
        </w:tc>
        <w:tc>
          <w:tcPr>
            <w:tcW w:w="2838" w:type="pct"/>
            <w:tcMar>
              <w:top w:w="100" w:type="dxa"/>
              <w:left w:w="100" w:type="dxa"/>
              <w:bottom w:w="100" w:type="dxa"/>
              <w:right w:w="100" w:type="dxa"/>
            </w:tcMar>
          </w:tcPr>
          <w:p w14:paraId="771749B8" w14:textId="229A9531" w:rsidR="00962DF5" w:rsidRPr="00892866" w:rsidRDefault="00962DF5" w:rsidP="00A33CC7">
            <w:r w:rsidRPr="44184479">
              <w:rPr>
                <w:lang w:val="en-US"/>
              </w:rPr>
              <w:t>2. Mở modal cập nhật, đổ dữ liệu cũ vào form.</w:t>
            </w:r>
          </w:p>
        </w:tc>
      </w:tr>
      <w:tr w:rsidR="00A33CC7" w14:paraId="0B3349A5" w14:textId="77777777" w:rsidTr="531BB2DB">
        <w:trPr>
          <w:trHeight w:val="161"/>
        </w:trPr>
        <w:tc>
          <w:tcPr>
            <w:tcW w:w="2162" w:type="pct"/>
            <w:tcMar>
              <w:top w:w="100" w:type="dxa"/>
              <w:left w:w="100" w:type="dxa"/>
              <w:bottom w:w="100" w:type="dxa"/>
              <w:right w:w="100" w:type="dxa"/>
            </w:tcMar>
          </w:tcPr>
          <w:p w14:paraId="44EBD75C" w14:textId="2188FF8C" w:rsidR="00A33CC7" w:rsidRPr="00892866" w:rsidRDefault="00A33CC7" w:rsidP="00A33CC7">
            <w:r w:rsidRPr="44184479">
              <w:rPr>
                <w:lang w:val="en-US"/>
              </w:rPr>
              <w:t>2. Sửa tên, SĐT, email, vai trò, giới tính, ngày sinh.</w:t>
            </w:r>
            <w:r w:rsidR="00962DF5" w:rsidRPr="44184479">
              <w:rPr>
                <w:lang w:val="en-US"/>
              </w:rPr>
              <w:t xml:space="preserve"> Gửi form.</w:t>
            </w:r>
          </w:p>
        </w:tc>
        <w:tc>
          <w:tcPr>
            <w:tcW w:w="2838" w:type="pct"/>
            <w:tcMar>
              <w:top w:w="100" w:type="dxa"/>
              <w:left w:w="100" w:type="dxa"/>
              <w:bottom w:w="100" w:type="dxa"/>
              <w:right w:w="100" w:type="dxa"/>
            </w:tcMar>
          </w:tcPr>
          <w:p w14:paraId="26B1B9D8" w14:textId="5917343A" w:rsidR="00A33CC7" w:rsidRPr="00892866" w:rsidRDefault="00A33CC7" w:rsidP="00A33CC7"/>
        </w:tc>
      </w:tr>
      <w:tr w:rsidR="00962DF5" w14:paraId="5308BB69" w14:textId="77777777" w:rsidTr="531BB2DB">
        <w:trPr>
          <w:trHeight w:val="161"/>
        </w:trPr>
        <w:tc>
          <w:tcPr>
            <w:tcW w:w="2162" w:type="pct"/>
            <w:tcMar>
              <w:top w:w="100" w:type="dxa"/>
              <w:left w:w="100" w:type="dxa"/>
              <w:bottom w:w="100" w:type="dxa"/>
              <w:right w:w="100" w:type="dxa"/>
            </w:tcMar>
          </w:tcPr>
          <w:p w14:paraId="578331C2" w14:textId="77777777" w:rsidR="00962DF5" w:rsidRPr="00892866" w:rsidRDefault="00962DF5" w:rsidP="00962DF5"/>
        </w:tc>
        <w:tc>
          <w:tcPr>
            <w:tcW w:w="2838" w:type="pct"/>
            <w:tcMar>
              <w:top w:w="100" w:type="dxa"/>
              <w:left w:w="100" w:type="dxa"/>
              <w:bottom w:w="100" w:type="dxa"/>
              <w:right w:w="100" w:type="dxa"/>
            </w:tcMar>
          </w:tcPr>
          <w:p w14:paraId="5F18BC9D" w14:textId="19158CB5" w:rsidR="00962DF5" w:rsidRPr="00892866" w:rsidRDefault="00962DF5" w:rsidP="00962DF5">
            <w:r w:rsidRPr="44184479">
              <w:rPr>
                <w:lang w:val="en-US"/>
              </w:rPr>
              <w:t>3. Validate dữ liệu và kiểm tra trùng SĐT/email trong danh sách hiện tại.</w:t>
            </w:r>
          </w:p>
        </w:tc>
      </w:tr>
      <w:tr w:rsidR="00962DF5" w14:paraId="65CBF5A0" w14:textId="77777777" w:rsidTr="531BB2DB">
        <w:trPr>
          <w:trHeight w:val="16"/>
        </w:trPr>
        <w:tc>
          <w:tcPr>
            <w:tcW w:w="2162" w:type="pct"/>
            <w:tcMar>
              <w:top w:w="100" w:type="dxa"/>
              <w:left w:w="100" w:type="dxa"/>
              <w:bottom w:w="100" w:type="dxa"/>
              <w:right w:w="100" w:type="dxa"/>
            </w:tcMar>
          </w:tcPr>
          <w:p w14:paraId="499CFEEE" w14:textId="62428B34" w:rsidR="00962DF5" w:rsidRDefault="00962DF5" w:rsidP="00962DF5">
            <w:pPr>
              <w:rPr>
                <w:b/>
                <w:lang w:val="en-US"/>
              </w:rPr>
            </w:pPr>
          </w:p>
        </w:tc>
        <w:tc>
          <w:tcPr>
            <w:tcW w:w="2838" w:type="pct"/>
            <w:tcMar>
              <w:top w:w="100" w:type="dxa"/>
              <w:left w:w="100" w:type="dxa"/>
              <w:bottom w:w="100" w:type="dxa"/>
              <w:right w:w="100" w:type="dxa"/>
            </w:tcMar>
          </w:tcPr>
          <w:p w14:paraId="26ECCEF3" w14:textId="720366A2" w:rsidR="00962DF5" w:rsidRDefault="00962DF5" w:rsidP="00962DF5">
            <w:pPr>
              <w:rPr>
                <w:b/>
                <w:lang w:val="en-US"/>
              </w:rPr>
            </w:pPr>
            <w:r>
              <w:t>4</w:t>
            </w:r>
            <w:r w:rsidRPr="00892866">
              <w:t>. Gửi PATCH /api/employees/{id} với dữ liệu mới.</w:t>
            </w:r>
          </w:p>
        </w:tc>
      </w:tr>
      <w:tr w:rsidR="00962DF5" w14:paraId="701E9B70" w14:textId="77777777" w:rsidTr="531BB2DB">
        <w:trPr>
          <w:trHeight w:val="16"/>
        </w:trPr>
        <w:tc>
          <w:tcPr>
            <w:tcW w:w="2162" w:type="pct"/>
            <w:tcMar>
              <w:top w:w="100" w:type="dxa"/>
              <w:left w:w="100" w:type="dxa"/>
              <w:bottom w:w="100" w:type="dxa"/>
              <w:right w:w="100" w:type="dxa"/>
            </w:tcMar>
          </w:tcPr>
          <w:p w14:paraId="5C9AE18D" w14:textId="77777777" w:rsidR="00962DF5" w:rsidRPr="00892866" w:rsidRDefault="00962DF5" w:rsidP="00962DF5"/>
        </w:tc>
        <w:tc>
          <w:tcPr>
            <w:tcW w:w="2838" w:type="pct"/>
            <w:tcMar>
              <w:top w:w="100" w:type="dxa"/>
              <w:left w:w="100" w:type="dxa"/>
              <w:bottom w:w="100" w:type="dxa"/>
              <w:right w:w="100" w:type="dxa"/>
            </w:tcMar>
          </w:tcPr>
          <w:p w14:paraId="3CCBC3AD" w14:textId="2202C17D" w:rsidR="00962DF5" w:rsidRPr="00892866" w:rsidRDefault="531BB2DB" w:rsidP="00962DF5">
            <w:r w:rsidRPr="531BB2DB">
              <w:rPr>
                <w:lang w:val="en-US"/>
              </w:rPr>
              <w:t>5. EmployeeApiController gọi UserService.updateEmployee(currentUserId, targetId, request).</w:t>
            </w:r>
          </w:p>
        </w:tc>
      </w:tr>
      <w:tr w:rsidR="00962DF5" w14:paraId="471669F4" w14:textId="77777777" w:rsidTr="531BB2DB">
        <w:trPr>
          <w:trHeight w:val="16"/>
        </w:trPr>
        <w:tc>
          <w:tcPr>
            <w:tcW w:w="2162" w:type="pct"/>
            <w:tcMar>
              <w:top w:w="100" w:type="dxa"/>
              <w:left w:w="100" w:type="dxa"/>
              <w:bottom w:w="100" w:type="dxa"/>
              <w:right w:w="100" w:type="dxa"/>
            </w:tcMar>
          </w:tcPr>
          <w:p w14:paraId="613DFE7D" w14:textId="77777777" w:rsidR="00962DF5" w:rsidRDefault="00962DF5" w:rsidP="00962DF5">
            <w:pPr>
              <w:rPr>
                <w:b/>
                <w:bCs/>
              </w:rPr>
            </w:pPr>
          </w:p>
        </w:tc>
        <w:tc>
          <w:tcPr>
            <w:tcW w:w="2838" w:type="pct"/>
            <w:tcMar>
              <w:top w:w="100" w:type="dxa"/>
              <w:left w:w="100" w:type="dxa"/>
              <w:bottom w:w="100" w:type="dxa"/>
              <w:right w:w="100" w:type="dxa"/>
            </w:tcMar>
          </w:tcPr>
          <w:p w14:paraId="2258E358" w14:textId="204F4293" w:rsidR="00962DF5" w:rsidRDefault="531BB2DB" w:rsidP="00962DF5">
            <w:r w:rsidRPr="531BB2DB">
              <w:rPr>
                <w:lang w:val="en-US"/>
              </w:rPr>
              <w:t>6. Service kiểm tra actor là ADMIN, lấy tài khoản đích, validate SĐT không trùng, partial update và giữ nguyên phoneVerifiedAt/emailVerifiedAt/disabledAt.</w:t>
            </w:r>
          </w:p>
        </w:tc>
      </w:tr>
      <w:tr w:rsidR="00962DF5" w14:paraId="3EF0E9CD" w14:textId="77777777" w:rsidTr="531BB2DB">
        <w:trPr>
          <w:trHeight w:val="16"/>
        </w:trPr>
        <w:tc>
          <w:tcPr>
            <w:tcW w:w="2162" w:type="pct"/>
            <w:tcMar>
              <w:top w:w="100" w:type="dxa"/>
              <w:left w:w="100" w:type="dxa"/>
              <w:bottom w:w="100" w:type="dxa"/>
              <w:right w:w="100" w:type="dxa"/>
            </w:tcMar>
          </w:tcPr>
          <w:p w14:paraId="41EB9E51" w14:textId="77777777" w:rsidR="00962DF5" w:rsidRDefault="00962DF5" w:rsidP="00962DF5">
            <w:pPr>
              <w:rPr>
                <w:b/>
                <w:bCs/>
              </w:rPr>
            </w:pPr>
          </w:p>
        </w:tc>
        <w:tc>
          <w:tcPr>
            <w:tcW w:w="2838" w:type="pct"/>
            <w:tcMar>
              <w:top w:w="100" w:type="dxa"/>
              <w:left w:w="100" w:type="dxa"/>
              <w:bottom w:w="100" w:type="dxa"/>
              <w:right w:w="100" w:type="dxa"/>
            </w:tcMar>
          </w:tcPr>
          <w:p w14:paraId="072559C1" w14:textId="66D614BC" w:rsidR="00962DF5" w:rsidRDefault="531BB2DB" w:rsidP="00962DF5">
            <w:r w:rsidRPr="531BB2DB">
              <w:rPr>
                <w:lang w:val="en-US"/>
              </w:rPr>
              <w:t>7. Lưu xuống UserRepository, frontend thay thế bản ghi cũ bằng UserResponse mới.</w:t>
            </w:r>
          </w:p>
        </w:tc>
      </w:tr>
      <w:tr w:rsidR="00962DF5" w14:paraId="0DA5822E" w14:textId="77777777" w:rsidTr="531BB2DB">
        <w:trPr>
          <w:trHeight w:val="18"/>
        </w:trPr>
        <w:tc>
          <w:tcPr>
            <w:tcW w:w="5000" w:type="pct"/>
            <w:gridSpan w:val="2"/>
            <w:shd w:val="clear" w:color="auto" w:fill="F2F2F2" w:themeFill="background1" w:themeFillShade="F2"/>
            <w:tcMar>
              <w:top w:w="100" w:type="dxa"/>
              <w:left w:w="100" w:type="dxa"/>
              <w:bottom w:w="100" w:type="dxa"/>
              <w:right w:w="100" w:type="dxa"/>
            </w:tcMar>
          </w:tcPr>
          <w:p w14:paraId="3B462927" w14:textId="77777777" w:rsidR="00962DF5" w:rsidRDefault="00962DF5" w:rsidP="00962DF5">
            <w:r w:rsidRPr="57F0573F">
              <w:rPr>
                <w:b/>
                <w:lang w:val="en-US"/>
              </w:rPr>
              <w:t>Luồng sự kiện thay thế:</w:t>
            </w:r>
          </w:p>
        </w:tc>
      </w:tr>
      <w:tr w:rsidR="00535544" w:rsidRPr="00055229" w14:paraId="7229A644" w14:textId="77777777" w:rsidTr="531BB2DB">
        <w:trPr>
          <w:trHeight w:val="16"/>
        </w:trPr>
        <w:tc>
          <w:tcPr>
            <w:tcW w:w="2162" w:type="pct"/>
            <w:tcMar>
              <w:top w:w="100" w:type="dxa"/>
              <w:left w:w="100" w:type="dxa"/>
              <w:bottom w:w="100" w:type="dxa"/>
              <w:right w:w="100" w:type="dxa"/>
            </w:tcMar>
          </w:tcPr>
          <w:p w14:paraId="217FDD5A" w14:textId="58E0AF61" w:rsidR="00535544" w:rsidRPr="00055229" w:rsidRDefault="531BB2DB" w:rsidP="00535544">
            <w:r w:rsidRPr="531BB2DB">
              <w:rPr>
                <w:lang w:val="en-US"/>
              </w:rPr>
              <w:t>Chỉ sửa một vài trường.</w:t>
            </w:r>
          </w:p>
        </w:tc>
        <w:tc>
          <w:tcPr>
            <w:tcW w:w="2838" w:type="pct"/>
            <w:tcMar>
              <w:top w:w="20" w:type="dxa"/>
              <w:left w:w="20" w:type="dxa"/>
              <w:bottom w:w="20" w:type="dxa"/>
              <w:right w:w="20" w:type="dxa"/>
            </w:tcMar>
          </w:tcPr>
          <w:p w14:paraId="415B99D7" w14:textId="431CC33A" w:rsidR="00535544" w:rsidRPr="00055229" w:rsidRDefault="531BB2DB" w:rsidP="00535544">
            <w:r w:rsidRPr="531BB2DB">
              <w:rPr>
                <w:lang w:val="en-US"/>
              </w:rPr>
              <w:t>Hệ thống giữ nguyên các trường không gửi lên như mật khẩu và các mốc xác thực.</w:t>
            </w:r>
          </w:p>
        </w:tc>
      </w:tr>
      <w:tr w:rsidR="00962DF5" w:rsidRPr="00055229" w14:paraId="06B5312B"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505FCFD6" w14:textId="77777777" w:rsidR="00962DF5" w:rsidRPr="00055229" w:rsidRDefault="00962DF5" w:rsidP="00962DF5">
            <w:r w:rsidRPr="57F0573F">
              <w:rPr>
                <w:b/>
                <w:lang w:val="en-US"/>
              </w:rPr>
              <w:t>Luồng sự kiện ngoại lệ:</w:t>
            </w:r>
          </w:p>
        </w:tc>
      </w:tr>
      <w:tr w:rsidR="007D30CB" w:rsidRPr="00055229" w14:paraId="5A57EEDF" w14:textId="77777777" w:rsidTr="531BB2DB">
        <w:trPr>
          <w:trHeight w:val="18"/>
        </w:trPr>
        <w:tc>
          <w:tcPr>
            <w:tcW w:w="2162" w:type="pct"/>
            <w:tcMar>
              <w:top w:w="100" w:type="dxa"/>
              <w:left w:w="100" w:type="dxa"/>
              <w:bottom w:w="100" w:type="dxa"/>
              <w:right w:w="100" w:type="dxa"/>
            </w:tcMar>
          </w:tcPr>
          <w:p w14:paraId="702BEBBA" w14:textId="113FA905" w:rsidR="007D30CB" w:rsidRDefault="531BB2DB" w:rsidP="007D30CB">
            <w:r w:rsidRPr="531BB2DB">
              <w:rPr>
                <w:lang w:val="en-US"/>
              </w:rPr>
              <w:t>Trùng số điện thoại / email.</w:t>
            </w:r>
          </w:p>
        </w:tc>
        <w:tc>
          <w:tcPr>
            <w:tcW w:w="2838" w:type="pct"/>
            <w:tcMar>
              <w:top w:w="20" w:type="dxa"/>
              <w:left w:w="20" w:type="dxa"/>
              <w:bottom w:w="20" w:type="dxa"/>
              <w:right w:w="20" w:type="dxa"/>
            </w:tcMar>
          </w:tcPr>
          <w:p w14:paraId="5FFF25BF" w14:textId="10A7FD18" w:rsidR="007D30CB" w:rsidRPr="00055229" w:rsidRDefault="531BB2DB" w:rsidP="007D30CB">
            <w:r w:rsidRPr="531BB2DB">
              <w:rPr>
                <w:lang w:val="en-US"/>
              </w:rPr>
              <w:t>Frontend hiển thị lỗi; backend có thể trả PhoneExistedException.</w:t>
            </w:r>
          </w:p>
        </w:tc>
      </w:tr>
      <w:tr w:rsidR="007D30CB" w:rsidRPr="00055229" w14:paraId="5B2B8B61" w14:textId="77777777" w:rsidTr="531BB2DB">
        <w:trPr>
          <w:trHeight w:val="18"/>
        </w:trPr>
        <w:tc>
          <w:tcPr>
            <w:tcW w:w="2162" w:type="pct"/>
            <w:tcMar>
              <w:top w:w="100" w:type="dxa"/>
              <w:left w:w="100" w:type="dxa"/>
              <w:bottom w:w="100" w:type="dxa"/>
              <w:right w:w="100" w:type="dxa"/>
            </w:tcMar>
          </w:tcPr>
          <w:p w14:paraId="7A73BCB9" w14:textId="36F3DC7A" w:rsidR="007D30CB" w:rsidRPr="00892866" w:rsidRDefault="531BB2DB" w:rsidP="007D30CB">
            <w:r w:rsidRPr="531BB2DB">
              <w:rPr>
                <w:lang w:val="en-US"/>
              </w:rPr>
              <w:t>Người dùng không phải admin.</w:t>
            </w:r>
          </w:p>
        </w:tc>
        <w:tc>
          <w:tcPr>
            <w:tcW w:w="2838" w:type="pct"/>
            <w:tcMar>
              <w:top w:w="20" w:type="dxa"/>
              <w:left w:w="20" w:type="dxa"/>
              <w:bottom w:w="20" w:type="dxa"/>
              <w:right w:w="20" w:type="dxa"/>
            </w:tcMar>
          </w:tcPr>
          <w:p w14:paraId="451BEBA2" w14:textId="65582353" w:rsidR="007D30CB" w:rsidRPr="00892866" w:rsidRDefault="531BB2DB" w:rsidP="007D30CB">
            <w:r w:rsidRPr="531BB2DB">
              <w:rPr>
                <w:lang w:val="en-US"/>
              </w:rPr>
              <w:t>Service ném BusinessConstraintViolationException("Bạn không có quyền cập nhật tài khoản").</w:t>
            </w:r>
          </w:p>
        </w:tc>
      </w:tr>
      <w:tr w:rsidR="007D30CB" w:rsidRPr="00055229" w14:paraId="18E0B797" w14:textId="77777777" w:rsidTr="531BB2DB">
        <w:trPr>
          <w:trHeight w:val="18"/>
        </w:trPr>
        <w:tc>
          <w:tcPr>
            <w:tcW w:w="2162" w:type="pct"/>
            <w:tcMar>
              <w:top w:w="100" w:type="dxa"/>
              <w:left w:w="100" w:type="dxa"/>
              <w:bottom w:w="100" w:type="dxa"/>
              <w:right w:w="100" w:type="dxa"/>
            </w:tcMar>
          </w:tcPr>
          <w:p w14:paraId="5B36DDA7" w14:textId="01502350" w:rsidR="007D30CB" w:rsidRPr="00892866" w:rsidRDefault="531BB2DB" w:rsidP="007D30CB">
            <w:r w:rsidRPr="531BB2DB">
              <w:rPr>
                <w:lang w:val="en-US"/>
              </w:rPr>
              <w:t>Tài khoản đích không tồn tại.</w:t>
            </w:r>
          </w:p>
        </w:tc>
        <w:tc>
          <w:tcPr>
            <w:tcW w:w="2838" w:type="pct"/>
            <w:tcMar>
              <w:top w:w="20" w:type="dxa"/>
              <w:left w:w="20" w:type="dxa"/>
              <w:bottom w:w="20" w:type="dxa"/>
              <w:right w:w="20" w:type="dxa"/>
            </w:tcMar>
          </w:tcPr>
          <w:p w14:paraId="62E22635" w14:textId="7A6766B6" w:rsidR="007D30CB" w:rsidRPr="00892866" w:rsidRDefault="531BB2DB" w:rsidP="007D30CB">
            <w:r w:rsidRPr="531BB2DB">
              <w:rPr>
                <w:lang w:val="en-US"/>
              </w:rPr>
              <w:t>EntityNotFoundException được ném ra.</w:t>
            </w:r>
          </w:p>
        </w:tc>
      </w:tr>
    </w:tbl>
    <w:p w14:paraId="1D919D56" w14:textId="77777777" w:rsidR="00144C78" w:rsidRPr="00126AC3" w:rsidRDefault="00144C78" w:rsidP="004743F3">
      <w:pPr>
        <w:pStyle w:val="ListParagraph"/>
        <w:numPr>
          <w:ilvl w:val="0"/>
          <w:numId w:val="51"/>
        </w:numPr>
        <w:rPr>
          <w:lang w:val="en-US"/>
        </w:rPr>
      </w:pPr>
      <w:r w:rsidRPr="00126AC3">
        <w:rPr>
          <w:lang w:val="en-US"/>
        </w:rPr>
        <w:t>Activity Diagram:</w:t>
      </w:r>
    </w:p>
    <w:p w14:paraId="764DB512" w14:textId="70E78186" w:rsidR="00144C78" w:rsidRPr="008A3DEF" w:rsidRDefault="009F3733" w:rsidP="00144C78">
      <w:pPr>
        <w:rPr>
          <w:lang w:val="en-US"/>
        </w:rPr>
      </w:pPr>
      <w:r>
        <w:rPr>
          <w:noProof/>
        </w:rPr>
        <w:lastRenderedPageBreak/>
        <w:drawing>
          <wp:inline distT="0" distB="0" distL="0" distR="0" wp14:anchorId="7C60F2A1" wp14:editId="2A8720E0">
            <wp:extent cx="5732145" cy="5827681"/>
            <wp:effectExtent l="0" t="0" r="1905" b="1905"/>
            <wp:docPr id="17184429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2145" cy="5827681"/>
                    </a:xfrm>
                    <a:prstGeom prst="rect">
                      <a:avLst/>
                    </a:prstGeom>
                    <a:noFill/>
                    <a:ln>
                      <a:noFill/>
                    </a:ln>
                  </pic:spPr>
                </pic:pic>
              </a:graphicData>
            </a:graphic>
          </wp:inline>
        </w:drawing>
      </w:r>
    </w:p>
    <w:p w14:paraId="1E2862A9" w14:textId="77777777" w:rsidR="00144C78" w:rsidRPr="00126AC3" w:rsidRDefault="00144C78" w:rsidP="004743F3">
      <w:pPr>
        <w:pStyle w:val="ListParagraph"/>
        <w:numPr>
          <w:ilvl w:val="0"/>
          <w:numId w:val="51"/>
        </w:numPr>
        <w:rPr>
          <w:lang w:val="en-US"/>
        </w:rPr>
      </w:pPr>
      <w:r w:rsidRPr="00126AC3">
        <w:rPr>
          <w:lang w:val="en-US"/>
        </w:rPr>
        <w:t>Sequence Diagram:</w:t>
      </w:r>
    </w:p>
    <w:p w14:paraId="63A4C4E0" w14:textId="16A0A734" w:rsidR="00144C78" w:rsidRPr="00144C78" w:rsidRDefault="007D5C57" w:rsidP="00144C78">
      <w:pPr>
        <w:rPr>
          <w:lang w:val="en-US"/>
        </w:rPr>
      </w:pPr>
      <w:r>
        <w:rPr>
          <w:noProof/>
        </w:rPr>
        <w:lastRenderedPageBreak/>
        <w:drawing>
          <wp:inline distT="0" distB="0" distL="0" distR="0" wp14:anchorId="2C3B40E5" wp14:editId="5BF80E26">
            <wp:extent cx="5732145" cy="3476032"/>
            <wp:effectExtent l="0" t="0" r="1905" b="0"/>
            <wp:docPr id="6746055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2145" cy="3476032"/>
                    </a:xfrm>
                    <a:prstGeom prst="rect">
                      <a:avLst/>
                    </a:prstGeom>
                    <a:noFill/>
                    <a:ln>
                      <a:noFill/>
                    </a:ln>
                  </pic:spPr>
                </pic:pic>
              </a:graphicData>
            </a:graphic>
          </wp:inline>
        </w:drawing>
      </w:r>
    </w:p>
    <w:p w14:paraId="4A1499DF" w14:textId="2895FDEB" w:rsidR="00976284" w:rsidRDefault="00144C78" w:rsidP="008F431A">
      <w:pPr>
        <w:pStyle w:val="Heading3"/>
        <w:rPr>
          <w:lang w:val="en-US"/>
        </w:rPr>
      </w:pPr>
      <w:r>
        <w:rPr>
          <w:lang w:val="en-US"/>
        </w:rPr>
        <w:t xml:space="preserve"> </w:t>
      </w:r>
      <w:r w:rsidR="00976284" w:rsidRPr="00976284">
        <w:rPr>
          <w:lang w:val="en-US"/>
        </w:rPr>
        <w:t>A-20</w:t>
      </w:r>
      <w:r w:rsidR="00976284">
        <w:rPr>
          <w:lang w:val="en-US"/>
        </w:rPr>
        <w:t>_</w:t>
      </w:r>
      <w:r w:rsidR="00976284" w:rsidRPr="00976284">
        <w:rPr>
          <w:lang w:val="en-US"/>
        </w:rPr>
        <w:t>Vô hiệu hóa tài khoản</w:t>
      </w:r>
    </w:p>
    <w:p w14:paraId="01A9847C" w14:textId="77777777" w:rsidR="00144C78" w:rsidRPr="00126AC3" w:rsidRDefault="00144C78" w:rsidP="004743F3">
      <w:pPr>
        <w:pStyle w:val="ListParagraph"/>
        <w:numPr>
          <w:ilvl w:val="0"/>
          <w:numId w:val="52"/>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330"/>
        <w:gridCol w:w="5687"/>
      </w:tblGrid>
      <w:tr w:rsidR="007D5C57" w14:paraId="29161806" w14:textId="77777777" w:rsidTr="531BB2DB">
        <w:trPr>
          <w:trHeight w:val="113"/>
        </w:trPr>
        <w:tc>
          <w:tcPr>
            <w:tcW w:w="5000" w:type="pct"/>
            <w:gridSpan w:val="2"/>
            <w:tcMar>
              <w:top w:w="100" w:type="dxa"/>
              <w:left w:w="100" w:type="dxa"/>
              <w:bottom w:w="100" w:type="dxa"/>
              <w:right w:w="100" w:type="dxa"/>
            </w:tcMar>
          </w:tcPr>
          <w:p w14:paraId="0BC1E90C" w14:textId="73E899C6" w:rsidR="007D5C57" w:rsidRDefault="007D5C57" w:rsidP="009B7A4C">
            <w:r w:rsidRPr="00782410">
              <w:rPr>
                <w:b/>
                <w:bCs/>
              </w:rPr>
              <w:t>UCID:</w:t>
            </w:r>
            <w:r>
              <w:t xml:space="preserve"> </w:t>
            </w:r>
            <w:r w:rsidRPr="00976284">
              <w:rPr>
                <w:lang w:val="en-US"/>
              </w:rPr>
              <w:t>A-20</w:t>
            </w:r>
          </w:p>
        </w:tc>
      </w:tr>
      <w:tr w:rsidR="007D5C57" w14:paraId="720ABB97" w14:textId="77777777" w:rsidTr="531BB2DB">
        <w:trPr>
          <w:trHeight w:val="113"/>
        </w:trPr>
        <w:tc>
          <w:tcPr>
            <w:tcW w:w="5000" w:type="pct"/>
            <w:gridSpan w:val="2"/>
            <w:tcMar>
              <w:top w:w="100" w:type="dxa"/>
              <w:left w:w="100" w:type="dxa"/>
              <w:bottom w:w="100" w:type="dxa"/>
              <w:right w:w="100" w:type="dxa"/>
            </w:tcMar>
          </w:tcPr>
          <w:p w14:paraId="4FA46D87" w14:textId="40EA658C" w:rsidR="007D5C57" w:rsidRDefault="007D5C57" w:rsidP="009B7A4C">
            <w:pPr>
              <w:rPr>
                <w:b/>
                <w:lang w:val="en-US"/>
              </w:rPr>
            </w:pPr>
            <w:r w:rsidRPr="30CBE066">
              <w:rPr>
                <w:b/>
                <w:lang w:val="en-US"/>
              </w:rPr>
              <w:t>Tên Usecase:</w:t>
            </w:r>
            <w:r w:rsidRPr="30CBE066">
              <w:rPr>
                <w:lang w:val="en-US"/>
              </w:rPr>
              <w:t xml:space="preserve"> </w:t>
            </w:r>
            <w:r w:rsidRPr="00976284">
              <w:rPr>
                <w:lang w:val="en-US"/>
              </w:rPr>
              <w:t>Vô hiệu hóa tài khoản</w:t>
            </w:r>
          </w:p>
        </w:tc>
      </w:tr>
      <w:tr w:rsidR="007D5C57" w14:paraId="3C8A9F63" w14:textId="77777777" w:rsidTr="531BB2DB">
        <w:trPr>
          <w:trHeight w:val="206"/>
        </w:trPr>
        <w:tc>
          <w:tcPr>
            <w:tcW w:w="5000" w:type="pct"/>
            <w:gridSpan w:val="2"/>
            <w:tcMar>
              <w:top w:w="100" w:type="dxa"/>
              <w:left w:w="100" w:type="dxa"/>
              <w:bottom w:w="100" w:type="dxa"/>
              <w:right w:w="100" w:type="dxa"/>
            </w:tcMar>
          </w:tcPr>
          <w:p w14:paraId="20CB911C" w14:textId="64C9DE0D" w:rsidR="007D5C57" w:rsidRDefault="007D5C57" w:rsidP="009B7A4C">
            <w:pPr>
              <w:rPr>
                <w:b/>
                <w:lang w:val="en-US"/>
              </w:rPr>
            </w:pPr>
            <w:r w:rsidRPr="30CBE066">
              <w:rPr>
                <w:b/>
                <w:lang w:val="en-US"/>
              </w:rPr>
              <w:t>Mô tả sơ lược:</w:t>
            </w:r>
            <w:r w:rsidRPr="30CBE066">
              <w:rPr>
                <w:lang w:val="en-US"/>
              </w:rPr>
              <w:t xml:space="preserve"> </w:t>
            </w:r>
            <w:r w:rsidR="00543F6E" w:rsidRPr="00892866">
              <w:t>Quản trị viên bật/tắt trạng thái hoạt động của tài khoản bằng toggle ở cột trạng thái.</w:t>
            </w:r>
          </w:p>
        </w:tc>
      </w:tr>
      <w:tr w:rsidR="007D5C57" w14:paraId="0F8290A0" w14:textId="77777777" w:rsidTr="531BB2DB">
        <w:trPr>
          <w:trHeight w:val="16"/>
        </w:trPr>
        <w:tc>
          <w:tcPr>
            <w:tcW w:w="5000" w:type="pct"/>
            <w:gridSpan w:val="2"/>
            <w:tcMar>
              <w:top w:w="100" w:type="dxa"/>
              <w:left w:w="100" w:type="dxa"/>
              <w:bottom w:w="100" w:type="dxa"/>
              <w:right w:w="100" w:type="dxa"/>
            </w:tcMar>
          </w:tcPr>
          <w:p w14:paraId="2D1165FE" w14:textId="77777777" w:rsidR="007D5C57" w:rsidRDefault="007D5C57" w:rsidP="009B7A4C">
            <w:pPr>
              <w:rPr>
                <w:b/>
                <w:lang w:val="en-US"/>
              </w:rPr>
            </w:pPr>
            <w:r w:rsidRPr="30CBE066">
              <w:rPr>
                <w:b/>
                <w:lang w:val="en-US"/>
              </w:rPr>
              <w:t>Actor chính:</w:t>
            </w:r>
            <w:r w:rsidRPr="30CBE066">
              <w:rPr>
                <w:lang w:val="en-US"/>
              </w:rPr>
              <w:t xml:space="preserve"> </w:t>
            </w:r>
            <w:r w:rsidRPr="00892866">
              <w:t>Admin</w:t>
            </w:r>
          </w:p>
        </w:tc>
      </w:tr>
      <w:tr w:rsidR="007D5C57" w14:paraId="6D05D6F3" w14:textId="77777777" w:rsidTr="531BB2DB">
        <w:trPr>
          <w:trHeight w:val="16"/>
        </w:trPr>
        <w:tc>
          <w:tcPr>
            <w:tcW w:w="5000" w:type="pct"/>
            <w:gridSpan w:val="2"/>
            <w:tcMar>
              <w:top w:w="100" w:type="dxa"/>
              <w:left w:w="100" w:type="dxa"/>
              <w:bottom w:w="100" w:type="dxa"/>
              <w:right w:w="100" w:type="dxa"/>
            </w:tcMar>
          </w:tcPr>
          <w:p w14:paraId="1EF30B51" w14:textId="77777777" w:rsidR="007D5C57" w:rsidRDefault="007D5C57" w:rsidP="009B7A4C">
            <w:pPr>
              <w:rPr>
                <w:b/>
                <w:lang w:val="en-US"/>
              </w:rPr>
            </w:pPr>
            <w:r w:rsidRPr="30CBE066">
              <w:rPr>
                <w:b/>
                <w:lang w:val="en-US"/>
              </w:rPr>
              <w:t>Actor phụ:</w:t>
            </w:r>
            <w:r w:rsidRPr="30CBE066">
              <w:rPr>
                <w:lang w:val="en-US"/>
              </w:rPr>
              <w:t xml:space="preserve"> </w:t>
            </w:r>
            <w:r w:rsidRPr="00D46256">
              <w:t>Không có</w:t>
            </w:r>
          </w:p>
        </w:tc>
      </w:tr>
      <w:tr w:rsidR="007D5C57" w14:paraId="6087D4B6" w14:textId="77777777" w:rsidTr="531BB2DB">
        <w:trPr>
          <w:trHeight w:val="16"/>
        </w:trPr>
        <w:tc>
          <w:tcPr>
            <w:tcW w:w="5000" w:type="pct"/>
            <w:gridSpan w:val="2"/>
            <w:tcMar>
              <w:top w:w="100" w:type="dxa"/>
              <w:left w:w="100" w:type="dxa"/>
              <w:bottom w:w="100" w:type="dxa"/>
              <w:right w:w="100" w:type="dxa"/>
            </w:tcMar>
          </w:tcPr>
          <w:p w14:paraId="14140EC8" w14:textId="591146CC" w:rsidR="007D5C57" w:rsidRDefault="007D5C57" w:rsidP="009B7A4C">
            <w:pPr>
              <w:rPr>
                <w:b/>
                <w:lang w:val="en-US"/>
              </w:rPr>
            </w:pPr>
            <w:r w:rsidRPr="30CBE066">
              <w:rPr>
                <w:b/>
                <w:lang w:val="en-US"/>
              </w:rPr>
              <w:t>Tiền điều kiện:</w:t>
            </w:r>
            <w:r w:rsidRPr="30CBE066">
              <w:rPr>
                <w:lang w:val="en-US"/>
              </w:rPr>
              <w:t xml:space="preserve"> </w:t>
            </w:r>
            <w:r w:rsidR="00F34161" w:rsidRPr="00892866">
              <w:t>Admin đang ở trang tài khoản; tài khoản đích không phải chính mình.</w:t>
            </w:r>
          </w:p>
        </w:tc>
      </w:tr>
      <w:tr w:rsidR="007D5C57" w14:paraId="3053A874" w14:textId="77777777" w:rsidTr="531BB2DB">
        <w:trPr>
          <w:trHeight w:val="16"/>
        </w:trPr>
        <w:tc>
          <w:tcPr>
            <w:tcW w:w="5000" w:type="pct"/>
            <w:gridSpan w:val="2"/>
            <w:tcMar>
              <w:top w:w="100" w:type="dxa"/>
              <w:left w:w="100" w:type="dxa"/>
              <w:bottom w:w="100" w:type="dxa"/>
              <w:right w:w="100" w:type="dxa"/>
            </w:tcMar>
          </w:tcPr>
          <w:p w14:paraId="55F843F3" w14:textId="548BAF96" w:rsidR="007D5C57" w:rsidRDefault="007D5C57" w:rsidP="009B7A4C">
            <w:pPr>
              <w:rPr>
                <w:b/>
                <w:lang w:val="en-US"/>
              </w:rPr>
            </w:pPr>
            <w:r w:rsidRPr="30CBE066">
              <w:rPr>
                <w:b/>
                <w:lang w:val="en-US"/>
              </w:rPr>
              <w:t>Hậu điều kiện:</w:t>
            </w:r>
            <w:r w:rsidRPr="30CBE066">
              <w:rPr>
                <w:lang w:val="en-US"/>
              </w:rPr>
              <w:t xml:space="preserve"> </w:t>
            </w:r>
            <w:r w:rsidR="003F5105" w:rsidRPr="00892866">
              <w:t>disabledAt của tài khoản đích được gán thời gian hiện tại khi vô hiệu hóa, hoặc null khi hủy vô hiệu hóa.</w:t>
            </w:r>
          </w:p>
        </w:tc>
      </w:tr>
      <w:tr w:rsidR="007D5C57" w:rsidRPr="00055229" w14:paraId="7F561DF7"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1472488E" w14:textId="77777777" w:rsidR="007D5C57" w:rsidRPr="00055229" w:rsidRDefault="007D5C57" w:rsidP="009B7A4C">
            <w:pPr>
              <w:rPr>
                <w:b/>
                <w:lang w:val="en-US"/>
              </w:rPr>
            </w:pPr>
            <w:r w:rsidRPr="57F0573F">
              <w:rPr>
                <w:b/>
                <w:lang w:val="en-US"/>
              </w:rPr>
              <w:t>Luồng sự kiện chính:</w:t>
            </w:r>
          </w:p>
        </w:tc>
      </w:tr>
      <w:tr w:rsidR="007D5C57" w:rsidRPr="00055229" w14:paraId="6430DCDD" w14:textId="77777777" w:rsidTr="531BB2DB">
        <w:trPr>
          <w:trHeight w:val="18"/>
        </w:trPr>
        <w:tc>
          <w:tcPr>
            <w:tcW w:w="1847" w:type="pct"/>
            <w:tcMar>
              <w:top w:w="100" w:type="dxa"/>
              <w:left w:w="100" w:type="dxa"/>
              <w:bottom w:w="100" w:type="dxa"/>
              <w:right w:w="100" w:type="dxa"/>
            </w:tcMar>
          </w:tcPr>
          <w:p w14:paraId="25C87748" w14:textId="77777777" w:rsidR="007D5C57" w:rsidRPr="00055229" w:rsidRDefault="007D5C57" w:rsidP="009B7A4C">
            <w:pPr>
              <w:jc w:val="center"/>
              <w:rPr>
                <w:b/>
                <w:bCs/>
              </w:rPr>
            </w:pPr>
            <w:r>
              <w:rPr>
                <w:b/>
                <w:bCs/>
              </w:rPr>
              <w:t>Actor</w:t>
            </w:r>
          </w:p>
        </w:tc>
        <w:tc>
          <w:tcPr>
            <w:tcW w:w="3153" w:type="pct"/>
            <w:tcMar>
              <w:top w:w="100" w:type="dxa"/>
              <w:left w:w="100" w:type="dxa"/>
              <w:bottom w:w="100" w:type="dxa"/>
              <w:right w:w="100" w:type="dxa"/>
            </w:tcMar>
          </w:tcPr>
          <w:p w14:paraId="1694C406" w14:textId="77777777" w:rsidR="007D5C57" w:rsidRPr="00055229" w:rsidRDefault="007D5C57" w:rsidP="009B7A4C">
            <w:pPr>
              <w:jc w:val="center"/>
              <w:rPr>
                <w:b/>
                <w:lang w:val="en-US"/>
              </w:rPr>
            </w:pPr>
            <w:r w:rsidRPr="57F0573F">
              <w:rPr>
                <w:b/>
                <w:lang w:val="en-US"/>
              </w:rPr>
              <w:t>Hệ thống</w:t>
            </w:r>
          </w:p>
        </w:tc>
      </w:tr>
      <w:tr w:rsidR="00D72F6C" w14:paraId="6AC8190A" w14:textId="77777777" w:rsidTr="531BB2DB">
        <w:trPr>
          <w:trHeight w:val="161"/>
        </w:trPr>
        <w:tc>
          <w:tcPr>
            <w:tcW w:w="1847" w:type="pct"/>
            <w:tcMar>
              <w:top w:w="100" w:type="dxa"/>
              <w:left w:w="100" w:type="dxa"/>
              <w:bottom w:w="100" w:type="dxa"/>
              <w:right w:w="100" w:type="dxa"/>
            </w:tcMar>
          </w:tcPr>
          <w:p w14:paraId="4195FD73" w14:textId="373BBFAF" w:rsidR="00D72F6C" w:rsidRDefault="00D72F6C" w:rsidP="00D72F6C">
            <w:pPr>
              <w:rPr>
                <w:b/>
                <w:lang w:val="en-US"/>
              </w:rPr>
            </w:pPr>
            <w:r w:rsidRPr="00892866">
              <w:lastRenderedPageBreak/>
              <w:t>1. Bấm toggle trạng thái trên một dòng tài khoản.</w:t>
            </w:r>
          </w:p>
        </w:tc>
        <w:tc>
          <w:tcPr>
            <w:tcW w:w="3153" w:type="pct"/>
            <w:tcMar>
              <w:top w:w="100" w:type="dxa"/>
              <w:left w:w="100" w:type="dxa"/>
              <w:bottom w:w="100" w:type="dxa"/>
              <w:right w:w="100" w:type="dxa"/>
            </w:tcMar>
          </w:tcPr>
          <w:p w14:paraId="32290596" w14:textId="6FF67121" w:rsidR="00D72F6C" w:rsidRDefault="00D72F6C" w:rsidP="00D72F6C"/>
        </w:tc>
      </w:tr>
      <w:tr w:rsidR="00D72F6C" w14:paraId="6C440349" w14:textId="77777777" w:rsidTr="531BB2DB">
        <w:trPr>
          <w:trHeight w:val="161"/>
        </w:trPr>
        <w:tc>
          <w:tcPr>
            <w:tcW w:w="1847" w:type="pct"/>
            <w:tcMar>
              <w:top w:w="100" w:type="dxa"/>
              <w:left w:w="100" w:type="dxa"/>
              <w:bottom w:w="100" w:type="dxa"/>
              <w:right w:w="100" w:type="dxa"/>
            </w:tcMar>
          </w:tcPr>
          <w:p w14:paraId="57DFE008" w14:textId="77777777" w:rsidR="00D72F6C" w:rsidRPr="00892866" w:rsidRDefault="00D72F6C" w:rsidP="00D72F6C"/>
        </w:tc>
        <w:tc>
          <w:tcPr>
            <w:tcW w:w="3153" w:type="pct"/>
            <w:tcMar>
              <w:top w:w="100" w:type="dxa"/>
              <w:left w:w="100" w:type="dxa"/>
              <w:bottom w:w="100" w:type="dxa"/>
              <w:right w:w="100" w:type="dxa"/>
            </w:tcMar>
          </w:tcPr>
          <w:p w14:paraId="42A26D33" w14:textId="3C349C5D" w:rsidR="00D72F6C" w:rsidRPr="00892866" w:rsidRDefault="531BB2DB" w:rsidP="00D72F6C">
            <w:r w:rsidRPr="531BB2DB">
              <w:rPr>
                <w:lang w:val="en-US"/>
              </w:rPr>
              <w:t>3. Frontend kiểm tra quyền admin và kiểm tra không phải tài khoản hiện hành; nếu không đạt thì nút đã bị disable.</w:t>
            </w:r>
          </w:p>
        </w:tc>
      </w:tr>
      <w:tr w:rsidR="00D72F6C" w14:paraId="6D71BCBF" w14:textId="77777777" w:rsidTr="531BB2DB">
        <w:trPr>
          <w:trHeight w:val="161"/>
        </w:trPr>
        <w:tc>
          <w:tcPr>
            <w:tcW w:w="1847" w:type="pct"/>
            <w:tcMar>
              <w:top w:w="100" w:type="dxa"/>
              <w:left w:w="100" w:type="dxa"/>
              <w:bottom w:w="100" w:type="dxa"/>
              <w:right w:w="100" w:type="dxa"/>
            </w:tcMar>
          </w:tcPr>
          <w:p w14:paraId="197594C3" w14:textId="6AD1F398" w:rsidR="00D72F6C" w:rsidRPr="00892866" w:rsidRDefault="531BB2DB" w:rsidP="00D72F6C">
            <w:r w:rsidRPr="531BB2DB">
              <w:rPr>
                <w:lang w:val="en-US"/>
              </w:rPr>
              <w:t>4. Xác nhận thao tác nếu có prompt.</w:t>
            </w:r>
          </w:p>
        </w:tc>
        <w:tc>
          <w:tcPr>
            <w:tcW w:w="3153" w:type="pct"/>
            <w:tcMar>
              <w:top w:w="100" w:type="dxa"/>
              <w:left w:w="100" w:type="dxa"/>
              <w:bottom w:w="100" w:type="dxa"/>
              <w:right w:w="100" w:type="dxa"/>
            </w:tcMar>
          </w:tcPr>
          <w:p w14:paraId="4ED8C7B1" w14:textId="66A82F1D" w:rsidR="00D72F6C" w:rsidRPr="00892866" w:rsidRDefault="00D72F6C" w:rsidP="00D72F6C"/>
        </w:tc>
      </w:tr>
      <w:tr w:rsidR="00CA0E73" w14:paraId="0CD632D4" w14:textId="77777777" w:rsidTr="531BB2DB">
        <w:trPr>
          <w:trHeight w:val="161"/>
        </w:trPr>
        <w:tc>
          <w:tcPr>
            <w:tcW w:w="1847" w:type="pct"/>
            <w:tcMar>
              <w:top w:w="100" w:type="dxa"/>
              <w:left w:w="100" w:type="dxa"/>
              <w:bottom w:w="100" w:type="dxa"/>
              <w:right w:w="100" w:type="dxa"/>
            </w:tcMar>
          </w:tcPr>
          <w:p w14:paraId="3F62D75C" w14:textId="14D01CF8" w:rsidR="00CA0E73" w:rsidRPr="00892866" w:rsidRDefault="00CA0E73" w:rsidP="00CA0E73"/>
        </w:tc>
        <w:tc>
          <w:tcPr>
            <w:tcW w:w="3153" w:type="pct"/>
            <w:tcMar>
              <w:top w:w="100" w:type="dxa"/>
              <w:left w:w="100" w:type="dxa"/>
              <w:bottom w:w="100" w:type="dxa"/>
              <w:right w:w="100" w:type="dxa"/>
            </w:tcMar>
          </w:tcPr>
          <w:p w14:paraId="4DECB485" w14:textId="6E618AF8" w:rsidR="00CA0E73" w:rsidRPr="00892866" w:rsidRDefault="531BB2DB" w:rsidP="00CA0E73">
            <w:r w:rsidRPr="531BB2DB">
              <w:rPr>
                <w:lang w:val="en-US"/>
              </w:rPr>
              <w:t>5. Tạo body { disabledAt: now } để vô hiệu hóa hoặc { disabledAt: null } để hủy vô hiệu hóa.</w:t>
            </w:r>
          </w:p>
        </w:tc>
      </w:tr>
      <w:tr w:rsidR="00CA0E73" w14:paraId="535B3A6D" w14:textId="77777777" w:rsidTr="531BB2DB">
        <w:trPr>
          <w:trHeight w:val="161"/>
        </w:trPr>
        <w:tc>
          <w:tcPr>
            <w:tcW w:w="1847" w:type="pct"/>
            <w:tcMar>
              <w:top w:w="100" w:type="dxa"/>
              <w:left w:w="100" w:type="dxa"/>
              <w:bottom w:w="100" w:type="dxa"/>
              <w:right w:w="100" w:type="dxa"/>
            </w:tcMar>
          </w:tcPr>
          <w:p w14:paraId="1068A0B2" w14:textId="77777777" w:rsidR="00CA0E73" w:rsidRPr="00892866" w:rsidRDefault="00CA0E73" w:rsidP="00CA0E73"/>
        </w:tc>
        <w:tc>
          <w:tcPr>
            <w:tcW w:w="3153" w:type="pct"/>
            <w:tcMar>
              <w:top w:w="100" w:type="dxa"/>
              <w:left w:w="100" w:type="dxa"/>
              <w:bottom w:w="100" w:type="dxa"/>
              <w:right w:w="100" w:type="dxa"/>
            </w:tcMar>
          </w:tcPr>
          <w:p w14:paraId="18E9908D" w14:textId="0E4D5C17" w:rsidR="00CA0E73" w:rsidRPr="00892866" w:rsidRDefault="531BB2DB" w:rsidP="00CA0E73">
            <w:r w:rsidRPr="531BB2DB">
              <w:rPr>
                <w:lang w:val="en-US"/>
              </w:rPr>
              <w:t>6. Gửi PATCH /api/employees/{id}/status.</w:t>
            </w:r>
          </w:p>
        </w:tc>
      </w:tr>
      <w:tr w:rsidR="00CA0E73" w14:paraId="0B9CA5FA" w14:textId="77777777" w:rsidTr="531BB2DB">
        <w:trPr>
          <w:trHeight w:val="16"/>
        </w:trPr>
        <w:tc>
          <w:tcPr>
            <w:tcW w:w="1847" w:type="pct"/>
            <w:tcMar>
              <w:top w:w="100" w:type="dxa"/>
              <w:left w:w="100" w:type="dxa"/>
              <w:bottom w:w="100" w:type="dxa"/>
              <w:right w:w="100" w:type="dxa"/>
            </w:tcMar>
          </w:tcPr>
          <w:p w14:paraId="6DDD5331" w14:textId="77777777" w:rsidR="00CA0E73" w:rsidRDefault="00CA0E73" w:rsidP="00CA0E73">
            <w:pPr>
              <w:rPr>
                <w:b/>
                <w:lang w:val="en-US"/>
              </w:rPr>
            </w:pPr>
          </w:p>
        </w:tc>
        <w:tc>
          <w:tcPr>
            <w:tcW w:w="3153" w:type="pct"/>
            <w:tcMar>
              <w:top w:w="100" w:type="dxa"/>
              <w:left w:w="100" w:type="dxa"/>
              <w:bottom w:w="100" w:type="dxa"/>
              <w:right w:w="100" w:type="dxa"/>
            </w:tcMar>
          </w:tcPr>
          <w:p w14:paraId="5ECD78B5" w14:textId="09D40552" w:rsidR="00CA0E73" w:rsidRDefault="004F30CF" w:rsidP="00CA0E73">
            <w:pPr>
              <w:rPr>
                <w:b/>
                <w:lang w:val="en-US"/>
              </w:rPr>
            </w:pPr>
            <w:r>
              <w:t>7</w:t>
            </w:r>
            <w:r w:rsidR="00CA0E73" w:rsidRPr="00892866">
              <w:t>. EmployeeApiController đọc disabledAt != null để suy ra isDisabling rồi gọi UserService.updateEmployeeAccountStatus(actorId, targetId, isDisabling).</w:t>
            </w:r>
          </w:p>
        </w:tc>
      </w:tr>
      <w:tr w:rsidR="00CA0E73" w14:paraId="03580ABA" w14:textId="77777777" w:rsidTr="531BB2DB">
        <w:trPr>
          <w:trHeight w:val="16"/>
        </w:trPr>
        <w:tc>
          <w:tcPr>
            <w:tcW w:w="1847" w:type="pct"/>
            <w:tcMar>
              <w:top w:w="100" w:type="dxa"/>
              <w:left w:w="100" w:type="dxa"/>
              <w:bottom w:w="100" w:type="dxa"/>
              <w:right w:w="100" w:type="dxa"/>
            </w:tcMar>
          </w:tcPr>
          <w:p w14:paraId="139822B8" w14:textId="77777777" w:rsidR="00CA0E73" w:rsidRPr="00892866" w:rsidRDefault="00CA0E73" w:rsidP="00CA0E73"/>
        </w:tc>
        <w:tc>
          <w:tcPr>
            <w:tcW w:w="3153" w:type="pct"/>
            <w:tcMar>
              <w:top w:w="100" w:type="dxa"/>
              <w:left w:w="100" w:type="dxa"/>
              <w:bottom w:w="100" w:type="dxa"/>
              <w:right w:w="100" w:type="dxa"/>
            </w:tcMar>
          </w:tcPr>
          <w:p w14:paraId="4E78977A" w14:textId="233534A0" w:rsidR="00CA0E73" w:rsidRPr="00892866" w:rsidRDefault="531BB2DB" w:rsidP="00CA0E73">
            <w:r w:rsidRPr="531BB2DB">
              <w:rPr>
                <w:lang w:val="en-US"/>
              </w:rPr>
              <w:t>8. Service kiểm tra actor là ADMIN, kiểm tra không tự vô hiệu hóa chính mình, sau đó set target.disabledAt = Instant.now() hoặc null.</w:t>
            </w:r>
          </w:p>
        </w:tc>
      </w:tr>
      <w:tr w:rsidR="00CA0E73" w14:paraId="0E6CEA1B" w14:textId="77777777" w:rsidTr="531BB2DB">
        <w:trPr>
          <w:trHeight w:val="16"/>
        </w:trPr>
        <w:tc>
          <w:tcPr>
            <w:tcW w:w="1847" w:type="pct"/>
            <w:tcMar>
              <w:top w:w="100" w:type="dxa"/>
              <w:left w:w="100" w:type="dxa"/>
              <w:bottom w:w="100" w:type="dxa"/>
              <w:right w:w="100" w:type="dxa"/>
            </w:tcMar>
          </w:tcPr>
          <w:p w14:paraId="63A02828" w14:textId="3DD5A11C" w:rsidR="00CA0E73" w:rsidRDefault="00CA0E73" w:rsidP="00CA0E73">
            <w:pPr>
              <w:rPr>
                <w:b/>
                <w:bCs/>
              </w:rPr>
            </w:pPr>
          </w:p>
        </w:tc>
        <w:tc>
          <w:tcPr>
            <w:tcW w:w="3153" w:type="pct"/>
            <w:tcMar>
              <w:top w:w="100" w:type="dxa"/>
              <w:left w:w="100" w:type="dxa"/>
              <w:bottom w:w="100" w:type="dxa"/>
              <w:right w:w="100" w:type="dxa"/>
            </w:tcMar>
          </w:tcPr>
          <w:p w14:paraId="12317547" w14:textId="265378CF" w:rsidR="00CA0E73" w:rsidRDefault="531BB2DB" w:rsidP="00CA0E73">
            <w:r w:rsidRPr="531BB2DB">
              <w:rPr>
                <w:lang w:val="en-US"/>
              </w:rPr>
              <w:t>9. Lưu xuống UserRepository, trả UserResponse, frontend cập nhật hàng tương ứng.</w:t>
            </w:r>
          </w:p>
        </w:tc>
      </w:tr>
      <w:tr w:rsidR="00CA0E73" w14:paraId="79EB0C9D" w14:textId="77777777" w:rsidTr="531BB2DB">
        <w:trPr>
          <w:trHeight w:val="18"/>
        </w:trPr>
        <w:tc>
          <w:tcPr>
            <w:tcW w:w="5000" w:type="pct"/>
            <w:gridSpan w:val="2"/>
            <w:shd w:val="clear" w:color="auto" w:fill="F2F2F2" w:themeFill="background1" w:themeFillShade="F2"/>
            <w:tcMar>
              <w:top w:w="100" w:type="dxa"/>
              <w:left w:w="100" w:type="dxa"/>
              <w:bottom w:w="100" w:type="dxa"/>
              <w:right w:w="100" w:type="dxa"/>
            </w:tcMar>
          </w:tcPr>
          <w:p w14:paraId="7EDCDBD9" w14:textId="77777777" w:rsidR="00CA0E73" w:rsidRDefault="00CA0E73" w:rsidP="00CA0E73">
            <w:r w:rsidRPr="57F0573F">
              <w:rPr>
                <w:b/>
                <w:lang w:val="en-US"/>
              </w:rPr>
              <w:t>Luồng sự kiện thay thế:</w:t>
            </w:r>
          </w:p>
        </w:tc>
      </w:tr>
      <w:tr w:rsidR="00082AA5" w:rsidRPr="00055229" w14:paraId="08568394" w14:textId="77777777" w:rsidTr="531BB2DB">
        <w:trPr>
          <w:trHeight w:val="16"/>
        </w:trPr>
        <w:tc>
          <w:tcPr>
            <w:tcW w:w="1847" w:type="pct"/>
            <w:tcMar>
              <w:top w:w="100" w:type="dxa"/>
              <w:left w:w="100" w:type="dxa"/>
              <w:bottom w:w="100" w:type="dxa"/>
              <w:right w:w="100" w:type="dxa"/>
            </w:tcMar>
          </w:tcPr>
          <w:p w14:paraId="494FDBBF" w14:textId="029D7313" w:rsidR="00082AA5" w:rsidRPr="00055229" w:rsidRDefault="531BB2DB" w:rsidP="00082AA5">
            <w:r w:rsidRPr="531BB2DB">
              <w:rPr>
                <w:lang w:val="en-US"/>
              </w:rPr>
              <w:t>Tài khoản đang xét là chính mình.</w:t>
            </w:r>
          </w:p>
        </w:tc>
        <w:tc>
          <w:tcPr>
            <w:tcW w:w="3153" w:type="pct"/>
            <w:tcMar>
              <w:top w:w="20" w:type="dxa"/>
              <w:left w:w="20" w:type="dxa"/>
              <w:bottom w:w="20" w:type="dxa"/>
              <w:right w:w="20" w:type="dxa"/>
            </w:tcMar>
          </w:tcPr>
          <w:p w14:paraId="17ADF9D8" w14:textId="59AA63E8" w:rsidR="00082AA5" w:rsidRPr="00055229" w:rsidRDefault="531BB2DB" w:rsidP="00082AA5">
            <w:r w:rsidRPr="531BB2DB">
              <w:rPr>
                <w:lang w:val="en-US"/>
              </w:rPr>
              <w:t>Nút toggle bị disable, cursor thành cấm, không cho thao tác.</w:t>
            </w:r>
          </w:p>
        </w:tc>
      </w:tr>
      <w:tr w:rsidR="00082AA5" w:rsidRPr="00055229" w14:paraId="08174769" w14:textId="77777777" w:rsidTr="531BB2DB">
        <w:trPr>
          <w:trHeight w:val="16"/>
        </w:trPr>
        <w:tc>
          <w:tcPr>
            <w:tcW w:w="1847" w:type="pct"/>
            <w:tcMar>
              <w:top w:w="100" w:type="dxa"/>
              <w:left w:w="100" w:type="dxa"/>
              <w:bottom w:w="100" w:type="dxa"/>
              <w:right w:w="100" w:type="dxa"/>
            </w:tcMar>
          </w:tcPr>
          <w:p w14:paraId="4007DFA6" w14:textId="78C7AEBE" w:rsidR="00082AA5" w:rsidRPr="00892866" w:rsidRDefault="531BB2DB" w:rsidP="00082AA5">
            <w:r w:rsidRPr="531BB2DB">
              <w:rPr>
                <w:lang w:val="en-US"/>
              </w:rPr>
              <w:t>Tài khoản đang bị vô hiệu hóa.</w:t>
            </w:r>
          </w:p>
        </w:tc>
        <w:tc>
          <w:tcPr>
            <w:tcW w:w="3153" w:type="pct"/>
            <w:tcMar>
              <w:top w:w="20" w:type="dxa"/>
              <w:left w:w="20" w:type="dxa"/>
              <w:bottom w:w="20" w:type="dxa"/>
              <w:right w:w="20" w:type="dxa"/>
            </w:tcMar>
          </w:tcPr>
          <w:p w14:paraId="091BBC66" w14:textId="1F87ABB5" w:rsidR="00082AA5" w:rsidRPr="00892866" w:rsidRDefault="531BB2DB" w:rsidP="00082AA5">
            <w:r w:rsidRPr="531BB2DB">
              <w:rPr>
                <w:lang w:val="en-US"/>
              </w:rPr>
              <w:t>Toggle chuyển sang trạng thái kích hoạt lại (disabledAt = null).</w:t>
            </w:r>
          </w:p>
        </w:tc>
      </w:tr>
      <w:tr w:rsidR="00CA0E73" w:rsidRPr="00055229" w14:paraId="49928DCD"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7A026967" w14:textId="77777777" w:rsidR="00CA0E73" w:rsidRPr="00055229" w:rsidRDefault="00CA0E73" w:rsidP="00CA0E73">
            <w:r w:rsidRPr="57F0573F">
              <w:rPr>
                <w:b/>
                <w:lang w:val="en-US"/>
              </w:rPr>
              <w:t>Luồng sự kiện ngoại lệ:</w:t>
            </w:r>
          </w:p>
        </w:tc>
      </w:tr>
      <w:tr w:rsidR="00EC4B9C" w:rsidRPr="00055229" w14:paraId="1112D842" w14:textId="77777777" w:rsidTr="531BB2DB">
        <w:trPr>
          <w:trHeight w:val="18"/>
        </w:trPr>
        <w:tc>
          <w:tcPr>
            <w:tcW w:w="1847" w:type="pct"/>
            <w:tcMar>
              <w:top w:w="100" w:type="dxa"/>
              <w:left w:w="100" w:type="dxa"/>
              <w:bottom w:w="100" w:type="dxa"/>
              <w:right w:w="100" w:type="dxa"/>
            </w:tcMar>
          </w:tcPr>
          <w:p w14:paraId="1656D535" w14:textId="6E26BA5B" w:rsidR="00EC4B9C" w:rsidRDefault="531BB2DB" w:rsidP="00EC4B9C">
            <w:r w:rsidRPr="531BB2DB">
              <w:rPr>
                <w:lang w:val="en-US"/>
              </w:rPr>
              <w:lastRenderedPageBreak/>
              <w:t>Người dùng không phải admin.</w:t>
            </w:r>
          </w:p>
        </w:tc>
        <w:tc>
          <w:tcPr>
            <w:tcW w:w="3153" w:type="pct"/>
            <w:tcMar>
              <w:top w:w="20" w:type="dxa"/>
              <w:left w:w="20" w:type="dxa"/>
              <w:bottom w:w="20" w:type="dxa"/>
              <w:right w:w="20" w:type="dxa"/>
            </w:tcMar>
          </w:tcPr>
          <w:p w14:paraId="1C3DFCAA" w14:textId="3F93B566" w:rsidR="00EC4B9C" w:rsidRPr="00055229" w:rsidRDefault="531BB2DB" w:rsidP="00EC4B9C">
            <w:r w:rsidRPr="531BB2DB">
              <w:rPr>
                <w:lang w:val="en-US"/>
              </w:rPr>
              <w:t>Service ném BusinessConstraintViolationException("Bạn không có quyền vô hiệu hóa tài khoản").</w:t>
            </w:r>
          </w:p>
        </w:tc>
      </w:tr>
      <w:tr w:rsidR="00EC4B9C" w:rsidRPr="00055229" w14:paraId="1E1F6DB8" w14:textId="77777777" w:rsidTr="531BB2DB">
        <w:trPr>
          <w:trHeight w:val="18"/>
        </w:trPr>
        <w:tc>
          <w:tcPr>
            <w:tcW w:w="1847" w:type="pct"/>
            <w:tcMar>
              <w:top w:w="100" w:type="dxa"/>
              <w:left w:w="100" w:type="dxa"/>
              <w:bottom w:w="100" w:type="dxa"/>
              <w:right w:w="100" w:type="dxa"/>
            </w:tcMar>
          </w:tcPr>
          <w:p w14:paraId="1AFF0EEE" w14:textId="262721AE" w:rsidR="00EC4B9C" w:rsidRPr="00892866" w:rsidRDefault="531BB2DB" w:rsidP="00EC4B9C">
            <w:r w:rsidRPr="531BB2DB">
              <w:rPr>
                <w:lang w:val="en-US"/>
              </w:rPr>
              <w:t>Tự thao tác trên chính mình.</w:t>
            </w:r>
          </w:p>
        </w:tc>
        <w:tc>
          <w:tcPr>
            <w:tcW w:w="3153" w:type="pct"/>
            <w:tcMar>
              <w:top w:w="20" w:type="dxa"/>
              <w:left w:w="20" w:type="dxa"/>
              <w:bottom w:w="20" w:type="dxa"/>
              <w:right w:w="20" w:type="dxa"/>
            </w:tcMar>
          </w:tcPr>
          <w:p w14:paraId="45EC87B8" w14:textId="35E42CFE" w:rsidR="00EC4B9C" w:rsidRPr="00892866" w:rsidRDefault="531BB2DB" w:rsidP="00EC4B9C">
            <w:r w:rsidRPr="531BB2DB">
              <w:rPr>
                <w:lang w:val="en-US"/>
              </w:rPr>
              <w:t>Service ném BusinessConstraintViolationException("Không thể tự vô hiệu hóa tài khoản của chính mình").</w:t>
            </w:r>
          </w:p>
        </w:tc>
      </w:tr>
      <w:tr w:rsidR="00EC4B9C" w:rsidRPr="00055229" w14:paraId="24E29F0D" w14:textId="77777777" w:rsidTr="531BB2DB">
        <w:trPr>
          <w:trHeight w:val="18"/>
        </w:trPr>
        <w:tc>
          <w:tcPr>
            <w:tcW w:w="1847" w:type="pct"/>
            <w:tcMar>
              <w:top w:w="100" w:type="dxa"/>
              <w:left w:w="100" w:type="dxa"/>
              <w:bottom w:w="100" w:type="dxa"/>
              <w:right w:w="100" w:type="dxa"/>
            </w:tcMar>
          </w:tcPr>
          <w:p w14:paraId="36C0F773" w14:textId="20DDFB84" w:rsidR="00EC4B9C" w:rsidRPr="00892866" w:rsidRDefault="531BB2DB" w:rsidP="00EC4B9C">
            <w:r w:rsidRPr="531BB2DB">
              <w:rPr>
                <w:lang w:val="en-US"/>
              </w:rPr>
              <w:t>Request sai / direct call từ hệ thống khác.</w:t>
            </w:r>
          </w:p>
        </w:tc>
        <w:tc>
          <w:tcPr>
            <w:tcW w:w="3153" w:type="pct"/>
            <w:tcMar>
              <w:top w:w="20" w:type="dxa"/>
              <w:left w:w="20" w:type="dxa"/>
              <w:bottom w:w="20" w:type="dxa"/>
              <w:right w:w="20" w:type="dxa"/>
            </w:tcMar>
          </w:tcPr>
          <w:p w14:paraId="23E1B4D2" w14:textId="3F93DAD0" w:rsidR="00EC4B9C" w:rsidRPr="00892866" w:rsidRDefault="531BB2DB" w:rsidP="00EC4B9C">
            <w:r w:rsidRPr="531BB2DB">
              <w:rPr>
                <w:lang w:val="en-US"/>
              </w:rPr>
              <w:t>Backend có thể trả lỗi 400 Bad Request hoặc lỗi nghiệp vụ tương ứng.</w:t>
            </w:r>
          </w:p>
        </w:tc>
      </w:tr>
    </w:tbl>
    <w:p w14:paraId="09A6BEC6" w14:textId="77777777" w:rsidR="00144C78" w:rsidRPr="00126AC3" w:rsidRDefault="00144C78" w:rsidP="004743F3">
      <w:pPr>
        <w:pStyle w:val="ListParagraph"/>
        <w:numPr>
          <w:ilvl w:val="0"/>
          <w:numId w:val="52"/>
        </w:numPr>
        <w:rPr>
          <w:lang w:val="en-US"/>
        </w:rPr>
      </w:pPr>
      <w:r w:rsidRPr="00126AC3">
        <w:rPr>
          <w:lang w:val="en-US"/>
        </w:rPr>
        <w:t>Activity Diagram:</w:t>
      </w:r>
    </w:p>
    <w:p w14:paraId="5CF1560B" w14:textId="197760FE" w:rsidR="00144C78" w:rsidRPr="008A3DEF" w:rsidRDefault="00710428" w:rsidP="00710428">
      <w:pPr>
        <w:jc w:val="center"/>
        <w:rPr>
          <w:lang w:val="en-US"/>
        </w:rPr>
      </w:pPr>
      <w:r>
        <w:rPr>
          <w:noProof/>
        </w:rPr>
        <w:drawing>
          <wp:inline distT="0" distB="0" distL="0" distR="0" wp14:anchorId="13D0BB34" wp14:editId="76F2BC7F">
            <wp:extent cx="5732145" cy="5188326"/>
            <wp:effectExtent l="0" t="0" r="1905" b="0"/>
            <wp:docPr id="1419519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32145" cy="5188326"/>
                    </a:xfrm>
                    <a:prstGeom prst="rect">
                      <a:avLst/>
                    </a:prstGeom>
                    <a:noFill/>
                    <a:ln>
                      <a:noFill/>
                    </a:ln>
                  </pic:spPr>
                </pic:pic>
              </a:graphicData>
            </a:graphic>
          </wp:inline>
        </w:drawing>
      </w:r>
    </w:p>
    <w:p w14:paraId="317ED2F7" w14:textId="77777777" w:rsidR="00144C78" w:rsidRPr="00126AC3" w:rsidRDefault="00144C78" w:rsidP="004743F3">
      <w:pPr>
        <w:pStyle w:val="ListParagraph"/>
        <w:numPr>
          <w:ilvl w:val="0"/>
          <w:numId w:val="52"/>
        </w:numPr>
        <w:rPr>
          <w:lang w:val="en-US"/>
        </w:rPr>
      </w:pPr>
      <w:r w:rsidRPr="00126AC3">
        <w:rPr>
          <w:lang w:val="en-US"/>
        </w:rPr>
        <w:t>Sequence Diagram:</w:t>
      </w:r>
    </w:p>
    <w:p w14:paraId="4D9EEA5C" w14:textId="48B828E5" w:rsidR="00144C78" w:rsidRPr="00144C78" w:rsidRDefault="00BF6231" w:rsidP="00144C78">
      <w:pPr>
        <w:rPr>
          <w:lang w:val="en-US"/>
        </w:rPr>
      </w:pPr>
      <w:r>
        <w:rPr>
          <w:noProof/>
        </w:rPr>
        <w:lastRenderedPageBreak/>
        <w:drawing>
          <wp:inline distT="0" distB="0" distL="0" distR="0" wp14:anchorId="5C05BBA5" wp14:editId="56E862CC">
            <wp:extent cx="5732145" cy="3303894"/>
            <wp:effectExtent l="0" t="0" r="1905" b="0"/>
            <wp:docPr id="9322122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2145" cy="3303894"/>
                    </a:xfrm>
                    <a:prstGeom prst="rect">
                      <a:avLst/>
                    </a:prstGeom>
                    <a:noFill/>
                    <a:ln>
                      <a:noFill/>
                    </a:ln>
                  </pic:spPr>
                </pic:pic>
              </a:graphicData>
            </a:graphic>
          </wp:inline>
        </w:drawing>
      </w:r>
    </w:p>
    <w:p w14:paraId="6D6E6ADD" w14:textId="1D3AE9F4" w:rsidR="00B2544C" w:rsidRDefault="00144C78" w:rsidP="008F431A">
      <w:pPr>
        <w:pStyle w:val="Heading3"/>
        <w:rPr>
          <w:lang w:val="en-US"/>
        </w:rPr>
      </w:pPr>
      <w:r>
        <w:rPr>
          <w:lang w:val="en-US"/>
        </w:rPr>
        <w:t xml:space="preserve"> </w:t>
      </w:r>
      <w:r w:rsidR="00976284" w:rsidRPr="00976284">
        <w:rPr>
          <w:lang w:val="en-US"/>
        </w:rPr>
        <w:t>A-24</w:t>
      </w:r>
      <w:r w:rsidR="00976284">
        <w:rPr>
          <w:lang w:val="en-US"/>
        </w:rPr>
        <w:t>_</w:t>
      </w:r>
      <w:r w:rsidR="00976284" w:rsidRPr="00976284">
        <w:rPr>
          <w:lang w:val="en-US"/>
        </w:rPr>
        <w:t>Tìm kiếm tài khoản</w:t>
      </w:r>
    </w:p>
    <w:p w14:paraId="537FB736" w14:textId="77777777" w:rsidR="00144C78" w:rsidRPr="00126AC3" w:rsidRDefault="00144C78" w:rsidP="004743F3">
      <w:pPr>
        <w:pStyle w:val="ListParagraph"/>
        <w:numPr>
          <w:ilvl w:val="0"/>
          <w:numId w:val="53"/>
        </w:numPr>
        <w:rPr>
          <w:lang w:val="en-US"/>
        </w:rPr>
      </w:pPr>
      <w:r w:rsidRPr="00126AC3">
        <w:rPr>
          <w:lang w:val="en-US"/>
        </w:rPr>
        <w:t>Đặc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331"/>
        <w:gridCol w:w="5686"/>
      </w:tblGrid>
      <w:tr w:rsidR="00BF6231" w14:paraId="48D08489" w14:textId="77777777" w:rsidTr="531BB2DB">
        <w:trPr>
          <w:trHeight w:val="113"/>
        </w:trPr>
        <w:tc>
          <w:tcPr>
            <w:tcW w:w="5000" w:type="pct"/>
            <w:gridSpan w:val="2"/>
            <w:tcMar>
              <w:top w:w="100" w:type="dxa"/>
              <w:left w:w="100" w:type="dxa"/>
              <w:bottom w:w="100" w:type="dxa"/>
              <w:right w:w="100" w:type="dxa"/>
            </w:tcMar>
          </w:tcPr>
          <w:p w14:paraId="584E2439" w14:textId="6BD3D9FB" w:rsidR="00BF6231" w:rsidRDefault="00BF6231" w:rsidP="009B7A4C">
            <w:r w:rsidRPr="00782410">
              <w:rPr>
                <w:b/>
                <w:bCs/>
              </w:rPr>
              <w:t>UCID:</w:t>
            </w:r>
            <w:r>
              <w:t xml:space="preserve"> </w:t>
            </w:r>
            <w:r w:rsidR="00C9408C">
              <w:t>A-24</w:t>
            </w:r>
          </w:p>
        </w:tc>
      </w:tr>
      <w:tr w:rsidR="00BF6231" w14:paraId="02F8BD4E" w14:textId="77777777" w:rsidTr="531BB2DB">
        <w:trPr>
          <w:trHeight w:val="113"/>
        </w:trPr>
        <w:tc>
          <w:tcPr>
            <w:tcW w:w="5000" w:type="pct"/>
            <w:gridSpan w:val="2"/>
            <w:tcMar>
              <w:top w:w="100" w:type="dxa"/>
              <w:left w:w="100" w:type="dxa"/>
              <w:bottom w:w="100" w:type="dxa"/>
              <w:right w:w="100" w:type="dxa"/>
            </w:tcMar>
          </w:tcPr>
          <w:p w14:paraId="02794FD8" w14:textId="1BD74145" w:rsidR="00BF6231" w:rsidRDefault="00BF6231" w:rsidP="009B7A4C">
            <w:pPr>
              <w:rPr>
                <w:b/>
                <w:lang w:val="en-US"/>
              </w:rPr>
            </w:pPr>
            <w:r w:rsidRPr="30CBE066">
              <w:rPr>
                <w:b/>
                <w:lang w:val="en-US"/>
              </w:rPr>
              <w:t>Tên Usecase:</w:t>
            </w:r>
            <w:r w:rsidRPr="30CBE066">
              <w:rPr>
                <w:lang w:val="en-US"/>
              </w:rPr>
              <w:t xml:space="preserve"> </w:t>
            </w:r>
            <w:r w:rsidR="002927B9" w:rsidRPr="00892866">
              <w:t>Tìm kiếm tài khoản</w:t>
            </w:r>
          </w:p>
        </w:tc>
      </w:tr>
      <w:tr w:rsidR="00BF6231" w14:paraId="0F0DBF09" w14:textId="77777777" w:rsidTr="531BB2DB">
        <w:trPr>
          <w:trHeight w:val="206"/>
        </w:trPr>
        <w:tc>
          <w:tcPr>
            <w:tcW w:w="5000" w:type="pct"/>
            <w:gridSpan w:val="2"/>
            <w:tcMar>
              <w:top w:w="100" w:type="dxa"/>
              <w:left w:w="100" w:type="dxa"/>
              <w:bottom w:w="100" w:type="dxa"/>
              <w:right w:w="100" w:type="dxa"/>
            </w:tcMar>
          </w:tcPr>
          <w:p w14:paraId="1B8316C8" w14:textId="268E32A3" w:rsidR="00BF6231" w:rsidRDefault="00BF6231" w:rsidP="009B7A4C">
            <w:pPr>
              <w:rPr>
                <w:b/>
                <w:lang w:val="en-US"/>
              </w:rPr>
            </w:pPr>
            <w:r w:rsidRPr="30CBE066">
              <w:rPr>
                <w:b/>
                <w:lang w:val="en-US"/>
              </w:rPr>
              <w:t>Mô tả sơ lược:</w:t>
            </w:r>
            <w:r w:rsidRPr="30CBE066">
              <w:rPr>
                <w:lang w:val="en-US"/>
              </w:rPr>
              <w:t xml:space="preserve"> </w:t>
            </w:r>
            <w:r w:rsidR="005613DC" w:rsidRPr="00892866">
              <w:t>Quản trị viên tìm tài khoản theo tên, số điện thoại hoặc email ngay trên danh sách đã tải.</w:t>
            </w:r>
          </w:p>
        </w:tc>
      </w:tr>
      <w:tr w:rsidR="00BF6231" w14:paraId="7F60B277" w14:textId="77777777" w:rsidTr="531BB2DB">
        <w:trPr>
          <w:trHeight w:val="16"/>
        </w:trPr>
        <w:tc>
          <w:tcPr>
            <w:tcW w:w="5000" w:type="pct"/>
            <w:gridSpan w:val="2"/>
            <w:tcMar>
              <w:top w:w="100" w:type="dxa"/>
              <w:left w:w="100" w:type="dxa"/>
              <w:bottom w:w="100" w:type="dxa"/>
              <w:right w:w="100" w:type="dxa"/>
            </w:tcMar>
          </w:tcPr>
          <w:p w14:paraId="1D6679F0" w14:textId="77777777" w:rsidR="00BF6231" w:rsidRDefault="00BF6231" w:rsidP="009B7A4C">
            <w:pPr>
              <w:rPr>
                <w:b/>
                <w:lang w:val="en-US"/>
              </w:rPr>
            </w:pPr>
            <w:r w:rsidRPr="30CBE066">
              <w:rPr>
                <w:b/>
                <w:lang w:val="en-US"/>
              </w:rPr>
              <w:t>Actor chính:</w:t>
            </w:r>
            <w:r w:rsidRPr="30CBE066">
              <w:rPr>
                <w:lang w:val="en-US"/>
              </w:rPr>
              <w:t xml:space="preserve"> </w:t>
            </w:r>
            <w:r w:rsidRPr="00892866">
              <w:t>Admin</w:t>
            </w:r>
          </w:p>
        </w:tc>
      </w:tr>
      <w:tr w:rsidR="00BF6231" w14:paraId="3F723DFB" w14:textId="77777777" w:rsidTr="531BB2DB">
        <w:trPr>
          <w:trHeight w:val="16"/>
        </w:trPr>
        <w:tc>
          <w:tcPr>
            <w:tcW w:w="5000" w:type="pct"/>
            <w:gridSpan w:val="2"/>
            <w:tcMar>
              <w:top w:w="100" w:type="dxa"/>
              <w:left w:w="100" w:type="dxa"/>
              <w:bottom w:w="100" w:type="dxa"/>
              <w:right w:w="100" w:type="dxa"/>
            </w:tcMar>
          </w:tcPr>
          <w:p w14:paraId="3BAB8DF8" w14:textId="77777777" w:rsidR="00BF6231" w:rsidRDefault="00BF6231" w:rsidP="009B7A4C">
            <w:pPr>
              <w:rPr>
                <w:b/>
                <w:lang w:val="en-US"/>
              </w:rPr>
            </w:pPr>
            <w:r w:rsidRPr="30CBE066">
              <w:rPr>
                <w:b/>
                <w:lang w:val="en-US"/>
              </w:rPr>
              <w:t>Actor phụ:</w:t>
            </w:r>
            <w:r w:rsidRPr="30CBE066">
              <w:rPr>
                <w:lang w:val="en-US"/>
              </w:rPr>
              <w:t xml:space="preserve"> </w:t>
            </w:r>
            <w:r w:rsidRPr="00D46256">
              <w:t>Không có</w:t>
            </w:r>
          </w:p>
        </w:tc>
      </w:tr>
      <w:tr w:rsidR="00BF6231" w14:paraId="26ADA1FF" w14:textId="77777777" w:rsidTr="531BB2DB">
        <w:trPr>
          <w:trHeight w:val="16"/>
        </w:trPr>
        <w:tc>
          <w:tcPr>
            <w:tcW w:w="5000" w:type="pct"/>
            <w:gridSpan w:val="2"/>
            <w:tcMar>
              <w:top w:w="100" w:type="dxa"/>
              <w:left w:w="100" w:type="dxa"/>
              <w:bottom w:w="100" w:type="dxa"/>
              <w:right w:w="100" w:type="dxa"/>
            </w:tcMar>
          </w:tcPr>
          <w:p w14:paraId="1CC0ACB0" w14:textId="34FC292B" w:rsidR="00BF6231" w:rsidRDefault="00BF6231" w:rsidP="009B7A4C">
            <w:pPr>
              <w:rPr>
                <w:b/>
                <w:lang w:val="en-US"/>
              </w:rPr>
            </w:pPr>
            <w:r w:rsidRPr="30CBE066">
              <w:rPr>
                <w:b/>
                <w:lang w:val="en-US"/>
              </w:rPr>
              <w:t>Tiền điều kiện:</w:t>
            </w:r>
            <w:r w:rsidRPr="30CBE066">
              <w:rPr>
                <w:lang w:val="en-US"/>
              </w:rPr>
              <w:t xml:space="preserve"> </w:t>
            </w:r>
            <w:r w:rsidR="00593F22" w:rsidRPr="00892866">
              <w:t>Danh sách tài khoản đã được nạp trong state của Employees.tsx.</w:t>
            </w:r>
          </w:p>
        </w:tc>
      </w:tr>
      <w:tr w:rsidR="00BF6231" w14:paraId="3D47FDFC" w14:textId="77777777" w:rsidTr="531BB2DB">
        <w:trPr>
          <w:trHeight w:val="16"/>
        </w:trPr>
        <w:tc>
          <w:tcPr>
            <w:tcW w:w="5000" w:type="pct"/>
            <w:gridSpan w:val="2"/>
            <w:tcMar>
              <w:top w:w="100" w:type="dxa"/>
              <w:left w:w="100" w:type="dxa"/>
              <w:bottom w:w="100" w:type="dxa"/>
              <w:right w:w="100" w:type="dxa"/>
            </w:tcMar>
          </w:tcPr>
          <w:p w14:paraId="6E2C871B" w14:textId="6CBBE9B5" w:rsidR="00BF6231" w:rsidRDefault="00BF6231" w:rsidP="009B7A4C">
            <w:pPr>
              <w:rPr>
                <w:b/>
                <w:lang w:val="en-US"/>
              </w:rPr>
            </w:pPr>
            <w:r w:rsidRPr="30CBE066">
              <w:rPr>
                <w:b/>
                <w:lang w:val="en-US"/>
              </w:rPr>
              <w:t>Hậu điều kiện:</w:t>
            </w:r>
            <w:r w:rsidRPr="30CBE066">
              <w:rPr>
                <w:lang w:val="en-US"/>
              </w:rPr>
              <w:t xml:space="preserve"> </w:t>
            </w:r>
            <w:r w:rsidR="00542573" w:rsidRPr="00892866">
              <w:t>Bảng tài khoản được lọc cục bộ theo từ khóa tìm kiếm.</w:t>
            </w:r>
          </w:p>
        </w:tc>
      </w:tr>
      <w:tr w:rsidR="00BF6231" w:rsidRPr="00055229" w14:paraId="06CD8D9F"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0DE78B09" w14:textId="77777777" w:rsidR="00BF6231" w:rsidRPr="00055229" w:rsidRDefault="00BF6231" w:rsidP="009B7A4C">
            <w:pPr>
              <w:rPr>
                <w:b/>
                <w:lang w:val="en-US"/>
              </w:rPr>
            </w:pPr>
            <w:r w:rsidRPr="57F0573F">
              <w:rPr>
                <w:b/>
                <w:lang w:val="en-US"/>
              </w:rPr>
              <w:t>Luồng sự kiện chính:</w:t>
            </w:r>
          </w:p>
        </w:tc>
      </w:tr>
      <w:tr w:rsidR="00BF6231" w:rsidRPr="00055229" w14:paraId="023F0367" w14:textId="77777777" w:rsidTr="531BB2DB">
        <w:trPr>
          <w:trHeight w:val="18"/>
        </w:trPr>
        <w:tc>
          <w:tcPr>
            <w:tcW w:w="1847" w:type="pct"/>
            <w:tcMar>
              <w:top w:w="100" w:type="dxa"/>
              <w:left w:w="100" w:type="dxa"/>
              <w:bottom w:w="100" w:type="dxa"/>
              <w:right w:w="100" w:type="dxa"/>
            </w:tcMar>
          </w:tcPr>
          <w:p w14:paraId="16BECCD4" w14:textId="77777777" w:rsidR="00BF6231" w:rsidRPr="00055229" w:rsidRDefault="00BF6231" w:rsidP="009B7A4C">
            <w:pPr>
              <w:jc w:val="center"/>
              <w:rPr>
                <w:b/>
                <w:bCs/>
              </w:rPr>
            </w:pPr>
            <w:r>
              <w:rPr>
                <w:b/>
                <w:bCs/>
              </w:rPr>
              <w:t>Actor</w:t>
            </w:r>
          </w:p>
        </w:tc>
        <w:tc>
          <w:tcPr>
            <w:tcW w:w="3153" w:type="pct"/>
            <w:tcMar>
              <w:top w:w="100" w:type="dxa"/>
              <w:left w:w="100" w:type="dxa"/>
              <w:bottom w:w="100" w:type="dxa"/>
              <w:right w:w="100" w:type="dxa"/>
            </w:tcMar>
          </w:tcPr>
          <w:p w14:paraId="30C4A01B" w14:textId="77777777" w:rsidR="00BF6231" w:rsidRPr="00055229" w:rsidRDefault="00BF6231" w:rsidP="009B7A4C">
            <w:pPr>
              <w:jc w:val="center"/>
              <w:rPr>
                <w:b/>
                <w:lang w:val="en-US"/>
              </w:rPr>
            </w:pPr>
            <w:r w:rsidRPr="57F0573F">
              <w:rPr>
                <w:b/>
                <w:lang w:val="en-US"/>
              </w:rPr>
              <w:t>Hệ thống</w:t>
            </w:r>
          </w:p>
        </w:tc>
      </w:tr>
      <w:tr w:rsidR="00E179F2" w14:paraId="2AB2B8C4" w14:textId="77777777" w:rsidTr="531BB2DB">
        <w:trPr>
          <w:trHeight w:val="161"/>
        </w:trPr>
        <w:tc>
          <w:tcPr>
            <w:tcW w:w="1847" w:type="pct"/>
            <w:tcMar>
              <w:top w:w="100" w:type="dxa"/>
              <w:left w:w="100" w:type="dxa"/>
              <w:bottom w:w="100" w:type="dxa"/>
              <w:right w:w="100" w:type="dxa"/>
            </w:tcMar>
          </w:tcPr>
          <w:p w14:paraId="467246DB" w14:textId="007AFC55" w:rsidR="00E179F2" w:rsidRDefault="00E179F2" w:rsidP="00E179F2">
            <w:pPr>
              <w:rPr>
                <w:b/>
                <w:lang w:val="en-US"/>
              </w:rPr>
            </w:pPr>
            <w:r w:rsidRPr="00892866">
              <w:t>1. Nhập từ khóa vào ô tìm kiếm.</w:t>
            </w:r>
          </w:p>
        </w:tc>
        <w:tc>
          <w:tcPr>
            <w:tcW w:w="3153" w:type="pct"/>
            <w:tcMar>
              <w:top w:w="100" w:type="dxa"/>
              <w:left w:w="100" w:type="dxa"/>
              <w:bottom w:w="100" w:type="dxa"/>
              <w:right w:w="100" w:type="dxa"/>
            </w:tcMar>
          </w:tcPr>
          <w:p w14:paraId="2915217E" w14:textId="07F4712F" w:rsidR="00E179F2" w:rsidRDefault="00E179F2" w:rsidP="00E179F2"/>
        </w:tc>
      </w:tr>
      <w:tr w:rsidR="00A20BDF" w14:paraId="57E51F12" w14:textId="77777777" w:rsidTr="531BB2DB">
        <w:trPr>
          <w:trHeight w:val="161"/>
        </w:trPr>
        <w:tc>
          <w:tcPr>
            <w:tcW w:w="1847" w:type="pct"/>
            <w:tcMar>
              <w:top w:w="100" w:type="dxa"/>
              <w:left w:w="100" w:type="dxa"/>
              <w:bottom w:w="100" w:type="dxa"/>
              <w:right w:w="100" w:type="dxa"/>
            </w:tcMar>
          </w:tcPr>
          <w:p w14:paraId="2566F073" w14:textId="01E8E8AA" w:rsidR="00A20BDF" w:rsidRPr="00892866" w:rsidRDefault="00A20BDF" w:rsidP="00A20BDF"/>
        </w:tc>
        <w:tc>
          <w:tcPr>
            <w:tcW w:w="3153" w:type="pct"/>
            <w:tcMar>
              <w:top w:w="100" w:type="dxa"/>
              <w:left w:w="100" w:type="dxa"/>
              <w:bottom w:w="100" w:type="dxa"/>
              <w:right w:w="100" w:type="dxa"/>
            </w:tcMar>
          </w:tcPr>
          <w:p w14:paraId="79233CEC" w14:textId="13B6FAC5" w:rsidR="00A20BDF" w:rsidRPr="00892866" w:rsidRDefault="531BB2DB" w:rsidP="00A20BDF">
            <w:r w:rsidRPr="531BB2DB">
              <w:rPr>
                <w:lang w:val="en-US"/>
              </w:rPr>
              <w:t>2. Employees.tsx debounce 400ms rồi lưu vào searchTerm / searchDebounced.</w:t>
            </w:r>
          </w:p>
        </w:tc>
      </w:tr>
      <w:tr w:rsidR="00A20BDF" w14:paraId="658DF3AA" w14:textId="77777777" w:rsidTr="531BB2DB">
        <w:trPr>
          <w:trHeight w:val="161"/>
        </w:trPr>
        <w:tc>
          <w:tcPr>
            <w:tcW w:w="1847" w:type="pct"/>
            <w:tcMar>
              <w:top w:w="100" w:type="dxa"/>
              <w:left w:w="100" w:type="dxa"/>
              <w:bottom w:w="100" w:type="dxa"/>
              <w:right w:w="100" w:type="dxa"/>
            </w:tcMar>
          </w:tcPr>
          <w:p w14:paraId="0BE5E0C4" w14:textId="0E45D5DA" w:rsidR="00A20BDF" w:rsidRPr="00892866" w:rsidRDefault="00A20BDF" w:rsidP="00A20BDF"/>
        </w:tc>
        <w:tc>
          <w:tcPr>
            <w:tcW w:w="3153" w:type="pct"/>
            <w:tcMar>
              <w:top w:w="100" w:type="dxa"/>
              <w:left w:w="100" w:type="dxa"/>
              <w:bottom w:w="100" w:type="dxa"/>
              <w:right w:w="100" w:type="dxa"/>
            </w:tcMar>
          </w:tcPr>
          <w:p w14:paraId="0CEC6FE9" w14:textId="54CF99E6" w:rsidR="00A20BDF" w:rsidRPr="00892866" w:rsidRDefault="00A20BDF" w:rsidP="00A20BDF">
            <w:r w:rsidRPr="44184479">
              <w:rPr>
                <w:lang w:val="en-US"/>
              </w:rPr>
              <w:t>3. useMemo lọc danh sách theo name, phone, email (không phân biệt hoa thường).</w:t>
            </w:r>
          </w:p>
        </w:tc>
      </w:tr>
      <w:tr w:rsidR="00A20BDF" w14:paraId="5702D019" w14:textId="77777777" w:rsidTr="531BB2DB">
        <w:trPr>
          <w:trHeight w:val="161"/>
        </w:trPr>
        <w:tc>
          <w:tcPr>
            <w:tcW w:w="1847" w:type="pct"/>
            <w:tcMar>
              <w:top w:w="100" w:type="dxa"/>
              <w:left w:w="100" w:type="dxa"/>
              <w:bottom w:w="100" w:type="dxa"/>
              <w:right w:w="100" w:type="dxa"/>
            </w:tcMar>
          </w:tcPr>
          <w:p w14:paraId="11C9BF8A" w14:textId="77777777" w:rsidR="00A20BDF" w:rsidRPr="00892866" w:rsidRDefault="00A20BDF" w:rsidP="00A20BDF"/>
        </w:tc>
        <w:tc>
          <w:tcPr>
            <w:tcW w:w="3153" w:type="pct"/>
            <w:tcMar>
              <w:top w:w="100" w:type="dxa"/>
              <w:left w:w="100" w:type="dxa"/>
              <w:bottom w:w="100" w:type="dxa"/>
              <w:right w:w="100" w:type="dxa"/>
            </w:tcMar>
          </w:tcPr>
          <w:p w14:paraId="03C5D180" w14:textId="0729159F" w:rsidR="00A20BDF" w:rsidRPr="00892866" w:rsidRDefault="00A20BDF" w:rsidP="00A20BDF">
            <w:r w:rsidRPr="44184479">
              <w:rPr>
                <w:lang w:val="en-US"/>
              </w:rPr>
              <w:t>4. Số điện thoại được so khớp sau khi bỏ khoảng trắng; tên và email so khớp bằng includes.</w:t>
            </w:r>
          </w:p>
        </w:tc>
      </w:tr>
      <w:tr w:rsidR="00A20BDF" w14:paraId="3C754986" w14:textId="77777777" w:rsidTr="531BB2DB">
        <w:trPr>
          <w:trHeight w:val="161"/>
        </w:trPr>
        <w:tc>
          <w:tcPr>
            <w:tcW w:w="1847" w:type="pct"/>
            <w:tcMar>
              <w:top w:w="100" w:type="dxa"/>
              <w:left w:w="100" w:type="dxa"/>
              <w:bottom w:w="100" w:type="dxa"/>
              <w:right w:w="100" w:type="dxa"/>
            </w:tcMar>
          </w:tcPr>
          <w:p w14:paraId="21F63C8E" w14:textId="77777777" w:rsidR="00A20BDF" w:rsidRPr="00892866" w:rsidRDefault="00A20BDF" w:rsidP="00A20BDF"/>
        </w:tc>
        <w:tc>
          <w:tcPr>
            <w:tcW w:w="3153" w:type="pct"/>
            <w:tcMar>
              <w:top w:w="100" w:type="dxa"/>
              <w:left w:w="100" w:type="dxa"/>
              <w:bottom w:w="100" w:type="dxa"/>
              <w:right w:w="100" w:type="dxa"/>
            </w:tcMar>
          </w:tcPr>
          <w:p w14:paraId="7E7DD585" w14:textId="011F09BC" w:rsidR="00A20BDF" w:rsidRPr="00892866" w:rsidRDefault="00A20BDF" w:rsidP="00A20BDF">
            <w:r w:rsidRPr="44184479">
              <w:rPr>
                <w:lang w:val="en-US"/>
              </w:rPr>
              <w:t>5. Render lại bảng và trạng thái không cần gọi API mới.</w:t>
            </w:r>
          </w:p>
        </w:tc>
      </w:tr>
      <w:tr w:rsidR="00A20BDF" w14:paraId="378A7BAA" w14:textId="77777777" w:rsidTr="531BB2DB">
        <w:trPr>
          <w:trHeight w:val="18"/>
        </w:trPr>
        <w:tc>
          <w:tcPr>
            <w:tcW w:w="5000" w:type="pct"/>
            <w:gridSpan w:val="2"/>
            <w:shd w:val="clear" w:color="auto" w:fill="F2F2F2" w:themeFill="background1" w:themeFillShade="F2"/>
            <w:tcMar>
              <w:top w:w="100" w:type="dxa"/>
              <w:left w:w="100" w:type="dxa"/>
              <w:bottom w:w="100" w:type="dxa"/>
              <w:right w:w="100" w:type="dxa"/>
            </w:tcMar>
          </w:tcPr>
          <w:p w14:paraId="47237D4B" w14:textId="77777777" w:rsidR="00A20BDF" w:rsidRDefault="00A20BDF" w:rsidP="00A20BDF">
            <w:r w:rsidRPr="57F0573F">
              <w:rPr>
                <w:b/>
                <w:lang w:val="en-US"/>
              </w:rPr>
              <w:t>Luồng sự kiện thay thế:</w:t>
            </w:r>
          </w:p>
        </w:tc>
      </w:tr>
      <w:tr w:rsidR="00AE4F23" w:rsidRPr="00055229" w14:paraId="777E7010" w14:textId="77777777" w:rsidTr="531BB2DB">
        <w:trPr>
          <w:trHeight w:val="16"/>
        </w:trPr>
        <w:tc>
          <w:tcPr>
            <w:tcW w:w="1847" w:type="pct"/>
            <w:tcMar>
              <w:top w:w="100" w:type="dxa"/>
              <w:left w:w="100" w:type="dxa"/>
              <w:bottom w:w="100" w:type="dxa"/>
              <w:right w:w="100" w:type="dxa"/>
            </w:tcMar>
          </w:tcPr>
          <w:p w14:paraId="56B7054B" w14:textId="48710C0E" w:rsidR="00AE4F23" w:rsidRPr="00055229" w:rsidRDefault="531BB2DB" w:rsidP="00AE4F23">
            <w:r w:rsidRPr="531BB2DB">
              <w:rPr>
                <w:lang w:val="en-US"/>
              </w:rPr>
              <w:t>Xóa hết từ khóa.</w:t>
            </w:r>
          </w:p>
        </w:tc>
        <w:tc>
          <w:tcPr>
            <w:tcW w:w="3153" w:type="pct"/>
            <w:tcMar>
              <w:top w:w="20" w:type="dxa"/>
              <w:left w:w="20" w:type="dxa"/>
              <w:bottom w:w="20" w:type="dxa"/>
              <w:right w:w="20" w:type="dxa"/>
            </w:tcMar>
          </w:tcPr>
          <w:p w14:paraId="4652F499" w14:textId="70656012" w:rsidR="00AE4F23" w:rsidRPr="00055229" w:rsidRDefault="531BB2DB" w:rsidP="00AE4F23">
            <w:r w:rsidRPr="531BB2DB">
              <w:rPr>
                <w:lang w:val="en-US"/>
              </w:rPr>
              <w:t>Hệ thống quay về hiển thị toàn bộ danh sách đang có trong state.</w:t>
            </w:r>
          </w:p>
        </w:tc>
      </w:tr>
      <w:tr w:rsidR="00AE4F23" w:rsidRPr="00055229" w14:paraId="56112148" w14:textId="77777777" w:rsidTr="531BB2DB">
        <w:trPr>
          <w:trHeight w:val="16"/>
        </w:trPr>
        <w:tc>
          <w:tcPr>
            <w:tcW w:w="1847" w:type="pct"/>
            <w:tcMar>
              <w:top w:w="100" w:type="dxa"/>
              <w:left w:w="100" w:type="dxa"/>
              <w:bottom w:w="100" w:type="dxa"/>
              <w:right w:w="100" w:type="dxa"/>
            </w:tcMar>
          </w:tcPr>
          <w:p w14:paraId="489E17E3" w14:textId="7AE9BE64" w:rsidR="00AE4F23" w:rsidRPr="00892866" w:rsidRDefault="531BB2DB" w:rsidP="00AE4F23">
            <w:r w:rsidRPr="531BB2DB">
              <w:rPr>
                <w:lang w:val="en-US"/>
              </w:rPr>
              <w:t>Từ khóa chỉ có khoảng trắng.</w:t>
            </w:r>
          </w:p>
        </w:tc>
        <w:tc>
          <w:tcPr>
            <w:tcW w:w="3153" w:type="pct"/>
            <w:tcMar>
              <w:top w:w="20" w:type="dxa"/>
              <w:left w:w="20" w:type="dxa"/>
              <w:bottom w:w="20" w:type="dxa"/>
              <w:right w:w="20" w:type="dxa"/>
            </w:tcMar>
          </w:tcPr>
          <w:p w14:paraId="740745E4" w14:textId="70C4EA0C" w:rsidR="00AE4F23" w:rsidRPr="00892866" w:rsidRDefault="531BB2DB" w:rsidP="00AE4F23">
            <w:r w:rsidRPr="531BB2DB">
              <w:rPr>
                <w:lang w:val="en-US"/>
              </w:rPr>
              <w:t>Hệ thống trim về chuỗi rỗng và xem như không lọc.</w:t>
            </w:r>
          </w:p>
        </w:tc>
      </w:tr>
      <w:tr w:rsidR="00A20BDF" w:rsidRPr="00055229" w14:paraId="4C7AABEE" w14:textId="77777777" w:rsidTr="531BB2DB">
        <w:trPr>
          <w:trHeight w:val="16"/>
        </w:trPr>
        <w:tc>
          <w:tcPr>
            <w:tcW w:w="5000" w:type="pct"/>
            <w:gridSpan w:val="2"/>
            <w:shd w:val="clear" w:color="auto" w:fill="F2F2F2" w:themeFill="background1" w:themeFillShade="F2"/>
            <w:tcMar>
              <w:top w:w="100" w:type="dxa"/>
              <w:left w:w="100" w:type="dxa"/>
              <w:bottom w:w="100" w:type="dxa"/>
              <w:right w:w="100" w:type="dxa"/>
            </w:tcMar>
          </w:tcPr>
          <w:p w14:paraId="6A369EE5" w14:textId="77777777" w:rsidR="00A20BDF" w:rsidRPr="00055229" w:rsidRDefault="00A20BDF" w:rsidP="00A20BDF">
            <w:r w:rsidRPr="57F0573F">
              <w:rPr>
                <w:b/>
                <w:lang w:val="en-US"/>
              </w:rPr>
              <w:t>Luồng sự kiện ngoại lệ:</w:t>
            </w:r>
          </w:p>
        </w:tc>
      </w:tr>
      <w:tr w:rsidR="00BD3929" w:rsidRPr="00055229" w14:paraId="1F7CC98D" w14:textId="77777777" w:rsidTr="531BB2DB">
        <w:trPr>
          <w:trHeight w:val="18"/>
        </w:trPr>
        <w:tc>
          <w:tcPr>
            <w:tcW w:w="1847" w:type="pct"/>
            <w:tcMar>
              <w:top w:w="100" w:type="dxa"/>
              <w:left w:w="100" w:type="dxa"/>
              <w:bottom w:w="100" w:type="dxa"/>
              <w:right w:w="100" w:type="dxa"/>
            </w:tcMar>
          </w:tcPr>
          <w:p w14:paraId="1922A327" w14:textId="29709A49" w:rsidR="00BD3929" w:rsidRDefault="531BB2DB" w:rsidP="00BD3929">
            <w:r w:rsidRPr="531BB2DB">
              <w:rPr>
                <w:lang w:val="en-US"/>
              </w:rPr>
              <w:t>Không có ngoại lệ nghiệp vụ riêng.</w:t>
            </w:r>
          </w:p>
        </w:tc>
        <w:tc>
          <w:tcPr>
            <w:tcW w:w="3153" w:type="pct"/>
            <w:tcMar>
              <w:top w:w="20" w:type="dxa"/>
              <w:left w:w="20" w:type="dxa"/>
              <w:bottom w:w="20" w:type="dxa"/>
              <w:right w:w="20" w:type="dxa"/>
            </w:tcMar>
          </w:tcPr>
          <w:p w14:paraId="60D9D2E7" w14:textId="0BA7E92B" w:rsidR="00BD3929" w:rsidRPr="00055229" w:rsidRDefault="531BB2DB" w:rsidP="00BD3929">
            <w:r w:rsidRPr="531BB2DB">
              <w:rPr>
                <w:lang w:val="en-US"/>
              </w:rPr>
              <w:t>Đây là lọc cục bộ, không gọi backend nên chỉ lỗi nếu UI/runtime gặp sự cố.</w:t>
            </w:r>
          </w:p>
        </w:tc>
      </w:tr>
    </w:tbl>
    <w:p w14:paraId="6F0CDFBE" w14:textId="77777777" w:rsidR="00144C78" w:rsidRPr="00126AC3" w:rsidRDefault="00144C78" w:rsidP="004743F3">
      <w:pPr>
        <w:pStyle w:val="ListParagraph"/>
        <w:numPr>
          <w:ilvl w:val="0"/>
          <w:numId w:val="53"/>
        </w:numPr>
        <w:rPr>
          <w:lang w:val="en-US"/>
        </w:rPr>
      </w:pPr>
      <w:r w:rsidRPr="00126AC3">
        <w:rPr>
          <w:lang w:val="en-US"/>
        </w:rPr>
        <w:t>Activity Diagram:</w:t>
      </w:r>
    </w:p>
    <w:p w14:paraId="5BF079D4" w14:textId="6BE9D481" w:rsidR="00144C78" w:rsidRPr="008A3DEF" w:rsidRDefault="006F2FAE" w:rsidP="00144C78">
      <w:pPr>
        <w:rPr>
          <w:lang w:val="en-US"/>
        </w:rPr>
      </w:pPr>
      <w:r>
        <w:rPr>
          <w:noProof/>
        </w:rPr>
        <w:lastRenderedPageBreak/>
        <w:drawing>
          <wp:inline distT="0" distB="0" distL="0" distR="0" wp14:anchorId="048A436A" wp14:editId="0D7F0565">
            <wp:extent cx="5732145" cy="4776788"/>
            <wp:effectExtent l="0" t="0" r="1905" b="5080"/>
            <wp:docPr id="7486249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2145" cy="4776788"/>
                    </a:xfrm>
                    <a:prstGeom prst="rect">
                      <a:avLst/>
                    </a:prstGeom>
                    <a:noFill/>
                    <a:ln>
                      <a:noFill/>
                    </a:ln>
                  </pic:spPr>
                </pic:pic>
              </a:graphicData>
            </a:graphic>
          </wp:inline>
        </w:drawing>
      </w:r>
    </w:p>
    <w:p w14:paraId="337E92F5" w14:textId="77777777" w:rsidR="00144C78" w:rsidRPr="00126AC3" w:rsidRDefault="00144C78" w:rsidP="004743F3">
      <w:pPr>
        <w:pStyle w:val="ListParagraph"/>
        <w:numPr>
          <w:ilvl w:val="0"/>
          <w:numId w:val="53"/>
        </w:numPr>
        <w:rPr>
          <w:lang w:val="en-US"/>
        </w:rPr>
      </w:pPr>
      <w:r w:rsidRPr="00126AC3">
        <w:rPr>
          <w:lang w:val="en-US"/>
        </w:rPr>
        <w:t>Sequence Diagram:</w:t>
      </w:r>
    </w:p>
    <w:p w14:paraId="40BB4480" w14:textId="4CA2465E" w:rsidR="00144C78" w:rsidRPr="00144C78" w:rsidRDefault="005C0EC5" w:rsidP="00144C78">
      <w:pPr>
        <w:rPr>
          <w:lang w:val="en-US"/>
        </w:rPr>
      </w:pPr>
      <w:r>
        <w:rPr>
          <w:noProof/>
        </w:rPr>
        <w:drawing>
          <wp:inline distT="0" distB="0" distL="0" distR="0" wp14:anchorId="08726DCD" wp14:editId="1513DE31">
            <wp:extent cx="5732145" cy="3178401"/>
            <wp:effectExtent l="0" t="0" r="1905" b="3175"/>
            <wp:docPr id="11432586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2145" cy="3178401"/>
                    </a:xfrm>
                    <a:prstGeom prst="rect">
                      <a:avLst/>
                    </a:prstGeom>
                    <a:noFill/>
                    <a:ln>
                      <a:noFill/>
                    </a:ln>
                  </pic:spPr>
                </pic:pic>
              </a:graphicData>
            </a:graphic>
          </wp:inline>
        </w:drawing>
      </w:r>
    </w:p>
    <w:p w14:paraId="491DFB14" w14:textId="5C70E64F" w:rsidR="757A2E94" w:rsidRDefault="757A2E94" w:rsidP="757A2E94">
      <w:pPr>
        <w:rPr>
          <w:lang w:val="en-US"/>
        </w:rPr>
      </w:pPr>
    </w:p>
    <w:p w14:paraId="67AF3EE6" w14:textId="77777777" w:rsidR="005B61C8" w:rsidRPr="00144C78" w:rsidRDefault="005B61C8" w:rsidP="00144C78">
      <w:pPr>
        <w:rPr>
          <w:lang w:val="en-US"/>
        </w:rPr>
      </w:pPr>
    </w:p>
    <w:p w14:paraId="517F4942" w14:textId="0F9301D9" w:rsidR="00E15B8B" w:rsidRDefault="57F0573F" w:rsidP="6E4CDD75">
      <w:pPr>
        <w:rPr>
          <w:lang w:val="en-US"/>
        </w:rPr>
      </w:pPr>
      <w:r w:rsidRPr="531BB2DB">
        <w:rPr>
          <w:lang w:val="en-US"/>
        </w:rPr>
        <w:br w:type="page"/>
      </w:r>
    </w:p>
    <w:p w14:paraId="795F8EBB" w14:textId="77777777" w:rsidR="00B40E57" w:rsidRPr="00B40E57" w:rsidRDefault="531BB2DB" w:rsidP="00663DF7">
      <w:pPr>
        <w:pStyle w:val="Heading1"/>
      </w:pPr>
      <w:bookmarkStart w:id="22" w:name="_Toc230322424"/>
      <w:r w:rsidRPr="531BB2DB">
        <w:rPr>
          <w:lang w:val="en-US"/>
        </w:rPr>
        <w:lastRenderedPageBreak/>
        <w:t>Hiện thực ứng dụng</w:t>
      </w:r>
      <w:bookmarkEnd w:id="22"/>
    </w:p>
    <w:p w14:paraId="7A926D3E" w14:textId="3240C202" w:rsidR="00663DF7" w:rsidRDefault="00A81C5D" w:rsidP="00B40E57">
      <w:r w:rsidRPr="003E13A4">
        <w:rPr>
          <w:color w:val="FF0000"/>
        </w:rPr>
        <w:br/>
      </w:r>
      <w:r w:rsidR="0049506F" w:rsidRPr="0049506F">
        <w:rPr>
          <w:noProof/>
        </w:rPr>
        <w:drawing>
          <wp:inline distT="0" distB="0" distL="0" distR="0" wp14:anchorId="29B6D6D4" wp14:editId="4C3097E6">
            <wp:extent cx="5732145" cy="2989580"/>
            <wp:effectExtent l="19050" t="19050" r="20955" b="20320"/>
            <wp:docPr id="434204055" name="Picture 6">
              <a:extLst xmlns:a="http://schemas.openxmlformats.org/drawingml/2006/main">
                <a:ext uri="{FF2B5EF4-FFF2-40B4-BE49-F238E27FC236}">
                  <a16:creationId xmlns:a16="http://schemas.microsoft.com/office/drawing/2014/main" id="{499D073E-D832-F256-1E07-CBC30B00AD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99D073E-D832-F256-1E07-CBC30B00AD6C}"/>
                        </a:ext>
                      </a:extLst>
                    </pic:cNvPr>
                    <pic:cNvPicPr>
                      <a:picLocks noChangeAspect="1"/>
                    </pic:cNvPicPr>
                  </pic:nvPicPr>
                  <pic:blipFill>
                    <a:blip r:embed="rId127"/>
                    <a:stretch>
                      <a:fillRect/>
                    </a:stretch>
                  </pic:blipFill>
                  <pic:spPr>
                    <a:xfrm>
                      <a:off x="0" y="0"/>
                      <a:ext cx="5732145" cy="2989580"/>
                    </a:xfrm>
                    <a:prstGeom prst="rect">
                      <a:avLst/>
                    </a:prstGeom>
                    <a:ln>
                      <a:solidFill>
                        <a:schemeClr val="tx1"/>
                      </a:solidFill>
                    </a:ln>
                  </pic:spPr>
                </pic:pic>
              </a:graphicData>
            </a:graphic>
          </wp:inline>
        </w:drawing>
      </w:r>
    </w:p>
    <w:p w14:paraId="38225AD2" w14:textId="7FDC414A" w:rsidR="00D64FF0" w:rsidRDefault="2AD621CB" w:rsidP="00663DF7">
      <w:pPr>
        <w:pStyle w:val="Caption"/>
      </w:pPr>
      <w:bookmarkStart w:id="23" w:name="_Toc230349826"/>
      <w:r w:rsidRPr="2AD621CB">
        <w:rPr>
          <w:lang w:val="en-US"/>
        </w:rPr>
        <w:t xml:space="preserve">Figure </w:t>
      </w:r>
      <w:r w:rsidR="00663DF7">
        <w:fldChar w:fldCharType="begin"/>
      </w:r>
      <w:r w:rsidR="00663DF7">
        <w:instrText xml:space="preserve"> SEQ Figure \* ARABIC </w:instrText>
      </w:r>
      <w:r w:rsidR="00663DF7">
        <w:fldChar w:fldCharType="separate"/>
      </w:r>
      <w:r w:rsidRPr="2AD621CB">
        <w:rPr>
          <w:noProof/>
          <w:lang w:val="en-US"/>
        </w:rPr>
        <w:t>1</w:t>
      </w:r>
      <w:r w:rsidR="00663DF7">
        <w:fldChar w:fldCharType="end"/>
      </w:r>
      <w:r w:rsidRPr="2AD621CB">
        <w:rPr>
          <w:lang w:val="en-US"/>
        </w:rPr>
        <w:t>. Trang chủ</w:t>
      </w:r>
      <w:bookmarkEnd w:id="23"/>
    </w:p>
    <w:p w14:paraId="318FB12E" w14:textId="64E72DD8" w:rsidR="00926615" w:rsidRDefault="00926615" w:rsidP="00756E44">
      <w:pPr>
        <w:ind w:firstLine="720"/>
        <w:jc w:val="both"/>
        <w:rPr>
          <w:lang w:val="en-US"/>
        </w:rPr>
      </w:pPr>
      <w:r>
        <w:rPr>
          <w:bCs/>
          <w:lang w:val="en-US"/>
        </w:rPr>
        <w:t xml:space="preserve">Trang chủ </w:t>
      </w:r>
      <w:r w:rsidR="00E90617">
        <w:rPr>
          <w:bCs/>
          <w:lang w:val="en-US"/>
        </w:rPr>
        <w:t>h</w:t>
      </w:r>
      <w:r w:rsidRPr="00926615">
        <w:rPr>
          <w:bCs/>
          <w:lang w:val="en-US"/>
        </w:rPr>
        <w:t>iển thị tin nổi bật có thể ấn vào để chuyển đến nội dung đó.</w:t>
      </w:r>
      <w:r w:rsidR="00E90617">
        <w:rPr>
          <w:bCs/>
          <w:lang w:val="en-US"/>
        </w:rPr>
        <w:t xml:space="preserve"> Đó có thể là sản phẩm</w:t>
      </w:r>
      <w:r w:rsidR="0029599A">
        <w:rPr>
          <w:bCs/>
          <w:lang w:val="en-US"/>
        </w:rPr>
        <w:t xml:space="preserve"> hoặc</w:t>
      </w:r>
      <w:r w:rsidR="00E90617">
        <w:rPr>
          <w:bCs/>
          <w:lang w:val="en-US"/>
        </w:rPr>
        <w:t xml:space="preserve"> thông báo từ các kêng truyền thông</w:t>
      </w:r>
      <w:r w:rsidR="0029599A">
        <w:rPr>
          <w:bCs/>
          <w:lang w:val="en-US"/>
        </w:rPr>
        <w:t>. Bên dưới là danh sách top 10 sản phẩm mới nhất</w:t>
      </w:r>
      <w:r w:rsidR="005979D5">
        <w:rPr>
          <w:bCs/>
          <w:lang w:val="en-US"/>
        </w:rPr>
        <w:t xml:space="preserve"> trong cửa hàng. Bên trên là logo SLY </w:t>
      </w:r>
      <w:r w:rsidR="00042A22">
        <w:rPr>
          <w:bCs/>
          <w:lang w:val="en-US"/>
        </w:rPr>
        <w:t>với</w:t>
      </w:r>
      <w:r w:rsidR="00933209">
        <w:rPr>
          <w:bCs/>
          <w:lang w:val="en-US"/>
        </w:rPr>
        <w:t xml:space="preserve"> ô tìm kiếm bên trái, giỏ hàng và mục tài khoản bên phải. Ngoài ra còn có thanh điều hướng, phân loại theo danh mục ở bên trái giúp </w:t>
      </w:r>
      <w:r w:rsidR="00E263F1">
        <w:rPr>
          <w:bCs/>
          <w:lang w:val="en-US"/>
        </w:rPr>
        <w:t xml:space="preserve">tìm nhanh loại sản phẩm yêu thích. Nếu người dùng thấy khó khăn trong việc tìm sản phẩm thì có thể sử dụng chat bot AI dưới </w:t>
      </w:r>
      <w:r w:rsidR="00756E44">
        <w:rPr>
          <w:bCs/>
          <w:lang w:val="en-US"/>
        </w:rPr>
        <w:t>g</w:t>
      </w:r>
      <w:r w:rsidR="00E263F1">
        <w:rPr>
          <w:bCs/>
          <w:lang w:val="en-US"/>
        </w:rPr>
        <w:t>óc màn hình phải, hoặc cũng</w:t>
      </w:r>
      <w:r w:rsidR="00756E44">
        <w:rPr>
          <w:bCs/>
          <w:lang w:val="en-US"/>
        </w:rPr>
        <w:t xml:space="preserve"> có thể chat trực tiếp với nhân viên để được hỗ trợ. </w:t>
      </w:r>
    </w:p>
    <w:p w14:paraId="363FD2D0" w14:textId="77777777" w:rsidR="00A00473" w:rsidRDefault="00A00473" w:rsidP="00A00473">
      <w:pPr>
        <w:jc w:val="both"/>
        <w:rPr>
          <w:bCs/>
          <w:lang w:val="en-US"/>
        </w:rPr>
      </w:pPr>
    </w:p>
    <w:p w14:paraId="29ED513C" w14:textId="14F318B3" w:rsidR="00756E44" w:rsidRPr="00756E44" w:rsidRDefault="00756E44" w:rsidP="00756E44">
      <w:pPr>
        <w:jc w:val="both"/>
        <w:rPr>
          <w:bCs/>
          <w:lang w:val="en-US"/>
        </w:rPr>
      </w:pPr>
      <w:r w:rsidRPr="003E13A4">
        <w:rPr>
          <w:b/>
          <w:noProof/>
        </w:rPr>
        <w:lastRenderedPageBreak/>
        <w:drawing>
          <wp:inline distT="0" distB="0" distL="0" distR="0" wp14:anchorId="4D073E34" wp14:editId="370033B9">
            <wp:extent cx="5732145" cy="2976880"/>
            <wp:effectExtent l="0" t="0" r="1905" b="0"/>
            <wp:docPr id="557685251" name="Picture 55768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2145" cy="2976880"/>
                    </a:xfrm>
                    <a:prstGeom prst="rect">
                      <a:avLst/>
                    </a:prstGeom>
                    <a:noFill/>
                    <a:ln>
                      <a:noFill/>
                    </a:ln>
                  </pic:spPr>
                </pic:pic>
              </a:graphicData>
            </a:graphic>
          </wp:inline>
        </w:drawing>
      </w:r>
    </w:p>
    <w:p w14:paraId="3DA5D0DE" w14:textId="36F5BB1F" w:rsidR="00E15B8B" w:rsidRPr="003E13A4" w:rsidRDefault="008F5C19" w:rsidP="008F5C19">
      <w:pPr>
        <w:pStyle w:val="Caption"/>
        <w:rPr>
          <w:b/>
          <w:lang w:val="en-US"/>
        </w:rPr>
      </w:pPr>
      <w:bookmarkStart w:id="24" w:name="_Toc230349827"/>
      <w:r w:rsidRPr="003E13A4">
        <w:rPr>
          <w:lang w:val="en-US"/>
        </w:rPr>
        <w:t xml:space="preserve">Figure </w:t>
      </w:r>
      <w:r w:rsidR="00663DF7">
        <w:rPr>
          <w:lang w:val="en-US"/>
        </w:rPr>
        <w:fldChar w:fldCharType="begin"/>
      </w:r>
      <w:r w:rsidR="00663DF7">
        <w:rPr>
          <w:lang w:val="en-US"/>
        </w:rPr>
        <w:instrText xml:space="preserve"> SEQ Figure \* ARABIC </w:instrText>
      </w:r>
      <w:r w:rsidR="00663DF7">
        <w:rPr>
          <w:lang w:val="en-US"/>
        </w:rPr>
        <w:fldChar w:fldCharType="separate"/>
      </w:r>
      <w:r w:rsidR="002D17E3">
        <w:rPr>
          <w:noProof/>
          <w:lang w:val="en-US"/>
        </w:rPr>
        <w:t>2</w:t>
      </w:r>
      <w:r w:rsidR="00663DF7">
        <w:rPr>
          <w:lang w:val="en-US"/>
        </w:rPr>
        <w:fldChar w:fldCharType="end"/>
      </w:r>
      <w:r w:rsidR="00E10AFD">
        <w:rPr>
          <w:lang w:val="en-US"/>
        </w:rPr>
        <w:t xml:space="preserve">. </w:t>
      </w:r>
      <w:r w:rsidRPr="003E13A4">
        <w:rPr>
          <w:lang w:val="en-US"/>
        </w:rPr>
        <w:t>Danh sách sản phẩm</w:t>
      </w:r>
      <w:bookmarkEnd w:id="24"/>
    </w:p>
    <w:p w14:paraId="5BC3940B" w14:textId="7035EEF5" w:rsidR="003E13A4" w:rsidRDefault="00A81C5D" w:rsidP="00A00473">
      <w:pPr>
        <w:ind w:firstLine="720"/>
        <w:jc w:val="both"/>
        <w:rPr>
          <w:lang w:val="en-US"/>
        </w:rPr>
      </w:pPr>
      <w:r w:rsidRPr="003E13A4">
        <w:rPr>
          <w:lang w:val="en-US"/>
        </w:rPr>
        <w:t>Trang danh sách sản phẩm bao gồm các chức năng chính đó là Lọc theo loại sản phẩm (Top, Bottom, Accessories</w:t>
      </w:r>
      <w:r w:rsidR="00756E44">
        <w:rPr>
          <w:lang w:val="en-US"/>
        </w:rPr>
        <w:t>, …</w:t>
      </w:r>
      <w:r w:rsidRPr="003E13A4">
        <w:rPr>
          <w:lang w:val="en-US"/>
        </w:rPr>
        <w:t>) và các tiêu chí đi kèm ví dụ như về giá tăng giảm,</w:t>
      </w:r>
      <w:r w:rsidR="00756E44">
        <w:rPr>
          <w:lang w:val="en-US"/>
        </w:rPr>
        <w:t>…</w:t>
      </w:r>
      <w:r w:rsidRPr="003E13A4">
        <w:rPr>
          <w:lang w:val="en-US"/>
        </w:rPr>
        <w:t xml:space="preserve"> cùng với tìm kiếm sản phẩm</w:t>
      </w:r>
      <w:r w:rsidR="00756E44">
        <w:rPr>
          <w:lang w:val="en-US"/>
        </w:rPr>
        <w:t xml:space="preserve"> theo tên, khoản</w:t>
      </w:r>
      <w:r w:rsidR="00D03D63">
        <w:rPr>
          <w:lang w:val="en-US"/>
        </w:rPr>
        <w:t>g</w:t>
      </w:r>
      <w:r w:rsidR="00756E44">
        <w:rPr>
          <w:lang w:val="en-US"/>
        </w:rPr>
        <w:t xml:space="preserve"> giá</w:t>
      </w:r>
      <w:r w:rsidRPr="003E13A4">
        <w:rPr>
          <w:lang w:val="en-US"/>
        </w:rPr>
        <w:t xml:space="preserve"> sẽ hỗ trợ tối ưu cho việc truy xuất dữ liệu nhanh chóng, phản hồi kết quả tìm kiếm và tăng tính trải nghiệm cho người người</w:t>
      </w:r>
      <w:r w:rsidR="004C59D0">
        <w:rPr>
          <w:lang w:val="en-US"/>
        </w:rPr>
        <w:t xml:space="preserve"> dùng.</w:t>
      </w:r>
    </w:p>
    <w:p w14:paraId="6B79BC0F" w14:textId="77777777" w:rsidR="00A00473" w:rsidRPr="00A00473" w:rsidRDefault="00A00473" w:rsidP="00A00473">
      <w:pPr>
        <w:jc w:val="both"/>
        <w:rPr>
          <w:lang w:val="en-US"/>
        </w:rPr>
      </w:pPr>
    </w:p>
    <w:p w14:paraId="62F72A65" w14:textId="77777777" w:rsidR="00A00473" w:rsidRDefault="0052599F" w:rsidP="00A00473">
      <w:pPr>
        <w:keepNext/>
      </w:pPr>
      <w:r w:rsidRPr="0052599F">
        <w:rPr>
          <w:b/>
          <w:noProof/>
        </w:rPr>
        <w:drawing>
          <wp:inline distT="0" distB="0" distL="0" distR="0" wp14:anchorId="79066A6C" wp14:editId="4482F061">
            <wp:extent cx="5732145" cy="2976880"/>
            <wp:effectExtent l="0" t="0" r="1905" b="0"/>
            <wp:docPr id="557685253" name="Picture 55768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2145" cy="2976880"/>
                    </a:xfrm>
                    <a:prstGeom prst="rect">
                      <a:avLst/>
                    </a:prstGeom>
                    <a:noFill/>
                    <a:ln>
                      <a:noFill/>
                    </a:ln>
                  </pic:spPr>
                </pic:pic>
              </a:graphicData>
            </a:graphic>
          </wp:inline>
        </w:drawing>
      </w:r>
    </w:p>
    <w:p w14:paraId="6363B63D" w14:textId="055D002E" w:rsidR="0052599F" w:rsidRDefault="2AD621CB" w:rsidP="00A00473">
      <w:pPr>
        <w:pStyle w:val="Caption"/>
      </w:pPr>
      <w:bookmarkStart w:id="25" w:name="_Toc230349828"/>
      <w:r w:rsidRPr="2AD621CB">
        <w:rPr>
          <w:lang w:val="en-US"/>
        </w:rPr>
        <w:t xml:space="preserve">Figure </w:t>
      </w:r>
      <w:r w:rsidR="00A00473">
        <w:fldChar w:fldCharType="begin"/>
      </w:r>
      <w:r w:rsidR="00A00473">
        <w:instrText xml:space="preserve"> SEQ Figure \* ARABIC </w:instrText>
      </w:r>
      <w:r w:rsidR="00A00473">
        <w:fldChar w:fldCharType="separate"/>
      </w:r>
      <w:r w:rsidRPr="2AD621CB">
        <w:rPr>
          <w:noProof/>
          <w:lang w:val="en-US"/>
        </w:rPr>
        <w:t>3</w:t>
      </w:r>
      <w:r w:rsidR="00A00473">
        <w:fldChar w:fldCharType="end"/>
      </w:r>
      <w:r w:rsidRPr="2AD621CB">
        <w:rPr>
          <w:lang w:val="en-US"/>
        </w:rPr>
        <w:t>. Chi tiết sản phẩm</w:t>
      </w:r>
      <w:bookmarkEnd w:id="25"/>
    </w:p>
    <w:p w14:paraId="05D72F98" w14:textId="6E933E0A" w:rsidR="00A00473" w:rsidRPr="00A00473" w:rsidRDefault="00A00473" w:rsidP="002D17E3">
      <w:pPr>
        <w:jc w:val="both"/>
      </w:pPr>
      <w:r>
        <w:lastRenderedPageBreak/>
        <w:tab/>
      </w:r>
      <w:r w:rsidRPr="2AD621CB">
        <w:rPr>
          <w:lang w:val="en-US"/>
        </w:rPr>
        <w:t>Trang chi tiết sản phẩm cung cấp cho người dùng chi tiế hơn về sản phẩm như chất liệu, khối lượng</w:t>
      </w:r>
      <w:r w:rsidR="003A43EF" w:rsidRPr="2AD621CB">
        <w:rPr>
          <w:lang w:val="en-US"/>
        </w:rPr>
        <w:t xml:space="preserve">, cách bảo quản sản phẩm, … </w:t>
      </w:r>
      <w:r w:rsidR="007A2A0B" w:rsidRPr="2AD621CB">
        <w:rPr>
          <w:lang w:val="en-US"/>
        </w:rPr>
        <w:t xml:space="preserve">Cũng tại trang chi tiết sản phẩm này, người dùng có thể chọn kích cỡ sản phẩm cho các sản phẩm có kích cỡ </w:t>
      </w:r>
      <w:r w:rsidR="005B593B" w:rsidRPr="2AD621CB">
        <w:rPr>
          <w:lang w:val="en-US"/>
        </w:rPr>
        <w:t>và số lượng để</w:t>
      </w:r>
      <w:r w:rsidR="007A2A0B" w:rsidRPr="2AD621CB">
        <w:rPr>
          <w:lang w:val="en-US"/>
        </w:rPr>
        <w:t xml:space="preserve"> thêm vào giỏ hàng</w:t>
      </w:r>
      <w:r w:rsidR="005B593B" w:rsidRPr="2AD621CB">
        <w:rPr>
          <w:lang w:val="en-US"/>
        </w:rPr>
        <w:t>.</w:t>
      </w:r>
      <w:r w:rsidR="00473D9A" w:rsidRPr="2AD621CB">
        <w:rPr>
          <w:lang w:val="en-US"/>
        </w:rPr>
        <w:t xml:space="preserve"> Không chỉ thế, trang này còn cho phép người dùng xem thêm nhiều hình ảnh về sản phẩm</w:t>
      </w:r>
      <w:r w:rsidR="002103AC" w:rsidRPr="2AD621CB">
        <w:rPr>
          <w:lang w:val="en-US"/>
        </w:rPr>
        <w:t xml:space="preserve"> trước khi đưa ra quyết định.</w:t>
      </w:r>
    </w:p>
    <w:p w14:paraId="59D76D80" w14:textId="77777777" w:rsidR="00E10AFD" w:rsidRDefault="0052599F" w:rsidP="00E10AFD">
      <w:pPr>
        <w:keepNext/>
      </w:pPr>
      <w:r w:rsidRPr="0052599F">
        <w:rPr>
          <w:b/>
        </w:rPr>
        <w:t> </w:t>
      </w:r>
      <w:r w:rsidRPr="0052599F">
        <w:rPr>
          <w:b/>
          <w:noProof/>
        </w:rPr>
        <w:drawing>
          <wp:inline distT="0" distB="0" distL="0" distR="0" wp14:anchorId="5BC88584" wp14:editId="781B52DE">
            <wp:extent cx="5732145" cy="2984500"/>
            <wp:effectExtent l="0" t="0" r="1905" b="6350"/>
            <wp:docPr id="557685255" name="Picture 55768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2145" cy="2984500"/>
                    </a:xfrm>
                    <a:prstGeom prst="rect">
                      <a:avLst/>
                    </a:prstGeom>
                    <a:noFill/>
                    <a:ln>
                      <a:noFill/>
                    </a:ln>
                  </pic:spPr>
                </pic:pic>
              </a:graphicData>
            </a:graphic>
          </wp:inline>
        </w:drawing>
      </w:r>
    </w:p>
    <w:p w14:paraId="177D8EB3" w14:textId="33ADF2DB" w:rsidR="0052599F" w:rsidRDefault="2AD621CB" w:rsidP="00E10AFD">
      <w:pPr>
        <w:pStyle w:val="Caption"/>
      </w:pPr>
      <w:bookmarkStart w:id="26" w:name="_Toc230349829"/>
      <w:r w:rsidRPr="2AD621CB">
        <w:rPr>
          <w:lang w:val="en-US"/>
        </w:rPr>
        <w:t xml:space="preserve">Figure </w:t>
      </w:r>
      <w:r w:rsidR="00E10AFD">
        <w:fldChar w:fldCharType="begin"/>
      </w:r>
      <w:r w:rsidR="00E10AFD">
        <w:instrText xml:space="preserve"> SEQ Figure \* ARABIC </w:instrText>
      </w:r>
      <w:r w:rsidR="00E10AFD">
        <w:fldChar w:fldCharType="separate"/>
      </w:r>
      <w:r w:rsidRPr="2AD621CB">
        <w:rPr>
          <w:noProof/>
          <w:lang w:val="en-US"/>
        </w:rPr>
        <w:t>4</w:t>
      </w:r>
      <w:r w:rsidR="00E10AFD">
        <w:fldChar w:fldCharType="end"/>
      </w:r>
      <w:r w:rsidRPr="2AD621CB">
        <w:rPr>
          <w:lang w:val="en-US"/>
        </w:rPr>
        <w:t>. Giỏ hàng</w:t>
      </w:r>
      <w:bookmarkEnd w:id="26"/>
    </w:p>
    <w:p w14:paraId="3589C4AA" w14:textId="3DADFC55" w:rsidR="00E10AFD" w:rsidRDefault="2AD621CB" w:rsidP="002D17E3">
      <w:pPr>
        <w:ind w:firstLine="720"/>
        <w:jc w:val="both"/>
      </w:pPr>
      <w:r w:rsidRPr="2AD621CB">
        <w:rPr>
          <w:lang w:val="en-US"/>
        </w:rPr>
        <w:t>Cũng như các trang thương mại điện tử khác, website cũng có giỏ hàng. Các sản phẩm đã được thêm từ trang chi tiết sản phẩm sẽ ở đây. Tại đây, người dùng có thể cập nhật số lượng sản phẩm, hoặc xóa sản phẩm khỏi giỏ hàng. Để thuận tiện, bên phải có tính tổng số lượng kèm tạm tính là tổng số tiền của cả giỏ hàng.</w:t>
      </w:r>
    </w:p>
    <w:p w14:paraId="3CD2DA6A" w14:textId="77777777" w:rsidR="002D17E3" w:rsidRPr="00E10AFD" w:rsidRDefault="002D17E3" w:rsidP="00E10AFD"/>
    <w:p w14:paraId="6BA5E360" w14:textId="77777777" w:rsidR="002D17E3" w:rsidRDefault="0052599F" w:rsidP="002D17E3">
      <w:pPr>
        <w:keepNext/>
      </w:pPr>
      <w:r w:rsidRPr="0052599F">
        <w:rPr>
          <w:b/>
        </w:rPr>
        <w:lastRenderedPageBreak/>
        <w:t> </w:t>
      </w:r>
      <w:r w:rsidRPr="0052599F">
        <w:rPr>
          <w:b/>
          <w:noProof/>
        </w:rPr>
        <w:drawing>
          <wp:inline distT="0" distB="0" distL="0" distR="0" wp14:anchorId="44178057" wp14:editId="4115D92C">
            <wp:extent cx="5732145" cy="2976880"/>
            <wp:effectExtent l="0" t="0" r="1905" b="0"/>
            <wp:docPr id="557685257" name="Picture 55768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2145" cy="2976880"/>
                    </a:xfrm>
                    <a:prstGeom prst="rect">
                      <a:avLst/>
                    </a:prstGeom>
                    <a:noFill/>
                    <a:ln>
                      <a:noFill/>
                    </a:ln>
                  </pic:spPr>
                </pic:pic>
              </a:graphicData>
            </a:graphic>
          </wp:inline>
        </w:drawing>
      </w:r>
    </w:p>
    <w:p w14:paraId="75F14D13" w14:textId="071A1D1A" w:rsidR="0052599F" w:rsidRDefault="2AD621CB" w:rsidP="00185F07">
      <w:pPr>
        <w:pStyle w:val="Caption"/>
      </w:pPr>
      <w:bookmarkStart w:id="27" w:name="_Toc230349830"/>
      <w:r w:rsidRPr="2AD621CB">
        <w:rPr>
          <w:lang w:val="en-US"/>
        </w:rPr>
        <w:t xml:space="preserve">Figure </w:t>
      </w:r>
      <w:r w:rsidR="002D17E3">
        <w:fldChar w:fldCharType="begin"/>
      </w:r>
      <w:r w:rsidR="002D17E3">
        <w:instrText xml:space="preserve"> SEQ Figure \* ARABIC </w:instrText>
      </w:r>
      <w:r w:rsidR="002D17E3">
        <w:fldChar w:fldCharType="separate"/>
      </w:r>
      <w:r w:rsidRPr="2AD621CB">
        <w:rPr>
          <w:noProof/>
          <w:lang w:val="en-US"/>
        </w:rPr>
        <w:t>5</w:t>
      </w:r>
      <w:r w:rsidR="002D17E3">
        <w:fldChar w:fldCharType="end"/>
      </w:r>
      <w:r w:rsidRPr="2AD621CB">
        <w:rPr>
          <w:lang w:val="en-US"/>
        </w:rPr>
        <w:t>. Đặt hàng</w:t>
      </w:r>
      <w:bookmarkEnd w:id="27"/>
    </w:p>
    <w:p w14:paraId="671B3099" w14:textId="331C8472" w:rsidR="00185F07" w:rsidRDefault="2AD621CB" w:rsidP="007A69F7">
      <w:pPr>
        <w:ind w:firstLine="720"/>
        <w:jc w:val="both"/>
      </w:pPr>
      <w:r w:rsidRPr="2AD621CB">
        <w:rPr>
          <w:lang w:val="en-US"/>
        </w:rPr>
        <w:t>Người dùng ấn nút “Tiến hành đặt hàng” từ giỏ hàng là có thể xem được thông tin về đơn hàng mà mình sắp đặt! Tuy nhiên, người dùng cần phải kiểm tra lại thông tin như họ tên, số điện thoại, điều chỉnh địa chỉ giao hàng, xem lại các sản phẩm mình đã chọn mua, cũng như số tiền của cả hóa đơn cần thanh toán. Khi đã kiểm tra và hài lòng với đơn hàng, người dùng ấn nút “Đặt hàng &amp; Thanh toán”, đơn hàng của người dùng được lưu lại và người dùng cần phải thanh toán ở trang tiếp theo.</w:t>
      </w:r>
    </w:p>
    <w:p w14:paraId="2290A0CE" w14:textId="77777777" w:rsidR="00185F07" w:rsidRPr="003E13A4" w:rsidRDefault="00185F07" w:rsidP="00185F07"/>
    <w:p w14:paraId="348EEF58" w14:textId="34627441" w:rsidR="0046368F" w:rsidRDefault="005F28BC" w:rsidP="00F623BF">
      <w:r w:rsidRPr="005F28BC">
        <w:rPr>
          <w:noProof/>
          <w:color w:val="FF0000"/>
        </w:rPr>
        <w:drawing>
          <wp:inline distT="0" distB="0" distL="0" distR="0" wp14:anchorId="1C6F67FE" wp14:editId="2A7C69AC">
            <wp:extent cx="5732145" cy="2978150"/>
            <wp:effectExtent l="0" t="0" r="1905" b="0"/>
            <wp:docPr id="626418374" name="Picture 5">
              <a:extLst xmlns:a="http://schemas.openxmlformats.org/drawingml/2006/main">
                <a:ext uri="{FF2B5EF4-FFF2-40B4-BE49-F238E27FC236}">
                  <a16:creationId xmlns:a16="http://schemas.microsoft.com/office/drawing/2014/main" id="{6F4B10D1-0A51-C35F-67EE-D0A4BFC89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F4B10D1-0A51-C35F-67EE-D0A4BFC8907D}"/>
                        </a:ext>
                      </a:extLst>
                    </pic:cNvPr>
                    <pic:cNvPicPr>
                      <a:picLocks noChangeAspect="1"/>
                    </pic:cNvPicPr>
                  </pic:nvPicPr>
                  <pic:blipFill>
                    <a:blip r:embed="rId132"/>
                    <a:stretch>
                      <a:fillRect/>
                    </a:stretch>
                  </pic:blipFill>
                  <pic:spPr>
                    <a:xfrm>
                      <a:off x="0" y="0"/>
                      <a:ext cx="5732145" cy="2978150"/>
                    </a:xfrm>
                    <a:prstGeom prst="rect">
                      <a:avLst/>
                    </a:prstGeom>
                  </pic:spPr>
                </pic:pic>
              </a:graphicData>
            </a:graphic>
          </wp:inline>
        </w:drawing>
      </w:r>
    </w:p>
    <w:p w14:paraId="101E35C9" w14:textId="794271FC" w:rsidR="005F28BC" w:rsidRDefault="2AD621CB" w:rsidP="0046368F">
      <w:pPr>
        <w:pStyle w:val="Caption"/>
      </w:pPr>
      <w:bookmarkStart w:id="28" w:name="_Toc230349831"/>
      <w:r w:rsidRPr="2AD621CB">
        <w:rPr>
          <w:lang w:val="en-US"/>
        </w:rPr>
        <w:lastRenderedPageBreak/>
        <w:t xml:space="preserve">Figure </w:t>
      </w:r>
      <w:r w:rsidR="0046368F">
        <w:fldChar w:fldCharType="begin"/>
      </w:r>
      <w:r w:rsidR="0046368F">
        <w:instrText xml:space="preserve"> SEQ Figure \* ARABIC </w:instrText>
      </w:r>
      <w:r w:rsidR="0046368F">
        <w:fldChar w:fldCharType="separate"/>
      </w:r>
      <w:r w:rsidRPr="2AD621CB">
        <w:rPr>
          <w:noProof/>
          <w:lang w:val="en-US"/>
        </w:rPr>
        <w:t>6</w:t>
      </w:r>
      <w:r w:rsidR="0046368F">
        <w:fldChar w:fldCharType="end"/>
      </w:r>
      <w:r w:rsidRPr="2AD621CB">
        <w:rPr>
          <w:lang w:val="en-US"/>
        </w:rPr>
        <w:t>. Màn hình Dashboard</w:t>
      </w:r>
      <w:bookmarkEnd w:id="28"/>
    </w:p>
    <w:p w14:paraId="7C431953" w14:textId="0BF433B2" w:rsidR="00540941" w:rsidRPr="00540941" w:rsidRDefault="00024A52" w:rsidP="00355D0A">
      <w:pPr>
        <w:jc w:val="both"/>
      </w:pPr>
      <w:r>
        <w:tab/>
      </w:r>
      <w:r w:rsidRPr="2AD621CB">
        <w:rPr>
          <w:lang w:val="en-US"/>
        </w:rPr>
        <w:t xml:space="preserve">Màn hình Dashboard Overview hiển thị tổng quan số liệu hệ thống </w:t>
      </w:r>
      <w:r w:rsidR="0081235D" w:rsidRPr="2AD621CB">
        <w:rPr>
          <w:lang w:val="en-US"/>
        </w:rPr>
        <w:t xml:space="preserve">với </w:t>
      </w:r>
      <w:r w:rsidRPr="2AD621CB">
        <w:rPr>
          <w:lang w:val="en-US"/>
        </w:rPr>
        <w:t xml:space="preserve">tiêu đề </w:t>
      </w:r>
      <w:r w:rsidR="0081235D" w:rsidRPr="2AD621CB">
        <w:rPr>
          <w:lang w:val="en-US"/>
        </w:rPr>
        <w:t xml:space="preserve">và </w:t>
      </w:r>
      <w:r w:rsidRPr="2AD621CB">
        <w:rPr>
          <w:lang w:val="en-US"/>
        </w:rPr>
        <w:t xml:space="preserve">dòng mô tả ngăn cách </w:t>
      </w:r>
      <w:r w:rsidR="0081235D" w:rsidRPr="2AD621CB">
        <w:rPr>
          <w:lang w:val="en-US"/>
        </w:rPr>
        <w:t>bởi</w:t>
      </w:r>
      <w:r w:rsidRPr="2AD621CB">
        <w:rPr>
          <w:lang w:val="en-US"/>
        </w:rPr>
        <w:t xml:space="preserve"> đường kẻ ngang. </w:t>
      </w:r>
      <w:r w:rsidR="0081235D" w:rsidRPr="2AD621CB">
        <w:rPr>
          <w:lang w:val="en-US"/>
        </w:rPr>
        <w:t xml:space="preserve">Phía trên </w:t>
      </w:r>
      <w:r w:rsidRPr="2AD621CB">
        <w:rPr>
          <w:lang w:val="en-US"/>
        </w:rPr>
        <w:t>gồm hai thẻ thông tin lớn xếp cạnh nhau</w:t>
      </w:r>
      <w:r w:rsidR="0081235D" w:rsidRPr="2AD621CB">
        <w:rPr>
          <w:lang w:val="en-US"/>
        </w:rPr>
        <w:t xml:space="preserve"> </w:t>
      </w:r>
      <w:r w:rsidRPr="2AD621CB">
        <w:rPr>
          <w:lang w:val="en-US"/>
        </w:rPr>
        <w:t xml:space="preserve">hiển thị tổng số </w:t>
      </w:r>
      <w:r w:rsidR="0081235D" w:rsidRPr="2AD621CB">
        <w:rPr>
          <w:lang w:val="en-US"/>
        </w:rPr>
        <w:t>"Nhân viên" (</w:t>
      </w:r>
      <w:r w:rsidRPr="2AD621CB">
        <w:rPr>
          <w:lang w:val="en-US"/>
        </w:rPr>
        <w:t>biểu tượng thẻ tên</w:t>
      </w:r>
      <w:r w:rsidR="0081235D" w:rsidRPr="2AD621CB">
        <w:rPr>
          <w:lang w:val="en-US"/>
        </w:rPr>
        <w:t>)</w:t>
      </w:r>
      <w:r w:rsidRPr="2AD621CB">
        <w:rPr>
          <w:lang w:val="en-US"/>
        </w:rPr>
        <w:t xml:space="preserve"> và "Khách hàng" </w:t>
      </w:r>
      <w:r w:rsidR="0081235D" w:rsidRPr="2AD621CB">
        <w:rPr>
          <w:lang w:val="en-US"/>
        </w:rPr>
        <w:t>(</w:t>
      </w:r>
      <w:r w:rsidRPr="2AD621CB">
        <w:rPr>
          <w:lang w:val="en-US"/>
        </w:rPr>
        <w:t>biểu tượng nhóm người</w:t>
      </w:r>
      <w:r w:rsidR="0081235D" w:rsidRPr="2AD621CB">
        <w:rPr>
          <w:lang w:val="en-US"/>
        </w:rPr>
        <w:t>), hỗ trợ</w:t>
      </w:r>
      <w:r w:rsidRPr="2AD621CB">
        <w:rPr>
          <w:lang w:val="en-US"/>
        </w:rPr>
        <w:t xml:space="preserve"> định dạng dấu phẩy phân cách phần nghìn</w:t>
      </w:r>
      <w:r w:rsidR="0081235D" w:rsidRPr="2AD621CB">
        <w:rPr>
          <w:lang w:val="en-US"/>
        </w:rPr>
        <w:t>,</w:t>
      </w:r>
      <w:r w:rsidRPr="2AD621CB">
        <w:rPr>
          <w:lang w:val="en-US"/>
        </w:rPr>
        <w:t xml:space="preserve"> hiệu ứng tải </w:t>
      </w:r>
      <w:r w:rsidR="0081235D" w:rsidRPr="2AD621CB">
        <w:rPr>
          <w:lang w:val="en-US"/>
        </w:rPr>
        <w:t xml:space="preserve">trang </w:t>
      </w:r>
      <w:r w:rsidRPr="2AD621CB">
        <w:rPr>
          <w:lang w:val="en-US"/>
        </w:rPr>
        <w:t xml:space="preserve">(Skeleton loading) </w:t>
      </w:r>
      <w:r w:rsidR="0081235D" w:rsidRPr="2AD621CB">
        <w:rPr>
          <w:lang w:val="en-US"/>
        </w:rPr>
        <w:t xml:space="preserve">và </w:t>
      </w:r>
      <w:r w:rsidRPr="2AD621CB">
        <w:rPr>
          <w:lang w:val="en-US"/>
        </w:rPr>
        <w:t>đổi màu viền tương tác</w:t>
      </w:r>
      <w:r w:rsidR="0081235D" w:rsidRPr="2AD621CB">
        <w:rPr>
          <w:lang w:val="en-US"/>
        </w:rPr>
        <w:t xml:space="preserve"> khi di chuột.</w:t>
      </w:r>
      <w:r w:rsidRPr="2AD621CB">
        <w:rPr>
          <w:lang w:val="en-US"/>
        </w:rPr>
        <w:t xml:space="preserve"> Dưới cùng là khu vực phân tích chuyên sâu với hai biểu đồ trực quan</w:t>
      </w:r>
      <w:r w:rsidR="0081235D" w:rsidRPr="2AD621CB">
        <w:rPr>
          <w:lang w:val="en-US"/>
        </w:rPr>
        <w:t>:</w:t>
      </w:r>
      <w:r w:rsidRPr="2AD621CB">
        <w:rPr>
          <w:lang w:val="en-US"/>
        </w:rPr>
        <w:t xml:space="preserve"> thống kê đơn hàng (OrderStatsChart) và thống kê doanh thu (RevenueStatsChart</w:t>
      </w:r>
      <w:r w:rsidR="0081235D" w:rsidRPr="2AD621CB">
        <w:rPr>
          <w:lang w:val="en-US"/>
        </w:rPr>
        <w:t>),</w:t>
      </w:r>
      <w:r w:rsidRPr="2AD621CB">
        <w:rPr>
          <w:lang w:val="en-US"/>
        </w:rPr>
        <w:t xml:space="preserve"> giúp người quản trị dễ dàng theo dõi </w:t>
      </w:r>
      <w:r w:rsidR="0081235D" w:rsidRPr="2AD621CB">
        <w:rPr>
          <w:lang w:val="en-US"/>
        </w:rPr>
        <w:t xml:space="preserve">toàn bộ </w:t>
      </w:r>
      <w:r w:rsidRPr="2AD621CB">
        <w:rPr>
          <w:lang w:val="en-US"/>
        </w:rPr>
        <w:t>tình hình hoạt động.</w:t>
      </w:r>
    </w:p>
    <w:p w14:paraId="130EE995" w14:textId="77777777" w:rsidR="00355D0A" w:rsidRPr="00540941" w:rsidRDefault="00355D0A" w:rsidP="00355D0A">
      <w:pPr>
        <w:jc w:val="both"/>
      </w:pPr>
    </w:p>
    <w:p w14:paraId="56601584" w14:textId="77777777" w:rsidR="004F4B36" w:rsidRDefault="002A4485" w:rsidP="00355D0A">
      <w:pPr>
        <w:keepNext/>
        <w:spacing w:line="276" w:lineRule="auto"/>
        <w:jc w:val="both"/>
      </w:pPr>
      <w:r w:rsidRPr="002A4485">
        <w:rPr>
          <w:noProof/>
          <w:color w:val="FF0000"/>
        </w:rPr>
        <w:drawing>
          <wp:inline distT="0" distB="0" distL="0" distR="0" wp14:anchorId="25754DE8" wp14:editId="57A784F9">
            <wp:extent cx="5732145" cy="2971800"/>
            <wp:effectExtent l="0" t="0" r="1905" b="0"/>
            <wp:docPr id="1866270853" name="Picture 4">
              <a:extLst xmlns:a="http://schemas.openxmlformats.org/drawingml/2006/main">
                <a:ext uri="{FF2B5EF4-FFF2-40B4-BE49-F238E27FC236}">
                  <a16:creationId xmlns:a16="http://schemas.microsoft.com/office/drawing/2014/main" id="{12CE9AEC-2595-86B8-494F-A3CE7AD2D6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2CE9AEC-2595-86B8-494F-A3CE7AD2D6F7}"/>
                        </a:ext>
                      </a:extLst>
                    </pic:cNvPr>
                    <pic:cNvPicPr>
                      <a:picLocks noChangeAspect="1"/>
                    </pic:cNvPicPr>
                  </pic:nvPicPr>
                  <pic:blipFill>
                    <a:blip r:embed="rId133"/>
                    <a:stretch>
                      <a:fillRect/>
                    </a:stretch>
                  </pic:blipFill>
                  <pic:spPr>
                    <a:xfrm>
                      <a:off x="0" y="0"/>
                      <a:ext cx="5732145" cy="2971800"/>
                    </a:xfrm>
                    <a:prstGeom prst="rect">
                      <a:avLst/>
                    </a:prstGeom>
                  </pic:spPr>
                </pic:pic>
              </a:graphicData>
            </a:graphic>
          </wp:inline>
        </w:drawing>
      </w:r>
    </w:p>
    <w:p w14:paraId="4302BCAC" w14:textId="642611EF" w:rsidR="002A4485" w:rsidRDefault="2AD621CB" w:rsidP="004F4B36">
      <w:pPr>
        <w:pStyle w:val="Caption"/>
      </w:pPr>
      <w:bookmarkStart w:id="29" w:name="_Toc230349832"/>
      <w:r w:rsidRPr="2AD621CB">
        <w:rPr>
          <w:lang w:val="en-US"/>
        </w:rPr>
        <w:t xml:space="preserve">Figure </w:t>
      </w:r>
      <w:r w:rsidR="004F4B36">
        <w:fldChar w:fldCharType="begin"/>
      </w:r>
      <w:r w:rsidR="004F4B36">
        <w:instrText xml:space="preserve"> SEQ Figure \* ARABIC </w:instrText>
      </w:r>
      <w:r w:rsidR="004F4B36">
        <w:fldChar w:fldCharType="separate"/>
      </w:r>
      <w:r w:rsidRPr="2AD621CB">
        <w:rPr>
          <w:noProof/>
          <w:lang w:val="en-US"/>
        </w:rPr>
        <w:t>7</w:t>
      </w:r>
      <w:r w:rsidR="004F4B36">
        <w:fldChar w:fldCharType="end"/>
      </w:r>
      <w:r w:rsidRPr="2AD621CB">
        <w:rPr>
          <w:lang w:val="en-US"/>
        </w:rPr>
        <w:t xml:space="preserve">. </w:t>
      </w:r>
      <w:r w:rsidR="00764829">
        <w:rPr>
          <w:lang w:val="en-US"/>
        </w:rPr>
        <w:t>Q</w:t>
      </w:r>
      <w:r w:rsidRPr="2AD621CB">
        <w:rPr>
          <w:lang w:val="en-US"/>
        </w:rPr>
        <w:t>uản lý danh mục</w:t>
      </w:r>
      <w:bookmarkEnd w:id="29"/>
    </w:p>
    <w:p w14:paraId="794D2599" w14:textId="77777777" w:rsidR="00355D0A" w:rsidRDefault="2AD621CB" w:rsidP="00355D0A">
      <w:pPr>
        <w:keepNext/>
        <w:spacing w:line="276" w:lineRule="auto"/>
        <w:ind w:firstLine="720"/>
        <w:jc w:val="both"/>
      </w:pPr>
      <w:r w:rsidRPr="2AD621CB">
        <w:rPr>
          <w:lang w:val="en-US"/>
        </w:rPr>
        <w:t xml:space="preserve">Màn hình Quản lý danh mục hiển thị danh sách sản phẩm dưới dạng bảng chi tiết với tiêu đề, dòng mô tả và nút "Thêm mới" màu đen dành riêng cho Admin. Bảng gồm các cột Tên danh mục, Ngày tạo, Ngày cập nhật và cột Thao tác (chứa nút "Sửa", "Xóa" chỉ hiển thị với Admin), tích hợp hiệu ứng tải trang (Skeleton loading) hoặc thông báo trống "Chưa có danh mục nào" kèm biểu tượng trực quan. Ngoài ra, hệ thống tích </w:t>
      </w:r>
      <w:r w:rsidRPr="2AD621CB">
        <w:rPr>
          <w:lang w:val="en-US"/>
        </w:rPr>
        <w:lastRenderedPageBreak/>
        <w:t>hợp sẵn hộp thoại biểu mẫu (Modal) để nhập tên danh mục khi thêm/sửa và hộp thoại xác nhận (ConfirmModal) cảnh báo an toàn trước khi xóa dữ liệu.</w:t>
      </w:r>
    </w:p>
    <w:p w14:paraId="1993D368" w14:textId="77777777" w:rsidR="00355D0A" w:rsidRDefault="00355D0A" w:rsidP="00355D0A">
      <w:pPr>
        <w:keepNext/>
        <w:spacing w:line="276" w:lineRule="auto"/>
        <w:jc w:val="both"/>
      </w:pPr>
    </w:p>
    <w:p w14:paraId="6EAC53A8" w14:textId="1FA860BC" w:rsidR="001A7829" w:rsidRDefault="002A4485" w:rsidP="00355D0A">
      <w:pPr>
        <w:keepNext/>
        <w:spacing w:line="276" w:lineRule="auto"/>
        <w:jc w:val="both"/>
      </w:pPr>
      <w:r w:rsidRPr="002A4485">
        <w:rPr>
          <w:noProof/>
          <w:color w:val="FF0000"/>
        </w:rPr>
        <w:drawing>
          <wp:inline distT="0" distB="0" distL="0" distR="0" wp14:anchorId="1807805C" wp14:editId="5AFA7026">
            <wp:extent cx="5732145" cy="2978150"/>
            <wp:effectExtent l="0" t="0" r="1905" b="0"/>
            <wp:docPr id="1564434309" name="Picture 4">
              <a:extLst xmlns:a="http://schemas.openxmlformats.org/drawingml/2006/main">
                <a:ext uri="{FF2B5EF4-FFF2-40B4-BE49-F238E27FC236}">
                  <a16:creationId xmlns:a16="http://schemas.microsoft.com/office/drawing/2014/main" id="{68E456AD-D776-E180-D27B-97ED1DF6B4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8E456AD-D776-E180-D27B-97ED1DF6B428}"/>
                        </a:ext>
                      </a:extLst>
                    </pic:cNvPr>
                    <pic:cNvPicPr>
                      <a:picLocks noChangeAspect="1"/>
                    </pic:cNvPicPr>
                  </pic:nvPicPr>
                  <pic:blipFill>
                    <a:blip r:embed="rId134"/>
                    <a:stretch>
                      <a:fillRect/>
                    </a:stretch>
                  </pic:blipFill>
                  <pic:spPr>
                    <a:xfrm>
                      <a:off x="0" y="0"/>
                      <a:ext cx="5732145" cy="2978150"/>
                    </a:xfrm>
                    <a:prstGeom prst="rect">
                      <a:avLst/>
                    </a:prstGeom>
                  </pic:spPr>
                </pic:pic>
              </a:graphicData>
            </a:graphic>
          </wp:inline>
        </w:drawing>
      </w:r>
    </w:p>
    <w:p w14:paraId="0820443C" w14:textId="25011292" w:rsidR="002A4485" w:rsidRDefault="2AD621CB" w:rsidP="001A7829">
      <w:pPr>
        <w:pStyle w:val="Caption"/>
      </w:pPr>
      <w:bookmarkStart w:id="30" w:name="_Toc230349833"/>
      <w:r w:rsidRPr="2AD621CB">
        <w:rPr>
          <w:lang w:val="en-US"/>
        </w:rPr>
        <w:t xml:space="preserve">Figure </w:t>
      </w:r>
      <w:r w:rsidR="001A7829">
        <w:fldChar w:fldCharType="begin"/>
      </w:r>
      <w:r w:rsidR="001A7829">
        <w:instrText xml:space="preserve"> SEQ Figure \* ARABIC </w:instrText>
      </w:r>
      <w:r w:rsidR="001A7829">
        <w:fldChar w:fldCharType="separate"/>
      </w:r>
      <w:r w:rsidRPr="2AD621CB">
        <w:rPr>
          <w:noProof/>
          <w:lang w:val="en-US"/>
        </w:rPr>
        <w:t>8</w:t>
      </w:r>
      <w:r w:rsidR="001A7829">
        <w:fldChar w:fldCharType="end"/>
      </w:r>
      <w:r w:rsidRPr="2AD621CB">
        <w:rPr>
          <w:lang w:val="en-US"/>
        </w:rPr>
        <w:t xml:space="preserve">. </w:t>
      </w:r>
      <w:r w:rsidR="00764829">
        <w:rPr>
          <w:lang w:val="en-US"/>
        </w:rPr>
        <w:t>Q</w:t>
      </w:r>
      <w:r w:rsidRPr="2AD621CB">
        <w:rPr>
          <w:lang w:val="en-US"/>
        </w:rPr>
        <w:t>uản lý sản phẩm</w:t>
      </w:r>
      <w:bookmarkEnd w:id="30"/>
    </w:p>
    <w:p w14:paraId="0FBFF634" w14:textId="44C56759" w:rsidR="000D4788" w:rsidRDefault="2AD621CB" w:rsidP="00355D0A">
      <w:pPr>
        <w:ind w:firstLine="720"/>
        <w:jc w:val="both"/>
      </w:pPr>
      <w:r w:rsidRPr="2AD621CB">
        <w:rPr>
          <w:lang w:val="en-US"/>
        </w:rPr>
        <w:t>Màn hình Quản lý sản phẩm hiển thị danh sách sản phẩm dưới dạng bảng trực quan, gồm tiêu đề, hai tab trạng thái "Đang/Ngừng kinh doanh" và nút "Thêm mới" của Admin. Phía dưới là thanh bộ lọc đa năng gồm ô tìm kiếm, dropdown danh mục, bộ sắp xếp và khoảng giá từ-đến kèm nút "Lọc" / "Reset". Bảng dữ liệu hiển thị chi tiết các cột: Hình ảnh, Tên/Mã, Giá bán (kèm giá gốc gạch ngang và % giảm), Tồn kho, Danh mục và cột Thao tác nhanh (Xem, Sửa, Xóa/Khôi phục). Cuối trang là thanh phân trang thông minh rút gọn bằng dấu ba chấm (...), đi kèm các hộp thoại ngầm (Modal) để nhập liệu thêm/sửa hoặc xác nhận an toàn trước khi thay đổi dữ liệu.</w:t>
      </w:r>
    </w:p>
    <w:p w14:paraId="1EF75922" w14:textId="77777777" w:rsidR="00355D0A" w:rsidRPr="00BC314B" w:rsidRDefault="00355D0A" w:rsidP="00355D0A">
      <w:pPr>
        <w:jc w:val="both"/>
        <w:rPr>
          <w:lang w:val="en-US"/>
        </w:rPr>
      </w:pPr>
    </w:p>
    <w:p w14:paraId="54257906" w14:textId="77777777" w:rsidR="002A01B7" w:rsidRDefault="002A4485" w:rsidP="00355D0A">
      <w:pPr>
        <w:keepNext/>
        <w:spacing w:line="276" w:lineRule="auto"/>
        <w:jc w:val="both"/>
      </w:pPr>
      <w:r w:rsidRPr="002A4485">
        <w:rPr>
          <w:noProof/>
          <w:color w:val="FF0000"/>
        </w:rPr>
        <w:lastRenderedPageBreak/>
        <w:drawing>
          <wp:inline distT="0" distB="0" distL="0" distR="0" wp14:anchorId="05B82350" wp14:editId="04E851B7">
            <wp:extent cx="5732145" cy="2983865"/>
            <wp:effectExtent l="0" t="0" r="1905" b="6985"/>
            <wp:docPr id="1490394656" name="Picture 4">
              <a:extLst xmlns:a="http://schemas.openxmlformats.org/drawingml/2006/main">
                <a:ext uri="{FF2B5EF4-FFF2-40B4-BE49-F238E27FC236}">
                  <a16:creationId xmlns:a16="http://schemas.microsoft.com/office/drawing/2014/main" id="{BBD71D7B-D510-2A55-D16B-F769CFDB69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BD71D7B-D510-2A55-D16B-F769CFDB69EF}"/>
                        </a:ext>
                      </a:extLst>
                    </pic:cNvPr>
                    <pic:cNvPicPr>
                      <a:picLocks noChangeAspect="1"/>
                    </pic:cNvPicPr>
                  </pic:nvPicPr>
                  <pic:blipFill>
                    <a:blip r:embed="rId135"/>
                    <a:stretch>
                      <a:fillRect/>
                    </a:stretch>
                  </pic:blipFill>
                  <pic:spPr>
                    <a:xfrm>
                      <a:off x="0" y="0"/>
                      <a:ext cx="5732145" cy="2983865"/>
                    </a:xfrm>
                    <a:prstGeom prst="rect">
                      <a:avLst/>
                    </a:prstGeom>
                  </pic:spPr>
                </pic:pic>
              </a:graphicData>
            </a:graphic>
          </wp:inline>
        </w:drawing>
      </w:r>
    </w:p>
    <w:p w14:paraId="3486B964" w14:textId="1DA52175" w:rsidR="002A4485" w:rsidRDefault="2AD621CB" w:rsidP="002A01B7">
      <w:pPr>
        <w:pStyle w:val="Caption"/>
      </w:pPr>
      <w:bookmarkStart w:id="31" w:name="_Toc230349834"/>
      <w:r w:rsidRPr="2AD621CB">
        <w:rPr>
          <w:lang w:val="en-US"/>
        </w:rPr>
        <w:t xml:space="preserve">Figure </w:t>
      </w:r>
      <w:r w:rsidR="002A01B7">
        <w:fldChar w:fldCharType="begin"/>
      </w:r>
      <w:r w:rsidR="002A01B7">
        <w:instrText xml:space="preserve"> SEQ Figure \* ARABIC </w:instrText>
      </w:r>
      <w:r w:rsidR="002A01B7">
        <w:fldChar w:fldCharType="separate"/>
      </w:r>
      <w:r w:rsidRPr="2AD621CB">
        <w:rPr>
          <w:noProof/>
          <w:lang w:val="en-US"/>
        </w:rPr>
        <w:t>9</w:t>
      </w:r>
      <w:r w:rsidR="002A01B7">
        <w:fldChar w:fldCharType="end"/>
      </w:r>
      <w:r w:rsidRPr="2AD621CB">
        <w:rPr>
          <w:lang w:val="en-US"/>
        </w:rPr>
        <w:t xml:space="preserve">. </w:t>
      </w:r>
      <w:r w:rsidR="00764829">
        <w:rPr>
          <w:lang w:val="en-US"/>
        </w:rPr>
        <w:t>Q</w:t>
      </w:r>
      <w:r w:rsidRPr="2AD621CB">
        <w:rPr>
          <w:lang w:val="en-US"/>
        </w:rPr>
        <w:t>uản lý tài khoản nhân viên</w:t>
      </w:r>
      <w:bookmarkEnd w:id="31"/>
    </w:p>
    <w:p w14:paraId="532AEC76" w14:textId="3737CF33" w:rsidR="00BC314B" w:rsidRDefault="2AD621CB" w:rsidP="00355D0A">
      <w:pPr>
        <w:ind w:firstLine="720"/>
        <w:jc w:val="both"/>
      </w:pPr>
      <w:r w:rsidRPr="2AD621CB">
        <w:rPr>
          <w:lang w:val="en-US"/>
        </w:rPr>
        <w:t>Màn hình Quản lý tài khoản hiển thị danh sách nhân sự dưới dạng bảng trực quan, gồm tiêu đề, dòng mô tả và ba thẻ thống kê nhanh số lượng tài khoản (tổng số, đang hoạt động, đã vô hiệu hóa). Ngay bên cạnh là bộ lọc đa năng hỗ trợ phân loại theo quyền hạn, sắp xếp theo trạng thái và ô tìm kiếm linh hoạt theo Tên, SĐT hoặc Email. Bảng dữ liệu chính hiển thị khoa học các cột thông tin từ Ảnh đại diện, mã ID, Liên hệ đến nhãn Vai trò mã hóa màu riêng biệt. Cột trạng thái tích hợp nút gạt thông minh giúp Admin bật/tắt kích hoạt nhanh (tự động khóa đối với chính mình), đi kèm các nút Xem chi tiết và Chỉnh sửa tự động hiện lên khi di chuột qua từng dòng.</w:t>
      </w:r>
    </w:p>
    <w:p w14:paraId="6DD0DB95" w14:textId="77777777" w:rsidR="00355D0A" w:rsidRPr="002D38C6" w:rsidRDefault="00355D0A" w:rsidP="00355D0A">
      <w:pPr>
        <w:jc w:val="both"/>
        <w:rPr>
          <w:lang w:val="en-US"/>
        </w:rPr>
      </w:pPr>
    </w:p>
    <w:p w14:paraId="3909F904" w14:textId="77777777" w:rsidR="00540941" w:rsidRDefault="00A919EE" w:rsidP="00355D0A">
      <w:pPr>
        <w:keepNext/>
        <w:spacing w:line="276" w:lineRule="auto"/>
        <w:jc w:val="both"/>
      </w:pPr>
      <w:r w:rsidRPr="00A919EE">
        <w:rPr>
          <w:noProof/>
          <w:color w:val="FF0000"/>
        </w:rPr>
        <w:lastRenderedPageBreak/>
        <w:drawing>
          <wp:inline distT="0" distB="0" distL="0" distR="0" wp14:anchorId="63ABFE18" wp14:editId="14AA30F4">
            <wp:extent cx="5732145" cy="2988310"/>
            <wp:effectExtent l="0" t="0" r="1905" b="2540"/>
            <wp:docPr id="1492600595" name="Picture 4">
              <a:extLst xmlns:a="http://schemas.openxmlformats.org/drawingml/2006/main">
                <a:ext uri="{FF2B5EF4-FFF2-40B4-BE49-F238E27FC236}">
                  <a16:creationId xmlns:a16="http://schemas.microsoft.com/office/drawing/2014/main" id="{4D33BA78-A2FA-991E-7809-364D47B1F2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D33BA78-A2FA-991E-7809-364D47B1F210}"/>
                        </a:ext>
                      </a:extLst>
                    </pic:cNvPr>
                    <pic:cNvPicPr>
                      <a:picLocks noChangeAspect="1"/>
                    </pic:cNvPicPr>
                  </pic:nvPicPr>
                  <pic:blipFill>
                    <a:blip r:embed="rId136"/>
                    <a:stretch>
                      <a:fillRect/>
                    </a:stretch>
                  </pic:blipFill>
                  <pic:spPr>
                    <a:xfrm>
                      <a:off x="0" y="0"/>
                      <a:ext cx="5732145" cy="2988310"/>
                    </a:xfrm>
                    <a:prstGeom prst="rect">
                      <a:avLst/>
                    </a:prstGeom>
                  </pic:spPr>
                </pic:pic>
              </a:graphicData>
            </a:graphic>
          </wp:inline>
        </w:drawing>
      </w:r>
    </w:p>
    <w:p w14:paraId="7C9FEBDE" w14:textId="3F6F3284" w:rsidR="00A919EE" w:rsidRDefault="2AD621CB" w:rsidP="00540941">
      <w:pPr>
        <w:pStyle w:val="Caption"/>
      </w:pPr>
      <w:bookmarkStart w:id="32" w:name="_Toc230349835"/>
      <w:r w:rsidRPr="2AD621CB">
        <w:rPr>
          <w:lang w:val="en-US"/>
        </w:rPr>
        <w:t xml:space="preserve">Figure </w:t>
      </w:r>
      <w:r w:rsidR="00540941">
        <w:fldChar w:fldCharType="begin"/>
      </w:r>
      <w:r w:rsidR="00540941">
        <w:instrText xml:space="preserve"> SEQ Figure \* ARABIC </w:instrText>
      </w:r>
      <w:r w:rsidR="00540941">
        <w:fldChar w:fldCharType="separate"/>
      </w:r>
      <w:r w:rsidRPr="2AD621CB">
        <w:rPr>
          <w:noProof/>
          <w:lang w:val="en-US"/>
        </w:rPr>
        <w:t>10</w:t>
      </w:r>
      <w:r w:rsidR="00540941">
        <w:fldChar w:fldCharType="end"/>
      </w:r>
      <w:r w:rsidRPr="2AD621CB">
        <w:rPr>
          <w:lang w:val="en-US"/>
        </w:rPr>
        <w:t xml:space="preserve">. </w:t>
      </w:r>
      <w:r w:rsidR="00764829">
        <w:rPr>
          <w:lang w:val="en-US"/>
        </w:rPr>
        <w:t>Q</w:t>
      </w:r>
      <w:r w:rsidRPr="2AD621CB">
        <w:rPr>
          <w:lang w:val="en-US"/>
        </w:rPr>
        <w:t>uản lý khách hàng</w:t>
      </w:r>
      <w:bookmarkEnd w:id="32"/>
    </w:p>
    <w:p w14:paraId="27CC7C37" w14:textId="35D98C1B" w:rsidR="002D38C6" w:rsidRPr="002D38C6" w:rsidRDefault="2AD621CB" w:rsidP="00355D0A">
      <w:pPr>
        <w:ind w:firstLine="720"/>
        <w:jc w:val="both"/>
      </w:pPr>
      <w:r w:rsidRPr="2AD621CB">
        <w:rPr>
          <w:lang w:val="en-US"/>
        </w:rPr>
        <w:t>Màn hình Quản lý khách hàng nổi bật với thanh bộ lọc ngang gồm các nút chọn giới tính, ô tìm kiếm thông minh (Tên, SĐT, Email) và dòng hiển thị tổng số lượng khách hàng. Trung tâm giao diện là bảng dữ liệu 6 cột hiển thị chi tiết từ ảnh đại diện vuông chứa chữ cái đầu, mã ID rút gọn, nhãn giới tính viết hoa, đến các nút thao tác xem chi tiết và nút gạt SVG bật/tắt kích hoạt (tích hợp vòng xoay chờ chống trùng lặp tác vụ). Bố cục được tối ưu mượt mà nhờ cơ chế tải trang giả lập (Skeleton Loader), tính năng tự động làm mờ tài khoản bị vô hiệu hóa và thanh phân trang thông minh rút gọn bằng dấu ba chấm (...).</w:t>
      </w:r>
    </w:p>
    <w:p w14:paraId="0479AC8F" w14:textId="77777777" w:rsidR="00355D0A" w:rsidRPr="002D38C6" w:rsidRDefault="00355D0A" w:rsidP="00355D0A">
      <w:pPr>
        <w:jc w:val="both"/>
      </w:pPr>
    </w:p>
    <w:p w14:paraId="0A7566B8" w14:textId="77777777" w:rsidR="00540941" w:rsidRDefault="001607F0" w:rsidP="00355D0A">
      <w:pPr>
        <w:keepNext/>
        <w:spacing w:line="276" w:lineRule="auto"/>
        <w:jc w:val="both"/>
      </w:pPr>
      <w:r w:rsidRPr="001607F0">
        <w:rPr>
          <w:noProof/>
          <w:color w:val="FF0000"/>
        </w:rPr>
        <w:lastRenderedPageBreak/>
        <w:drawing>
          <wp:inline distT="0" distB="0" distL="0" distR="0" wp14:anchorId="37FBAF88" wp14:editId="485C7D39">
            <wp:extent cx="5732145" cy="2981325"/>
            <wp:effectExtent l="0" t="0" r="1905" b="9525"/>
            <wp:docPr id="1392657697" name="Picture 5">
              <a:extLst xmlns:a="http://schemas.openxmlformats.org/drawingml/2006/main">
                <a:ext uri="{FF2B5EF4-FFF2-40B4-BE49-F238E27FC236}">
                  <a16:creationId xmlns:a16="http://schemas.microsoft.com/office/drawing/2014/main" id="{A5A970DF-9E61-799D-72FB-69C1C029D6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5A970DF-9E61-799D-72FB-69C1C029D6F5}"/>
                        </a:ext>
                      </a:extLst>
                    </pic:cNvPr>
                    <pic:cNvPicPr>
                      <a:picLocks noChangeAspect="1"/>
                    </pic:cNvPicPr>
                  </pic:nvPicPr>
                  <pic:blipFill>
                    <a:blip r:embed="rId137"/>
                    <a:stretch>
                      <a:fillRect/>
                    </a:stretch>
                  </pic:blipFill>
                  <pic:spPr>
                    <a:xfrm>
                      <a:off x="0" y="0"/>
                      <a:ext cx="5732145" cy="2981325"/>
                    </a:xfrm>
                    <a:prstGeom prst="rect">
                      <a:avLst/>
                    </a:prstGeom>
                  </pic:spPr>
                </pic:pic>
              </a:graphicData>
            </a:graphic>
          </wp:inline>
        </w:drawing>
      </w:r>
    </w:p>
    <w:p w14:paraId="54F25A3D" w14:textId="35AA8907" w:rsidR="00540941" w:rsidRDefault="2AD621CB" w:rsidP="00540941">
      <w:pPr>
        <w:pStyle w:val="Caption"/>
      </w:pPr>
      <w:bookmarkStart w:id="33" w:name="_Toc230349836"/>
      <w:r w:rsidRPr="2AD621CB">
        <w:rPr>
          <w:lang w:val="en-US"/>
        </w:rPr>
        <w:t xml:space="preserve">Figure </w:t>
      </w:r>
      <w:r w:rsidR="00540941">
        <w:fldChar w:fldCharType="begin"/>
      </w:r>
      <w:r w:rsidR="00540941">
        <w:instrText xml:space="preserve"> SEQ Figure \* ARABIC </w:instrText>
      </w:r>
      <w:r w:rsidR="00540941">
        <w:fldChar w:fldCharType="separate"/>
      </w:r>
      <w:r w:rsidRPr="2AD621CB">
        <w:rPr>
          <w:noProof/>
          <w:lang w:val="en-US"/>
        </w:rPr>
        <w:t>11</w:t>
      </w:r>
      <w:r w:rsidR="00540941">
        <w:fldChar w:fldCharType="end"/>
      </w:r>
      <w:r w:rsidRPr="2AD621CB">
        <w:rPr>
          <w:lang w:val="en-US"/>
        </w:rPr>
        <w:t xml:space="preserve">. </w:t>
      </w:r>
      <w:r w:rsidR="00764829">
        <w:rPr>
          <w:lang w:val="en-US"/>
        </w:rPr>
        <w:t>Q</w:t>
      </w:r>
      <w:r w:rsidRPr="2AD621CB">
        <w:rPr>
          <w:lang w:val="en-US"/>
        </w:rPr>
        <w:t>uản lý tin nổi bật</w:t>
      </w:r>
      <w:bookmarkEnd w:id="33"/>
    </w:p>
    <w:p w14:paraId="0F3A5362" w14:textId="6C58C018" w:rsidR="00E15B8B" w:rsidRPr="00DB03EC" w:rsidRDefault="2AD621CB" w:rsidP="2AD621CB">
      <w:pPr>
        <w:spacing w:line="276" w:lineRule="auto"/>
        <w:ind w:firstLine="720"/>
        <w:jc w:val="both"/>
        <w:rPr>
          <w:color w:val="FF0000"/>
          <w:lang w:val="en-US"/>
        </w:rPr>
      </w:pPr>
      <w:r w:rsidRPr="2AD621CB">
        <w:rPr>
          <w:lang w:val="en-US"/>
        </w:rPr>
        <w:t xml:space="preserve">Màn hình Quản lý tin nổi bật hiển thị danh sách banner trang chủ với bố cục ba khu vực linh hoạt, gồm tiêu đề kèm mô tả và nút "THÊM TIN NỔI BẬT" của Admin ở phía trên. Trung tâm là bảng dữ liệu hiển thị Số thứ tự hai chữ số, Tiêu đề, Nội dung rút gọn, hai ô ảnh xem trước (Landscape 16:9 và Portrait 3:4) và bộ nút thao tác ẩn/hiện động khi di chuột qua. Khi nhấn chọn một dòng, ngăn kéo chi tiết (Detail Drawer) rộng 400px sẽ trượt ra từ cạnh phải hiển thị toàn bộ thông tin, liên kết và mốc thời gian hệ thống. Ngoài ra, màn hình tích hợp sẵn hộp thoại biểu mẫu (Form Modal) chính giữa hỗ trợ dán URL hoặc tải ảnh trực tiếp từ máy tính, đồng thời giới hạn nghiêm ngặt ký tự nhập liệu (32 cho tiêu đề, 64 cho nội dung) kèm trạng thái chờ xử lý trực quan. </w:t>
      </w:r>
      <w:r w:rsidR="00122623" w:rsidRPr="2AD621CB">
        <w:rPr>
          <w:color w:val="FF0000"/>
          <w:lang w:val="en-US"/>
        </w:rPr>
        <w:br w:type="page"/>
      </w:r>
    </w:p>
    <w:p w14:paraId="7A7B5D03" w14:textId="079FD566" w:rsidR="00E15B8B" w:rsidRDefault="00A81C5D" w:rsidP="008F5C19">
      <w:pPr>
        <w:pStyle w:val="Heading1"/>
      </w:pPr>
      <w:bookmarkStart w:id="34" w:name="_Toc230322425"/>
      <w:r w:rsidRPr="57F0573F">
        <w:rPr>
          <w:lang w:val="en-US"/>
        </w:rPr>
        <w:lastRenderedPageBreak/>
        <w:t>Kết luận</w:t>
      </w:r>
      <w:bookmarkEnd w:id="34"/>
    </w:p>
    <w:p w14:paraId="69AC41FC" w14:textId="2150AD9C" w:rsidR="00E15B8B" w:rsidRDefault="00A81C5D" w:rsidP="008F5C19">
      <w:pPr>
        <w:pStyle w:val="Heading2"/>
        <w:rPr>
          <w:lang w:val="en-US"/>
        </w:rPr>
      </w:pPr>
      <w:r w:rsidRPr="57F0573F">
        <w:rPr>
          <w:lang w:val="en-US"/>
        </w:rPr>
        <w:t>Kết quả đạt được</w:t>
      </w:r>
    </w:p>
    <w:p w14:paraId="4E0A7B5F" w14:textId="77777777" w:rsidR="00AB7F09" w:rsidRPr="00CC6B37" w:rsidRDefault="00AB7F09" w:rsidP="001E4584">
      <w:pPr>
        <w:ind w:firstLine="360"/>
        <w:jc w:val="both"/>
        <w:rPr>
          <w:lang w:val="en-US"/>
        </w:rPr>
      </w:pPr>
      <w:r w:rsidRPr="00CC6B37">
        <w:rPr>
          <w:lang w:val="en-US"/>
        </w:rPr>
        <w:t>Đề tài đã xây dựng thành công một hệ thống quản lý sản phẩm và bán hàng trực tuyến hoàn chỉnh cho thương hiệu thời trang SLY, đáp ứng tốt các yêu cầu nghiệp vụ từ khách vãng lai, khách hàng thành viên, nhân viên tư vấn đến quản trị viên. Hệ thống được triển khai theo kiến trúc hiện đại, phân tách rõ ràng giữa Frontend và Backend, đảm bảo tính ổn định, bảo mật và khả năng mở rộng.</w:t>
      </w:r>
    </w:p>
    <w:p w14:paraId="032BC79A" w14:textId="77777777" w:rsidR="00AB7F09" w:rsidRPr="00CC6B37" w:rsidRDefault="00AB7F09" w:rsidP="001E4584">
      <w:pPr>
        <w:ind w:firstLine="360"/>
        <w:jc w:val="both"/>
        <w:rPr>
          <w:lang w:val="en-US"/>
        </w:rPr>
      </w:pPr>
      <w:r w:rsidRPr="00CC6B37">
        <w:rPr>
          <w:lang w:val="en-US"/>
        </w:rPr>
        <w:t>Các kết quả cụ thể:</w:t>
      </w:r>
    </w:p>
    <w:p w14:paraId="52D237B8" w14:textId="77777777" w:rsidR="00CC6B37" w:rsidRPr="00870055" w:rsidRDefault="00CC6B37" w:rsidP="004743F3">
      <w:pPr>
        <w:pStyle w:val="ListParagraph"/>
        <w:numPr>
          <w:ilvl w:val="0"/>
          <w:numId w:val="41"/>
        </w:numPr>
        <w:jc w:val="both"/>
        <w:rPr>
          <w:lang w:val="en-US"/>
        </w:rPr>
      </w:pPr>
      <w:r w:rsidRPr="002A149A">
        <w:rPr>
          <w:lang w:val="en-US"/>
        </w:rPr>
        <w:t>Kiến trúc và Giao diện (Frontend):</w:t>
      </w:r>
      <w:r w:rsidRPr="00870055">
        <w:rPr>
          <w:lang w:val="en-US"/>
        </w:rPr>
        <w:t xml:space="preserve"> Được phát triển bằng React.js kết hợp Tailwind CSS. Xây dựng thành công các chức năng lọc nâng cao (danh mục, giá), sắp xếp linh hoạt và quản lý giỏ hàng mượt mà, mang lại trải nghiệm người dùng (UX) hiện đại và tương thích tốt trên nhiều thiết bị.</w:t>
      </w:r>
    </w:p>
    <w:p w14:paraId="6023262E" w14:textId="34F6BA1F" w:rsidR="0085235F" w:rsidRPr="002A149A" w:rsidRDefault="0085235F" w:rsidP="004743F3">
      <w:pPr>
        <w:pStyle w:val="ListParagraph"/>
        <w:numPr>
          <w:ilvl w:val="0"/>
          <w:numId w:val="41"/>
        </w:numPr>
        <w:jc w:val="both"/>
        <w:rPr>
          <w:lang w:val="en-US"/>
        </w:rPr>
      </w:pPr>
      <w:r w:rsidRPr="0085235F">
        <w:rPr>
          <w:lang w:val="en-US"/>
        </w:rPr>
        <w:t>Nghiệp vụ Thương mại điện tử (Mua - Bán - Thanh toán): Xây dựng chu trình mua sắm khép kín từ lúc thêm vào giỏ hàng, nhập thông tin nhận hàng, đến tính toán tổng tiền (bao gồm giá khuyến mãi) và chốt đơn/thanh toán. Hệ thống tự động trừ trừ số lượng hàng tồn kho và cho phép khách hàng theo dõi sát sao trạng thái đơn hàng (Chờ duyệt, Đang giao, Đã hoàn thành).</w:t>
      </w:r>
    </w:p>
    <w:p w14:paraId="65B07BD6" w14:textId="77777777" w:rsidR="00CC6B37" w:rsidRPr="00870055" w:rsidRDefault="00CC6B37" w:rsidP="004743F3">
      <w:pPr>
        <w:pStyle w:val="ListParagraph"/>
        <w:numPr>
          <w:ilvl w:val="0"/>
          <w:numId w:val="41"/>
        </w:numPr>
        <w:jc w:val="both"/>
        <w:rPr>
          <w:lang w:val="en-US"/>
        </w:rPr>
      </w:pPr>
      <w:r w:rsidRPr="002A149A">
        <w:rPr>
          <w:lang w:val="en-US"/>
        </w:rPr>
        <w:t>Dịch vụ Cốt lõi (Backend):</w:t>
      </w:r>
      <w:r w:rsidRPr="00870055">
        <w:rPr>
          <w:lang w:val="en-US"/>
        </w:rPr>
        <w:t xml:space="preserve"> Ứng dụng framework Spring Boot (Java) cung cấp hệ thống RESTful API an toàn. Xử lý tốt các nghiệp vụ phân quyền, xác thực bảo mật (JWT Authentication) và tính toán giá động, tồn kho.</w:t>
      </w:r>
    </w:p>
    <w:p w14:paraId="3E8BB375" w14:textId="77777777" w:rsidR="00CC6B37" w:rsidRPr="00870055" w:rsidRDefault="00CC6B37" w:rsidP="004743F3">
      <w:pPr>
        <w:pStyle w:val="ListParagraph"/>
        <w:numPr>
          <w:ilvl w:val="0"/>
          <w:numId w:val="41"/>
        </w:numPr>
        <w:jc w:val="both"/>
        <w:rPr>
          <w:lang w:val="en-US"/>
        </w:rPr>
      </w:pPr>
      <w:r w:rsidRPr="002A149A">
        <w:rPr>
          <w:lang w:val="en-US"/>
        </w:rPr>
        <w:t>Tích hợp Trí tuệ Nhân tạo (AI Chatbot):</w:t>
      </w:r>
      <w:r w:rsidRPr="00870055">
        <w:rPr>
          <w:lang w:val="en-US"/>
        </w:rPr>
        <w:t xml:space="preserve"> Tích hợp thành công thư viện LangChain4j và mô hình Google Gemini. Chatbot có khả năng hiểu ngữ cảnh (song ngữ Anh/Việt), tự động tra cứu cơ sở dữ liệu để gợi ý sản phẩm và tư vấn trực tiếp cho khách hàng.</w:t>
      </w:r>
    </w:p>
    <w:p w14:paraId="10706CDE" w14:textId="77777777" w:rsidR="00CC6B37" w:rsidRPr="00870055" w:rsidRDefault="00CC6B37" w:rsidP="004743F3">
      <w:pPr>
        <w:pStyle w:val="ListParagraph"/>
        <w:numPr>
          <w:ilvl w:val="0"/>
          <w:numId w:val="41"/>
        </w:numPr>
        <w:jc w:val="both"/>
        <w:rPr>
          <w:lang w:val="en-US"/>
        </w:rPr>
      </w:pPr>
      <w:r w:rsidRPr="002A149A">
        <w:rPr>
          <w:lang w:val="en-US"/>
        </w:rPr>
        <w:t>Hệ thống tương tác Real-time:</w:t>
      </w:r>
      <w:r w:rsidRPr="00870055">
        <w:rPr>
          <w:lang w:val="en-US"/>
        </w:rPr>
        <w:t xml:space="preserve"> Xây dựng cổng Hỗ trợ khách hàng trực tuyến áp dụng công nghệ WebSocket (STOMP), cho phép khách hàng chuyển tiếp cuộc trò chuyện từ AI sang Nhân viên thật (handoff) một cách liền mạch, không độ trễ.</w:t>
      </w:r>
    </w:p>
    <w:p w14:paraId="18504D7E" w14:textId="440D4090" w:rsidR="00CC6B37" w:rsidRPr="00870055" w:rsidRDefault="00CC6B37" w:rsidP="004743F3">
      <w:pPr>
        <w:pStyle w:val="ListParagraph"/>
        <w:numPr>
          <w:ilvl w:val="0"/>
          <w:numId w:val="41"/>
        </w:numPr>
        <w:jc w:val="both"/>
        <w:rPr>
          <w:lang w:val="en-US"/>
        </w:rPr>
      </w:pPr>
      <w:r w:rsidRPr="002A149A">
        <w:rPr>
          <w:lang w:val="en-US"/>
        </w:rPr>
        <w:t>Quản trị toàn diện (Admin Dashboard):</w:t>
      </w:r>
      <w:r w:rsidRPr="00870055">
        <w:rPr>
          <w:lang w:val="en-US"/>
        </w:rPr>
        <w:t xml:space="preserve"> Xây dựng trang quản trị độc lập giúp Admin/Nhân viên dễ dàng thao tác CRUD (thêm/sửa/xóa) sản phẩm, danh mục; </w:t>
      </w:r>
      <w:r w:rsidRPr="00870055">
        <w:rPr>
          <w:lang w:val="en-US"/>
        </w:rPr>
        <w:lastRenderedPageBreak/>
        <w:t>đồng thời quản lý hiệu quả các phiên chat trực tuyến, theo dõi đơn hàng và người dùng.</w:t>
      </w:r>
    </w:p>
    <w:p w14:paraId="17E85ADF" w14:textId="1C67C45C" w:rsidR="00E15B8B" w:rsidRPr="004753D2" w:rsidRDefault="00A81C5D" w:rsidP="00870055">
      <w:pPr>
        <w:pStyle w:val="Heading2"/>
      </w:pPr>
      <w:bookmarkStart w:id="35" w:name="_heading=h.9rsznee3y1c" w:colFirst="0" w:colLast="0"/>
      <w:bookmarkEnd w:id="35"/>
      <w:r w:rsidRPr="004753D2">
        <w:rPr>
          <w:lang w:val="en-US"/>
        </w:rPr>
        <w:t>Hạn chế</w:t>
      </w:r>
    </w:p>
    <w:p w14:paraId="47F2DD26" w14:textId="77777777" w:rsidR="00E15B8B" w:rsidRPr="004753D2" w:rsidRDefault="00A81C5D" w:rsidP="001E4584">
      <w:pPr>
        <w:spacing w:after="240"/>
        <w:ind w:firstLine="414"/>
        <w:jc w:val="both"/>
        <w:rPr>
          <w:color w:val="000000" w:themeColor="text1"/>
          <w:lang w:val="en-US"/>
        </w:rPr>
      </w:pPr>
      <w:r w:rsidRPr="004753D2">
        <w:rPr>
          <w:color w:val="000000" w:themeColor="text1"/>
          <w:lang w:val="en-US"/>
        </w:rPr>
        <w:t>Mặc dù đạt được nhiều kết quả tích cực, hệ thống vẫn tồn tại một số hạn chế cần khắc phục trong tương lai:</w:t>
      </w:r>
    </w:p>
    <w:p w14:paraId="0D224CC6" w14:textId="77777777" w:rsidR="007A393A" w:rsidRPr="00060B8D" w:rsidRDefault="007A393A" w:rsidP="004743F3">
      <w:pPr>
        <w:pStyle w:val="ListParagraph"/>
        <w:numPr>
          <w:ilvl w:val="0"/>
          <w:numId w:val="41"/>
        </w:numPr>
        <w:spacing w:after="240"/>
        <w:jc w:val="both"/>
        <w:rPr>
          <w:color w:val="000000" w:themeColor="text1"/>
          <w:lang w:val="en-US"/>
        </w:rPr>
      </w:pPr>
      <w:r w:rsidRPr="00060B8D">
        <w:rPr>
          <w:color w:val="000000" w:themeColor="text1"/>
          <w:lang w:val="en-US"/>
        </w:rPr>
        <w:t>Hệ thống đánh giá &amp; tương tác cộng đồng: Hiện tại khách hàng chưa thể để lại bình luận (review), xếp hạng (rating) hay hình ảnh thực tế cho sản phẩm đã mua, làm giảm tính khách quan và khả năng tương tác của cộng đồng.</w:t>
      </w:r>
    </w:p>
    <w:p w14:paraId="5EF52211" w14:textId="77777777" w:rsidR="005F5A15" w:rsidRPr="007A393A" w:rsidRDefault="005F5A15" w:rsidP="004743F3">
      <w:pPr>
        <w:pStyle w:val="ListParagraph"/>
        <w:numPr>
          <w:ilvl w:val="0"/>
          <w:numId w:val="41"/>
        </w:numPr>
        <w:spacing w:after="240"/>
        <w:jc w:val="both"/>
        <w:rPr>
          <w:color w:val="000000" w:themeColor="text1"/>
          <w:lang w:val="en-US"/>
        </w:rPr>
      </w:pPr>
      <w:r w:rsidRPr="007A393A">
        <w:rPr>
          <w:color w:val="000000" w:themeColor="text1"/>
          <w:lang w:val="en-US"/>
        </w:rPr>
        <w:t>Quốc tế hóa (i18n): Mặc dù AI Chatbot có khả năng giao tiếp đa ngôn ngữ, nhưng toàn bộ giao diện người dùng (UI) của website mới chỉ hỗ trợ ngôn ngữ mặc định.</w:t>
      </w:r>
    </w:p>
    <w:p w14:paraId="7D28E134" w14:textId="7C031C98" w:rsidR="005F5A15" w:rsidRPr="007A393A" w:rsidRDefault="005F5A15" w:rsidP="004743F3">
      <w:pPr>
        <w:pStyle w:val="ListParagraph"/>
        <w:numPr>
          <w:ilvl w:val="0"/>
          <w:numId w:val="41"/>
        </w:numPr>
        <w:spacing w:after="240"/>
        <w:jc w:val="both"/>
        <w:rPr>
          <w:color w:val="000000" w:themeColor="text1"/>
          <w:lang w:val="en-US"/>
        </w:rPr>
      </w:pPr>
      <w:r w:rsidRPr="007A393A">
        <w:rPr>
          <w:color w:val="000000" w:themeColor="text1"/>
          <w:lang w:val="en-US"/>
        </w:rPr>
        <w:t xml:space="preserve">Cơ chế Cache và Tối ưu hiệu suất: Hệ thống </w:t>
      </w:r>
      <w:r w:rsidRPr="00060B8D">
        <w:rPr>
          <w:bCs/>
          <w:color w:val="000000" w:themeColor="text1"/>
          <w:lang w:val="en-US"/>
        </w:rPr>
        <w:t xml:space="preserve">chưa </w:t>
      </w:r>
      <w:r w:rsidRPr="007A393A">
        <w:rPr>
          <w:color w:val="000000" w:themeColor="text1"/>
          <w:lang w:val="en-US"/>
        </w:rPr>
        <w:t>tích hợp các giải pháp bộ nhớ đệm phân tán (như Redis) cho các tác vụ truy vấn danh mục hoặc giỏ hàng. Với lượng dữ liệu mẫu hiện tại hệ thống hoạt động rất mượt mà, tuy nhiên có thể gặp độ trễ nếu phải xử lý hàng nghìn truy vấn đồng thời (high traffic).</w:t>
      </w:r>
    </w:p>
    <w:p w14:paraId="6D1AF5BF" w14:textId="0B56CA8C" w:rsidR="00684A69" w:rsidRPr="00060B8D" w:rsidRDefault="005F5A15" w:rsidP="004743F3">
      <w:pPr>
        <w:pStyle w:val="ListParagraph"/>
        <w:numPr>
          <w:ilvl w:val="0"/>
          <w:numId w:val="41"/>
        </w:numPr>
        <w:spacing w:after="240"/>
        <w:jc w:val="both"/>
        <w:rPr>
          <w:color w:val="000000" w:themeColor="text1"/>
          <w:lang w:val="en-US"/>
        </w:rPr>
      </w:pPr>
      <w:r w:rsidRPr="007A393A">
        <w:rPr>
          <w:color w:val="000000" w:themeColor="text1"/>
          <w:lang w:val="en-US"/>
        </w:rPr>
        <w:t>Triển khai và Vận hành (DevOps): Mặc dù dự án đã bắt đầu khởi tạo cấu trúc hạ tầng cơ bản (Terraform, GitHub Actions), nhưng hệ thống phần lớn vẫn đang được kiểm thử ở môi trường Local/Docker. Chưa có các kịch bản triển khai thực tế trên Cloud để đo lường chính xác các chỉ số về chi phí, độ trễ mạng hay khả năng tự động mở rộng (auto-scaling).</w:t>
      </w:r>
    </w:p>
    <w:p w14:paraId="2992CEA2" w14:textId="3346BEEF" w:rsidR="00E15B8B" w:rsidRDefault="00A81C5D" w:rsidP="00870055">
      <w:pPr>
        <w:pStyle w:val="Heading2"/>
      </w:pPr>
      <w:r w:rsidRPr="57F0573F">
        <w:rPr>
          <w:lang w:val="en-US"/>
        </w:rPr>
        <w:t>Hướng phát triển</w:t>
      </w:r>
    </w:p>
    <w:p w14:paraId="000DE28A" w14:textId="77777777" w:rsidR="00E15B8B" w:rsidRDefault="00A81C5D">
      <w:pPr>
        <w:ind w:firstLine="414"/>
        <w:rPr>
          <w:b/>
          <w:lang w:val="en-US"/>
        </w:rPr>
      </w:pPr>
      <w:r w:rsidRPr="57F0573F">
        <w:rPr>
          <w:lang w:val="en-US"/>
        </w:rPr>
        <w:t>Dựa trên kết quả và hạn chế, đề tài đề xuất các hướng phát triển trong giai đoạn tiếp theo:</w:t>
      </w:r>
    </w:p>
    <w:p w14:paraId="2FB878C3" w14:textId="20420008" w:rsidR="00E15B8B" w:rsidRPr="00D412B3" w:rsidRDefault="00A81C5D" w:rsidP="004743F3">
      <w:pPr>
        <w:pStyle w:val="ListParagraph"/>
        <w:numPr>
          <w:ilvl w:val="0"/>
          <w:numId w:val="5"/>
        </w:numPr>
        <w:rPr>
          <w:lang w:val="en-US"/>
        </w:rPr>
      </w:pPr>
      <w:r w:rsidRPr="00D412B3">
        <w:rPr>
          <w:lang w:val="en-US"/>
        </w:rPr>
        <w:t>Xây dựng hệ thống đánh giá</w:t>
      </w:r>
      <w:r w:rsidR="008F431A" w:rsidRPr="00D412B3">
        <w:rPr>
          <w:lang w:val="en-US"/>
        </w:rPr>
        <w:t>:</w:t>
      </w:r>
      <w:r w:rsidR="00D412B3" w:rsidRPr="00D412B3">
        <w:rPr>
          <w:lang w:val="en-US"/>
        </w:rPr>
        <w:t xml:space="preserve"> Cho phép khách để lại đánh giá sao, bình luận và ảnh thực tế</w:t>
      </w:r>
      <w:r w:rsidR="001E4584">
        <w:rPr>
          <w:lang w:val="en-US"/>
        </w:rPr>
        <w:t>.</w:t>
      </w:r>
    </w:p>
    <w:p w14:paraId="67E01C26" w14:textId="2407E31D" w:rsidR="00E15B8B" w:rsidRPr="00D412B3" w:rsidRDefault="00D412B3" w:rsidP="004743F3">
      <w:pPr>
        <w:pStyle w:val="ListParagraph"/>
        <w:numPr>
          <w:ilvl w:val="0"/>
          <w:numId w:val="5"/>
        </w:numPr>
        <w:rPr>
          <w:lang w:val="en-US"/>
        </w:rPr>
      </w:pPr>
      <w:r>
        <w:rPr>
          <w:lang w:val="en-US"/>
        </w:rPr>
        <w:t xml:space="preserve">Xây dựng hệ thống khuyến mại: Cho phép </w:t>
      </w:r>
      <w:r w:rsidR="00280B17">
        <w:rPr>
          <w:lang w:val="en-US"/>
        </w:rPr>
        <w:t>cửa hàng quản lý khuyến mại cho sản phẩm, khách hàng</w:t>
      </w:r>
      <w:r w:rsidRPr="00D412B3">
        <w:rPr>
          <w:lang w:val="en-US"/>
        </w:rPr>
        <w:t xml:space="preserve"> áp dụng mã giảm giá</w:t>
      </w:r>
      <w:r w:rsidR="00280B17">
        <w:rPr>
          <w:lang w:val="en-US"/>
        </w:rPr>
        <w:t xml:space="preserve"> đơn hàng</w:t>
      </w:r>
      <w:r w:rsidRPr="00D412B3">
        <w:rPr>
          <w:lang w:val="en-US"/>
        </w:rPr>
        <w:t>.</w:t>
      </w:r>
    </w:p>
    <w:p w14:paraId="1BA4C668" w14:textId="77777777" w:rsidR="00E15B8B" w:rsidRPr="00280B17" w:rsidRDefault="00A81C5D" w:rsidP="004743F3">
      <w:pPr>
        <w:pStyle w:val="ListParagraph"/>
        <w:numPr>
          <w:ilvl w:val="0"/>
          <w:numId w:val="5"/>
        </w:numPr>
        <w:rPr>
          <w:lang w:val="en-US"/>
        </w:rPr>
      </w:pPr>
      <w:r w:rsidRPr="00280B17">
        <w:rPr>
          <w:lang w:val="en-US"/>
        </w:rPr>
        <w:t>Tối ưu hiệu suất &amp; mở rộng quy mô:</w:t>
      </w:r>
    </w:p>
    <w:p w14:paraId="1B5C4D23" w14:textId="01C967EC" w:rsidR="00E15B8B" w:rsidRPr="00280B17" w:rsidRDefault="004E65CD" w:rsidP="004743F3">
      <w:pPr>
        <w:pStyle w:val="ListParagraph"/>
        <w:numPr>
          <w:ilvl w:val="1"/>
          <w:numId w:val="41"/>
        </w:numPr>
        <w:rPr>
          <w:lang w:val="en-US"/>
        </w:rPr>
      </w:pPr>
      <w:r>
        <w:rPr>
          <w:lang w:val="en-US"/>
        </w:rPr>
        <w:t>Mở rộng sử dụng</w:t>
      </w:r>
      <w:r w:rsidR="00A81C5D" w:rsidRPr="00280B17">
        <w:rPr>
          <w:lang w:val="en-US"/>
        </w:rPr>
        <w:t xml:space="preserve"> Redis làm cache </w:t>
      </w:r>
      <w:r>
        <w:rPr>
          <w:lang w:val="en-US"/>
        </w:rPr>
        <w:t>cho các dữ liệu thường xuyên truy xuất</w:t>
      </w:r>
      <w:r w:rsidR="00A81C5D" w:rsidRPr="00280B17">
        <w:rPr>
          <w:lang w:val="en-US"/>
        </w:rPr>
        <w:t>.</w:t>
      </w:r>
    </w:p>
    <w:p w14:paraId="3F080AE3" w14:textId="77777777" w:rsidR="00E15B8B" w:rsidRPr="004E65CD" w:rsidRDefault="00A81C5D" w:rsidP="004743F3">
      <w:pPr>
        <w:pStyle w:val="ListParagraph"/>
        <w:numPr>
          <w:ilvl w:val="1"/>
          <w:numId w:val="41"/>
        </w:numPr>
        <w:rPr>
          <w:lang w:val="en-US"/>
        </w:rPr>
      </w:pPr>
      <w:r w:rsidRPr="004E65CD">
        <w:rPr>
          <w:lang w:val="en-US"/>
        </w:rPr>
        <w:lastRenderedPageBreak/>
        <w:t>Triển khai Elasticsearch cho tìm kiếm full-text nhanh chóng.</w:t>
      </w:r>
    </w:p>
    <w:p w14:paraId="329671C5" w14:textId="34190F47" w:rsidR="00E15B8B" w:rsidRPr="00D412B3" w:rsidRDefault="00A81C5D" w:rsidP="004743F3">
      <w:pPr>
        <w:pStyle w:val="ListParagraph"/>
        <w:numPr>
          <w:ilvl w:val="1"/>
          <w:numId w:val="41"/>
        </w:numPr>
        <w:rPr>
          <w:lang w:val="en-US"/>
        </w:rPr>
      </w:pPr>
      <w:r w:rsidRPr="00D412B3">
        <w:rPr>
          <w:lang w:val="en-US"/>
        </w:rPr>
        <w:t xml:space="preserve">Dùng Docker Swarm / Kubernetes + </w:t>
      </w:r>
      <w:r w:rsidR="0075219E">
        <w:rPr>
          <w:lang w:val="en-US"/>
        </w:rPr>
        <w:t>Azure Cloud Services</w:t>
      </w:r>
      <w:r w:rsidRPr="00D412B3">
        <w:rPr>
          <w:lang w:val="en-US"/>
        </w:rPr>
        <w:t xml:space="preserve"> để auto-scaling.</w:t>
      </w:r>
    </w:p>
    <w:p w14:paraId="50975B19" w14:textId="57C0A85F" w:rsidR="00E15B8B" w:rsidRPr="00280B17" w:rsidRDefault="00280B17" w:rsidP="004743F3">
      <w:pPr>
        <w:pStyle w:val="ListParagraph"/>
        <w:numPr>
          <w:ilvl w:val="0"/>
          <w:numId w:val="5"/>
        </w:numPr>
        <w:rPr>
          <w:lang w:val="en-US"/>
        </w:rPr>
      </w:pPr>
      <w:r>
        <w:rPr>
          <w:lang w:val="en-US"/>
        </w:rPr>
        <w:t>Cải</w:t>
      </w:r>
      <w:r w:rsidR="001611F3">
        <w:rPr>
          <w:lang w:val="en-US"/>
        </w:rPr>
        <w:t xml:space="preserve"> thiện</w:t>
      </w:r>
      <w:r w:rsidR="00A81C5D" w:rsidRPr="00280B17">
        <w:rPr>
          <w:lang w:val="en-US"/>
        </w:rPr>
        <w:t xml:space="preserve"> AI </w:t>
      </w:r>
      <w:r>
        <w:rPr>
          <w:lang w:val="en-US"/>
        </w:rPr>
        <w:t xml:space="preserve">hỗ trợ </w:t>
      </w:r>
      <w:r w:rsidR="00A90C43">
        <w:rPr>
          <w:lang w:val="en-US"/>
        </w:rPr>
        <w:t>quản lý</w:t>
      </w:r>
      <w:r w:rsidR="00A81C5D" w:rsidRPr="00280B17">
        <w:rPr>
          <w:lang w:val="en-US"/>
        </w:rPr>
        <w:t xml:space="preserve"> sản phẩm</w:t>
      </w:r>
      <w:r w:rsidR="000E607E">
        <w:rPr>
          <w:lang w:val="en-US"/>
        </w:rPr>
        <w:t>, bán hàng, đưa ra hành động đề xuất cho người quản lý cửa hàng.</w:t>
      </w:r>
      <w:r>
        <w:rPr>
          <w:lang w:val="en-US"/>
        </w:rPr>
        <w:t xml:space="preserve"> </w:t>
      </w:r>
    </w:p>
    <w:p w14:paraId="6F9151E5" w14:textId="413CA838" w:rsidR="00E15B8B" w:rsidRPr="00280B17" w:rsidRDefault="00A81C5D" w:rsidP="004743F3">
      <w:pPr>
        <w:pStyle w:val="ListParagraph"/>
        <w:numPr>
          <w:ilvl w:val="0"/>
          <w:numId w:val="5"/>
        </w:numPr>
        <w:rPr>
          <w:lang w:val="en-US"/>
        </w:rPr>
      </w:pPr>
      <w:r w:rsidRPr="00280B17">
        <w:rPr>
          <w:lang w:val="en-US"/>
        </w:rPr>
        <w:t>Hỗ trợ đa nền tảng</w:t>
      </w:r>
      <w:r w:rsidR="00280B17">
        <w:rPr>
          <w:lang w:val="en-US"/>
        </w:rPr>
        <w:t xml:space="preserve"> và ngôn ngữ</w:t>
      </w:r>
      <w:r w:rsidRPr="00280B17">
        <w:rPr>
          <w:lang w:val="en-US"/>
        </w:rPr>
        <w:t>:</w:t>
      </w:r>
      <w:r w:rsidR="00280B17">
        <w:rPr>
          <w:lang w:val="en-US"/>
        </w:rPr>
        <w:t xml:space="preserve"> Phát triển ứng dụng mobile, thêm</w:t>
      </w:r>
      <w:r w:rsidRPr="00280B17">
        <w:rPr>
          <w:lang w:val="en-US"/>
        </w:rPr>
        <w:t xml:space="preserve"> đa ngôn ngữ (</w:t>
      </w:r>
      <w:r w:rsidR="00280B17">
        <w:rPr>
          <w:lang w:val="en-US"/>
        </w:rPr>
        <w:t xml:space="preserve">như </w:t>
      </w:r>
      <w:r w:rsidRPr="00280B17">
        <w:rPr>
          <w:lang w:val="en-US"/>
        </w:rPr>
        <w:t>tiếng Việt, tiếng Anh</w:t>
      </w:r>
      <w:r w:rsidR="00280B17">
        <w:rPr>
          <w:lang w:val="en-US"/>
        </w:rPr>
        <w:t>, …</w:t>
      </w:r>
      <w:r w:rsidRPr="00280B17">
        <w:rPr>
          <w:lang w:val="en-US"/>
        </w:rPr>
        <w:t>).</w:t>
      </w:r>
    </w:p>
    <w:p w14:paraId="1FEDA532" w14:textId="0E142261" w:rsidR="00280B17" w:rsidRDefault="00A81C5D" w:rsidP="004743F3">
      <w:pPr>
        <w:pStyle w:val="ListParagraph"/>
        <w:numPr>
          <w:ilvl w:val="0"/>
          <w:numId w:val="5"/>
        </w:numPr>
        <w:rPr>
          <w:lang w:val="en-US"/>
        </w:rPr>
      </w:pPr>
      <w:r w:rsidRPr="00280B17">
        <w:rPr>
          <w:lang w:val="en-US"/>
        </w:rPr>
        <w:t>Tăng cường bảo mật:</w:t>
      </w:r>
      <w:r w:rsidR="00280B17">
        <w:rPr>
          <w:lang w:val="en-US"/>
        </w:rPr>
        <w:t xml:space="preserve"> Xác thực email, xác thực 2 yếu tố.</w:t>
      </w:r>
    </w:p>
    <w:p w14:paraId="2D181646" w14:textId="0AD0FA04" w:rsidR="00E15B8B" w:rsidRPr="00280B17" w:rsidRDefault="00280B17" w:rsidP="004743F3">
      <w:pPr>
        <w:pStyle w:val="ListParagraph"/>
        <w:numPr>
          <w:ilvl w:val="0"/>
          <w:numId w:val="5"/>
        </w:numPr>
        <w:rPr>
          <w:lang w:val="en-US"/>
        </w:rPr>
      </w:pPr>
      <w:r>
        <w:rPr>
          <w:lang w:val="en-US"/>
        </w:rPr>
        <w:t>R</w:t>
      </w:r>
      <w:r w:rsidR="00A81C5D" w:rsidRPr="00280B17">
        <w:rPr>
          <w:lang w:val="en-US"/>
        </w:rPr>
        <w:t>ate limiting, WAF chống tấn công.</w:t>
      </w:r>
    </w:p>
    <w:p w14:paraId="101B556C" w14:textId="77777777" w:rsidR="00E15B8B" w:rsidRDefault="00E15B8B">
      <w:pPr>
        <w:ind w:firstLine="414"/>
        <w:rPr>
          <w:b/>
          <w:bCs/>
        </w:rPr>
      </w:pPr>
    </w:p>
    <w:p w14:paraId="03A8C97C" w14:textId="6C1A9262" w:rsidR="00E15B8B" w:rsidRDefault="00A81C5D" w:rsidP="008F5C19">
      <w:pPr>
        <w:pStyle w:val="Heading1"/>
      </w:pPr>
      <w:r w:rsidRPr="57F0573F">
        <w:rPr>
          <w:lang w:val="en-US"/>
        </w:rPr>
        <w:br w:type="page"/>
      </w:r>
      <w:bookmarkStart w:id="36" w:name="_Toc230322426"/>
      <w:r w:rsidRPr="57F0573F">
        <w:rPr>
          <w:lang w:val="en-US"/>
        </w:rPr>
        <w:lastRenderedPageBreak/>
        <w:t>Tài liệu tham khảo</w:t>
      </w:r>
      <w:bookmarkEnd w:id="36"/>
    </w:p>
    <w:p w14:paraId="36F634E0" w14:textId="77777777" w:rsidR="00A803AF" w:rsidRDefault="00A803AF" w:rsidP="00A803AF">
      <w:pPr>
        <w:pStyle w:val="NormalWeb"/>
      </w:pPr>
      <w:r w:rsidRPr="6F57F90C">
        <w:rPr>
          <w:lang w:val="en-US"/>
        </w:rPr>
        <w:t xml:space="preserve">[1] Spring Projects, "Spring Boot Reference Documentation." [Trực tuyến]. </w:t>
      </w:r>
      <w:r w:rsidR="6F57F90C" w:rsidRPr="6F57F90C">
        <w:rPr>
          <w:lang w:val="en-US"/>
        </w:rPr>
        <w:t xml:space="preserve">Địa chỉ: </w:t>
      </w:r>
      <w:hyperlink r:id="rId138">
        <w:r w:rsidR="6F57F90C" w:rsidRPr="6F57F90C">
          <w:rPr>
            <w:rStyle w:val="Hyperlink"/>
            <w:lang w:val="en-US"/>
          </w:rPr>
          <w:t>https://docs.spring.io/spring-boot/docs/current/reference/html/</w:t>
        </w:r>
      </w:hyperlink>
    </w:p>
    <w:p w14:paraId="1E574194" w14:textId="77777777" w:rsidR="00A803AF" w:rsidRDefault="00A803AF" w:rsidP="00A803AF">
      <w:pPr>
        <w:pStyle w:val="NormalWeb"/>
      </w:pPr>
      <w:r w:rsidRPr="6F57F90C">
        <w:rPr>
          <w:lang w:val="en-US"/>
        </w:rPr>
        <w:t xml:space="preserve">[2] React Team, "React Documentation - The library for web and native user interfaces." [Trực tuyến]. </w:t>
      </w:r>
      <w:r w:rsidR="6F57F90C" w:rsidRPr="6F57F90C">
        <w:rPr>
          <w:lang w:val="en-US"/>
        </w:rPr>
        <w:t xml:space="preserve">Địa chỉ: </w:t>
      </w:r>
      <w:hyperlink r:id="rId139">
        <w:r w:rsidR="6F57F90C" w:rsidRPr="6F57F90C">
          <w:rPr>
            <w:rStyle w:val="Hyperlink"/>
            <w:lang w:val="en-US"/>
          </w:rPr>
          <w:t>https://react.dev/</w:t>
        </w:r>
      </w:hyperlink>
    </w:p>
    <w:p w14:paraId="147B9A31" w14:textId="77777777" w:rsidR="00A803AF" w:rsidRDefault="00A803AF" w:rsidP="00A803AF">
      <w:pPr>
        <w:pStyle w:val="NormalWeb"/>
      </w:pPr>
      <w:r w:rsidRPr="6F57F90C">
        <w:rPr>
          <w:lang w:val="en-US"/>
        </w:rPr>
        <w:t xml:space="preserve">[3] Tailwind Labs, "Tailwind CSS Documentation - Rapidly build modern websites." [Trực tuyến]. </w:t>
      </w:r>
      <w:r w:rsidR="6F57F90C" w:rsidRPr="6F57F90C">
        <w:rPr>
          <w:lang w:val="en-US"/>
        </w:rPr>
        <w:t xml:space="preserve">Địa chỉ: </w:t>
      </w:r>
      <w:hyperlink r:id="rId140">
        <w:r w:rsidR="6F57F90C" w:rsidRPr="6F57F90C">
          <w:rPr>
            <w:rStyle w:val="Hyperlink"/>
            <w:lang w:val="en-US"/>
          </w:rPr>
          <w:t>https://tailwindcss.com/docs</w:t>
        </w:r>
      </w:hyperlink>
    </w:p>
    <w:p w14:paraId="64D711F4" w14:textId="77777777" w:rsidR="00A803AF" w:rsidRDefault="00A803AF" w:rsidP="00A803AF">
      <w:pPr>
        <w:pStyle w:val="NormalWeb"/>
      </w:pPr>
      <w:r w:rsidRPr="6F57F90C">
        <w:rPr>
          <w:lang w:val="en-US"/>
        </w:rPr>
        <w:t xml:space="preserve">[4] LangChain4j Contributors, "LangChain4j - Supercharge your Java application with the power of LLMs." [Trực tuyến]. </w:t>
      </w:r>
      <w:r w:rsidR="6F57F90C" w:rsidRPr="6F57F90C">
        <w:rPr>
          <w:lang w:val="en-US"/>
        </w:rPr>
        <w:t xml:space="preserve">Địa chỉ: </w:t>
      </w:r>
      <w:hyperlink r:id="rId141">
        <w:r w:rsidR="6F57F90C" w:rsidRPr="6F57F90C">
          <w:rPr>
            <w:rStyle w:val="Hyperlink"/>
            <w:lang w:val="en-US"/>
          </w:rPr>
          <w:t>https://docs.langchain4j.dev/</w:t>
        </w:r>
      </w:hyperlink>
    </w:p>
    <w:p w14:paraId="29D8BAC6" w14:textId="77777777" w:rsidR="00A803AF" w:rsidRDefault="00A803AF" w:rsidP="00A803AF">
      <w:pPr>
        <w:pStyle w:val="NormalWeb"/>
      </w:pPr>
      <w:r w:rsidRPr="6F57F90C">
        <w:rPr>
          <w:lang w:val="en-US"/>
        </w:rPr>
        <w:t xml:space="preserve">[5] Mozilla Contributors, "MDN Web Docs – Web Technology for Developers." [Trực tuyến]. </w:t>
      </w:r>
      <w:r w:rsidR="6F57F90C" w:rsidRPr="6F57F90C">
        <w:rPr>
          <w:lang w:val="en-US"/>
        </w:rPr>
        <w:t xml:space="preserve">Địa chỉ: </w:t>
      </w:r>
      <w:hyperlink r:id="rId142">
        <w:r w:rsidR="6F57F90C" w:rsidRPr="6F57F90C">
          <w:rPr>
            <w:rStyle w:val="Hyperlink"/>
            <w:lang w:val="en-US"/>
          </w:rPr>
          <w:t>https://developer.mozilla.org/</w:t>
        </w:r>
      </w:hyperlink>
    </w:p>
    <w:p w14:paraId="67B67151" w14:textId="4D6480E7" w:rsidR="00E15B8B" w:rsidRPr="00A803AF" w:rsidRDefault="00A803AF" w:rsidP="00A803AF">
      <w:pPr>
        <w:pStyle w:val="NormalWeb"/>
      </w:pPr>
      <w:r w:rsidRPr="6F57F90C">
        <w:rPr>
          <w:lang w:val="en-US"/>
        </w:rPr>
        <w:t>[</w:t>
      </w:r>
      <w:r w:rsidR="00C4264E">
        <w:rPr>
          <w:lang w:val="en-US"/>
        </w:rPr>
        <w:t>6</w:t>
      </w:r>
      <w:r w:rsidRPr="6F57F90C">
        <w:rPr>
          <w:lang w:val="en-US"/>
        </w:rPr>
        <w:t>] Giảng viên môn học, "</w:t>
      </w:r>
      <w:r w:rsidR="00A81C5D" w:rsidRPr="6F57F90C">
        <w:rPr>
          <w:lang w:val="en-US"/>
        </w:rPr>
        <w:t>Các tài liệu</w:t>
      </w:r>
      <w:r w:rsidR="00216D62" w:rsidRPr="6F57F90C">
        <w:rPr>
          <w:lang w:val="en-US"/>
        </w:rPr>
        <w:t>, video hướng dẫn</w:t>
      </w:r>
      <w:r w:rsidR="00A81C5D" w:rsidRPr="6F57F90C">
        <w:rPr>
          <w:lang w:val="en-US"/>
        </w:rPr>
        <w:t xml:space="preserve"> và </w:t>
      </w:r>
      <w:r w:rsidR="00216D62" w:rsidRPr="6F57F90C">
        <w:rPr>
          <w:lang w:val="en-US"/>
        </w:rPr>
        <w:t>bài giảng (</w:t>
      </w:r>
      <w:r w:rsidR="00A81C5D" w:rsidRPr="6F57F90C">
        <w:rPr>
          <w:lang w:val="en-US"/>
        </w:rPr>
        <w:t>slide</w:t>
      </w:r>
      <w:r w:rsidR="00216D62" w:rsidRPr="6F57F90C">
        <w:rPr>
          <w:lang w:val="en-US"/>
        </w:rPr>
        <w:t>)</w:t>
      </w:r>
      <w:r w:rsidR="00A81C5D" w:rsidRPr="6F57F90C">
        <w:rPr>
          <w:lang w:val="en-US"/>
        </w:rPr>
        <w:t xml:space="preserve"> </w:t>
      </w:r>
      <w:r w:rsidRPr="6F57F90C">
        <w:rPr>
          <w:lang w:val="en-US"/>
        </w:rPr>
        <w:t>môn học," Hệ</w:t>
      </w:r>
      <w:r w:rsidR="00216D62" w:rsidRPr="6F57F90C">
        <w:rPr>
          <w:lang w:val="en-US"/>
        </w:rPr>
        <w:t xml:space="preserve"> thống </w:t>
      </w:r>
      <w:r w:rsidR="00A81C5D" w:rsidRPr="6F57F90C">
        <w:rPr>
          <w:lang w:val="en-US"/>
        </w:rPr>
        <w:t>LMS</w:t>
      </w:r>
      <w:r w:rsidRPr="6F57F90C">
        <w:rPr>
          <w:lang w:val="en-US"/>
        </w:rPr>
        <w:t>, Trường Đại học Công nghiệp TP.HCM (IUH).</w:t>
      </w:r>
    </w:p>
    <w:sectPr w:rsidR="00E15B8B" w:rsidRPr="00A803AF" w:rsidSect="00D507BD">
      <w:headerReference w:type="default" r:id="rId143"/>
      <w:footerReference w:type="even" r:id="rId144"/>
      <w:footerReference w:type="default" r:id="rId145"/>
      <w:headerReference w:type="first" r:id="rId146"/>
      <w:footerReference w:type="first" r:id="rId147"/>
      <w:pgSz w:w="11907" w:h="16840" w:code="9"/>
      <w:pgMar w:top="1440" w:right="1440" w:bottom="1440" w:left="1440"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8C867" w14:textId="77777777" w:rsidR="00F03DF2" w:rsidRDefault="00F03DF2">
      <w:pPr>
        <w:spacing w:line="240" w:lineRule="auto"/>
      </w:pPr>
      <w:r>
        <w:separator/>
      </w:r>
    </w:p>
  </w:endnote>
  <w:endnote w:type="continuationSeparator" w:id="0">
    <w:p w14:paraId="14AFBBDF" w14:textId="77777777" w:rsidR="00F03DF2" w:rsidRDefault="00F03DF2">
      <w:pPr>
        <w:spacing w:line="240" w:lineRule="auto"/>
      </w:pPr>
      <w:r>
        <w:continuationSeparator/>
      </w:r>
    </w:p>
  </w:endnote>
  <w:endnote w:type="continuationNotice" w:id="1">
    <w:p w14:paraId="52FE6A59" w14:textId="77777777" w:rsidR="00F03DF2" w:rsidRDefault="00F03DF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7961326-0791-463A-8CFE-4B83CEBFEED7}"/>
    <w:embedItalic r:id="rId2" w:fontKey="{97036319-6B6A-4620-BDA4-EB142F8DB126}"/>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599D2E22-2B14-4DCD-B2FF-32897CEB32D4}"/>
  </w:font>
  <w:font w:name="Calibri">
    <w:panose1 w:val="020F0502020204030204"/>
    <w:charset w:val="00"/>
    <w:family w:val="swiss"/>
    <w:pitch w:val="variable"/>
    <w:sig w:usb0="E4002EFF" w:usb1="C200247B" w:usb2="00000009" w:usb3="00000000" w:csb0="000001FF" w:csb1="00000000"/>
    <w:embedRegular r:id="rId4" w:fontKey="{C24F68CD-7035-431E-B3BB-355F66D77BB7}"/>
    <w:embedBold r:id="rId5" w:fontKey="{D72A0E7C-0862-4FC8-9F24-79FC16F34AC2}"/>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6" w:fontKey="{50727D45-0F4D-4B62-A1BA-2C9201B0C0B0}"/>
  </w:font>
  <w:font w:name="Segoe UI">
    <w:panose1 w:val="020B0502040204020203"/>
    <w:charset w:val="00"/>
    <w:family w:val="swiss"/>
    <w:pitch w:val="variable"/>
    <w:sig w:usb0="E4002EFF" w:usb1="C000E47F" w:usb2="00000009" w:usb3="00000000" w:csb0="000001FF" w:csb1="00000000"/>
    <w:embedRegular r:id="rId7" w:fontKey="{213A17C8-AF5F-443E-80CA-7459F19A8D7D}"/>
  </w:font>
  <w:font w:name="system-ui">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embedRegular r:id="rId8" w:fontKey="{FF33CFC7-E4B7-419E-AF1F-C15682AB5B99}"/>
  </w:font>
  <w:font w:name="Consolas">
    <w:panose1 w:val="020B0609020204030204"/>
    <w:charset w:val="00"/>
    <w:family w:val="modern"/>
    <w:pitch w:val="fixed"/>
    <w:sig w:usb0="E00006FF" w:usb1="0000FCFF" w:usb2="00000001" w:usb3="00000000" w:csb0="0000019F" w:csb1="00000000"/>
    <w:embedRegular r:id="rId9" w:fontKey="{0F7FDFD0-B17B-46A9-ABF5-FE38F85BBD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71D75" w14:textId="77777777" w:rsidR="00FB783A" w:rsidRDefault="00FB7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D24DD" w14:textId="77777777" w:rsidR="00E15B8B" w:rsidRDefault="00A81C5D">
    <w:pPr>
      <w:pBdr>
        <w:top w:val="nil"/>
        <w:left w:val="nil"/>
        <w:bottom w:val="nil"/>
        <w:right w:val="nil"/>
        <w:between w:val="nil"/>
      </w:pBdr>
      <w:tabs>
        <w:tab w:val="center" w:pos="4680"/>
        <w:tab w:val="right" w:pos="9360"/>
      </w:tabs>
      <w:spacing w:line="240" w:lineRule="auto"/>
      <w:ind w:firstLine="567"/>
      <w:jc w:val="center"/>
      <w:rPr>
        <w:rFonts w:ascii="Arial" w:eastAsia="Arial" w:hAnsi="Arial" w:cs="Arial"/>
        <w:b/>
        <w:bCs/>
        <w:color w:val="000000"/>
        <w:sz w:val="24"/>
        <w:szCs w:val="24"/>
      </w:rPr>
    </w:pPr>
    <w:r>
      <w:rPr>
        <w:rFonts w:ascii="Arial" w:eastAsia="Arial" w:hAnsi="Arial" w:cs="Arial"/>
        <w:b/>
        <w:bCs/>
        <w:color w:val="000000"/>
        <w:sz w:val="24"/>
        <w:szCs w:val="24"/>
      </w:rPr>
      <w:fldChar w:fldCharType="begin"/>
    </w:r>
    <w:r>
      <w:rPr>
        <w:rFonts w:ascii="Arial" w:eastAsia="Arial" w:hAnsi="Arial" w:cs="Arial"/>
        <w:b/>
        <w:bCs/>
        <w:color w:val="000000"/>
        <w:sz w:val="24"/>
        <w:szCs w:val="24"/>
      </w:rPr>
      <w:instrText>PAGE</w:instrText>
    </w:r>
    <w:r>
      <w:rPr>
        <w:rFonts w:ascii="Arial" w:eastAsia="Arial" w:hAnsi="Arial" w:cs="Arial"/>
        <w:b/>
        <w:bCs/>
        <w:color w:val="000000"/>
        <w:sz w:val="24"/>
        <w:szCs w:val="24"/>
      </w:rPr>
      <w:fldChar w:fldCharType="separate"/>
    </w:r>
    <w:r w:rsidR="00E47255">
      <w:rPr>
        <w:rFonts w:ascii="Arial" w:eastAsia="Arial" w:hAnsi="Arial" w:cs="Arial"/>
        <w:b/>
        <w:bCs/>
        <w:noProof/>
        <w:color w:val="000000"/>
        <w:sz w:val="24"/>
        <w:szCs w:val="24"/>
      </w:rPr>
      <w:t>1</w:t>
    </w:r>
    <w:r>
      <w:rPr>
        <w:rFonts w:ascii="Arial" w:eastAsia="Arial" w:hAnsi="Arial" w:cs="Arial"/>
        <w:b/>
        <w:bCs/>
        <w:color w:val="000000"/>
        <w:sz w:val="24"/>
        <w:szCs w:val="24"/>
      </w:rPr>
      <w:fldChar w:fldCharType="end"/>
    </w:r>
  </w:p>
  <w:p w14:paraId="3E3C1D0F" w14:textId="77777777" w:rsidR="00E15B8B" w:rsidRDefault="00E15B8B">
    <w:pPr>
      <w:pBdr>
        <w:top w:val="nil"/>
        <w:left w:val="nil"/>
        <w:bottom w:val="nil"/>
        <w:right w:val="nil"/>
        <w:between w:val="nil"/>
      </w:pBdr>
      <w:tabs>
        <w:tab w:val="center" w:pos="4680"/>
        <w:tab w:val="right" w:pos="9360"/>
      </w:tabs>
      <w:spacing w:line="240" w:lineRule="auto"/>
      <w:ind w:firstLine="567"/>
      <w:jc w:val="both"/>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F9A5" w14:textId="77777777" w:rsidR="00FB783A" w:rsidRDefault="00FB7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1335F" w14:textId="77777777" w:rsidR="00F03DF2" w:rsidRDefault="00F03DF2">
      <w:pPr>
        <w:spacing w:line="240" w:lineRule="auto"/>
      </w:pPr>
      <w:r>
        <w:separator/>
      </w:r>
    </w:p>
  </w:footnote>
  <w:footnote w:type="continuationSeparator" w:id="0">
    <w:p w14:paraId="54560DFB" w14:textId="77777777" w:rsidR="00F03DF2" w:rsidRDefault="00F03DF2">
      <w:pPr>
        <w:spacing w:line="240" w:lineRule="auto"/>
      </w:pPr>
      <w:r>
        <w:continuationSeparator/>
      </w:r>
    </w:p>
  </w:footnote>
  <w:footnote w:type="continuationNotice" w:id="1">
    <w:p w14:paraId="6EAE8B66" w14:textId="77777777" w:rsidR="00F03DF2" w:rsidRDefault="00F03DF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EAD7B" w14:textId="77777777" w:rsidR="00FB783A" w:rsidRDefault="00FB78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25EA1" w14:textId="77777777" w:rsidR="00FB783A" w:rsidRDefault="00FB783A">
    <w:pPr>
      <w:pStyle w:val="Header"/>
    </w:pPr>
  </w:p>
</w:hdr>
</file>

<file path=word/intelligence2.xml><?xml version="1.0" encoding="utf-8"?>
<int2:intelligence xmlns:int2="http://schemas.microsoft.com/office/intelligence/2020/intelligence" xmlns:oel="http://schemas.microsoft.com/office/2019/extlst">
  <int2:observations>
    <int2:textHash int2:hashCode="np/DbGtuAbi4GZ" int2:id="Yx0DDRF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2F96"/>
    <w:multiLevelType w:val="multilevel"/>
    <w:tmpl w:val="8116CABA"/>
    <w:lvl w:ilvl="0">
      <w:start w:val="1"/>
      <w:numFmt w:val="bullet"/>
      <w:lvlText w:val="o"/>
      <w:lvlJc w:val="left"/>
      <w:pPr>
        <w:ind w:left="1440" w:hanging="360"/>
      </w:pPr>
      <w:rPr>
        <w:rFonts w:ascii="Courier New" w:eastAsia="Courier New" w:hAnsi="Courier New" w:cs="Courier New"/>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0BB472F"/>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11C3040"/>
    <w:multiLevelType w:val="multilevel"/>
    <w:tmpl w:val="6E203864"/>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sz w:val="36"/>
        <w:szCs w:val="36"/>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C33BC3"/>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276561A"/>
    <w:multiLevelType w:val="hybridMultilevel"/>
    <w:tmpl w:val="FFFFFFFF"/>
    <w:lvl w:ilvl="0" w:tplc="F8AC7F08">
      <w:start w:val="10"/>
      <w:numFmt w:val="decimal"/>
      <w:lvlText w:val="%1."/>
      <w:lvlJc w:val="left"/>
      <w:pPr>
        <w:ind w:left="720" w:hanging="360"/>
      </w:pPr>
    </w:lvl>
    <w:lvl w:ilvl="1" w:tplc="F164175E">
      <w:start w:val="1"/>
      <w:numFmt w:val="lowerLetter"/>
      <w:lvlText w:val="%2."/>
      <w:lvlJc w:val="left"/>
      <w:pPr>
        <w:ind w:left="1440" w:hanging="360"/>
      </w:pPr>
    </w:lvl>
    <w:lvl w:ilvl="2" w:tplc="C56C7D12">
      <w:start w:val="1"/>
      <w:numFmt w:val="lowerRoman"/>
      <w:lvlText w:val="%3."/>
      <w:lvlJc w:val="right"/>
      <w:pPr>
        <w:ind w:left="2160" w:hanging="180"/>
      </w:pPr>
    </w:lvl>
    <w:lvl w:ilvl="3" w:tplc="B472FC38">
      <w:start w:val="1"/>
      <w:numFmt w:val="decimal"/>
      <w:lvlText w:val="%4."/>
      <w:lvlJc w:val="left"/>
      <w:pPr>
        <w:ind w:left="2880" w:hanging="360"/>
      </w:pPr>
    </w:lvl>
    <w:lvl w:ilvl="4" w:tplc="9790FB6C">
      <w:start w:val="1"/>
      <w:numFmt w:val="lowerLetter"/>
      <w:lvlText w:val="%5."/>
      <w:lvlJc w:val="left"/>
      <w:pPr>
        <w:ind w:left="3600" w:hanging="360"/>
      </w:pPr>
    </w:lvl>
    <w:lvl w:ilvl="5" w:tplc="E072F1F4">
      <w:start w:val="1"/>
      <w:numFmt w:val="lowerRoman"/>
      <w:lvlText w:val="%6."/>
      <w:lvlJc w:val="right"/>
      <w:pPr>
        <w:ind w:left="4320" w:hanging="180"/>
      </w:pPr>
    </w:lvl>
    <w:lvl w:ilvl="6" w:tplc="C7629F02">
      <w:start w:val="1"/>
      <w:numFmt w:val="decimal"/>
      <w:lvlText w:val="%7."/>
      <w:lvlJc w:val="left"/>
      <w:pPr>
        <w:ind w:left="5040" w:hanging="360"/>
      </w:pPr>
    </w:lvl>
    <w:lvl w:ilvl="7" w:tplc="B4FEE688">
      <w:start w:val="1"/>
      <w:numFmt w:val="lowerLetter"/>
      <w:lvlText w:val="%8."/>
      <w:lvlJc w:val="left"/>
      <w:pPr>
        <w:ind w:left="5760" w:hanging="360"/>
      </w:pPr>
    </w:lvl>
    <w:lvl w:ilvl="8" w:tplc="A7B43BEC">
      <w:start w:val="1"/>
      <w:numFmt w:val="lowerRoman"/>
      <w:lvlText w:val="%9."/>
      <w:lvlJc w:val="right"/>
      <w:pPr>
        <w:ind w:left="6480" w:hanging="180"/>
      </w:pPr>
    </w:lvl>
  </w:abstractNum>
  <w:abstractNum w:abstractNumId="5" w15:restartNumberingAfterBreak="0">
    <w:nsid w:val="02B7606D"/>
    <w:multiLevelType w:val="hybridMultilevel"/>
    <w:tmpl w:val="57886D50"/>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572A72"/>
    <w:multiLevelType w:val="hybridMultilevel"/>
    <w:tmpl w:val="A07EAD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4ABCD94"/>
    <w:multiLevelType w:val="hybridMultilevel"/>
    <w:tmpl w:val="FFFFFFFF"/>
    <w:lvl w:ilvl="0" w:tplc="FB103798">
      <w:start w:val="11"/>
      <w:numFmt w:val="decimal"/>
      <w:lvlText w:val="%1."/>
      <w:lvlJc w:val="left"/>
      <w:pPr>
        <w:ind w:left="720" w:hanging="360"/>
      </w:pPr>
    </w:lvl>
    <w:lvl w:ilvl="1" w:tplc="0DD6221A">
      <w:start w:val="1"/>
      <w:numFmt w:val="lowerLetter"/>
      <w:lvlText w:val="%2."/>
      <w:lvlJc w:val="left"/>
      <w:pPr>
        <w:ind w:left="1440" w:hanging="360"/>
      </w:pPr>
    </w:lvl>
    <w:lvl w:ilvl="2" w:tplc="C03A19EC">
      <w:start w:val="1"/>
      <w:numFmt w:val="lowerRoman"/>
      <w:lvlText w:val="%3."/>
      <w:lvlJc w:val="right"/>
      <w:pPr>
        <w:ind w:left="2160" w:hanging="180"/>
      </w:pPr>
    </w:lvl>
    <w:lvl w:ilvl="3" w:tplc="CE9830DA">
      <w:start w:val="1"/>
      <w:numFmt w:val="decimal"/>
      <w:lvlText w:val="%4."/>
      <w:lvlJc w:val="left"/>
      <w:pPr>
        <w:ind w:left="2880" w:hanging="360"/>
      </w:pPr>
    </w:lvl>
    <w:lvl w:ilvl="4" w:tplc="8CA06EFA">
      <w:start w:val="1"/>
      <w:numFmt w:val="lowerLetter"/>
      <w:lvlText w:val="%5."/>
      <w:lvlJc w:val="left"/>
      <w:pPr>
        <w:ind w:left="3600" w:hanging="360"/>
      </w:pPr>
    </w:lvl>
    <w:lvl w:ilvl="5" w:tplc="EA7C5704">
      <w:start w:val="1"/>
      <w:numFmt w:val="lowerRoman"/>
      <w:lvlText w:val="%6."/>
      <w:lvlJc w:val="right"/>
      <w:pPr>
        <w:ind w:left="4320" w:hanging="180"/>
      </w:pPr>
    </w:lvl>
    <w:lvl w:ilvl="6" w:tplc="AF283EFC">
      <w:start w:val="1"/>
      <w:numFmt w:val="decimal"/>
      <w:lvlText w:val="%7."/>
      <w:lvlJc w:val="left"/>
      <w:pPr>
        <w:ind w:left="5040" w:hanging="360"/>
      </w:pPr>
    </w:lvl>
    <w:lvl w:ilvl="7" w:tplc="C986C656">
      <w:start w:val="1"/>
      <w:numFmt w:val="lowerLetter"/>
      <w:lvlText w:val="%8."/>
      <w:lvlJc w:val="left"/>
      <w:pPr>
        <w:ind w:left="5760" w:hanging="360"/>
      </w:pPr>
    </w:lvl>
    <w:lvl w:ilvl="8" w:tplc="888AA0D0">
      <w:start w:val="1"/>
      <w:numFmt w:val="lowerRoman"/>
      <w:lvlText w:val="%9."/>
      <w:lvlJc w:val="right"/>
      <w:pPr>
        <w:ind w:left="6480" w:hanging="180"/>
      </w:pPr>
    </w:lvl>
  </w:abstractNum>
  <w:abstractNum w:abstractNumId="8" w15:restartNumberingAfterBreak="0">
    <w:nsid w:val="050E25A6"/>
    <w:multiLevelType w:val="multilevel"/>
    <w:tmpl w:val="01F68B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6981E74"/>
    <w:multiLevelType w:val="multilevel"/>
    <w:tmpl w:val="E1CA9144"/>
    <w:lvl w:ilvl="0">
      <w:start w:val="1"/>
      <w:numFmt w:val="bullet"/>
      <w:lvlText w:val="o"/>
      <w:lvlJc w:val="left"/>
      <w:pPr>
        <w:ind w:left="720" w:hanging="360"/>
      </w:pPr>
      <w:rPr>
        <w:rFonts w:ascii="Courier New" w:eastAsia="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4630A4"/>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A8D00B2"/>
    <w:multiLevelType w:val="multilevel"/>
    <w:tmpl w:val="C212B92A"/>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sz w:val="36"/>
        <w:szCs w:val="36"/>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F37024"/>
    <w:multiLevelType w:val="multilevel"/>
    <w:tmpl w:val="CE90E602"/>
    <w:lvl w:ilvl="0">
      <w:start w:val="1"/>
      <w:numFmt w:val="bullet"/>
      <w:lvlText w:val="o"/>
      <w:lvlJc w:val="left"/>
      <w:pPr>
        <w:ind w:left="720" w:hanging="360"/>
      </w:pPr>
      <w:rPr>
        <w:rFonts w:ascii="Courier New" w:eastAsia="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724CD1"/>
    <w:multiLevelType w:val="hybridMultilevel"/>
    <w:tmpl w:val="FFFFFFFF"/>
    <w:lvl w:ilvl="0" w:tplc="74B26C08">
      <w:start w:val="6"/>
      <w:numFmt w:val="decimal"/>
      <w:lvlText w:val="%1."/>
      <w:lvlJc w:val="left"/>
      <w:pPr>
        <w:ind w:left="720" w:hanging="360"/>
      </w:pPr>
    </w:lvl>
    <w:lvl w:ilvl="1" w:tplc="0C2665C2">
      <w:start w:val="1"/>
      <w:numFmt w:val="lowerLetter"/>
      <w:lvlText w:val="%2."/>
      <w:lvlJc w:val="left"/>
      <w:pPr>
        <w:ind w:left="1440" w:hanging="360"/>
      </w:pPr>
    </w:lvl>
    <w:lvl w:ilvl="2" w:tplc="63EA7658">
      <w:start w:val="1"/>
      <w:numFmt w:val="lowerRoman"/>
      <w:lvlText w:val="%3."/>
      <w:lvlJc w:val="right"/>
      <w:pPr>
        <w:ind w:left="2160" w:hanging="180"/>
      </w:pPr>
    </w:lvl>
    <w:lvl w:ilvl="3" w:tplc="79D08B90">
      <w:start w:val="1"/>
      <w:numFmt w:val="decimal"/>
      <w:lvlText w:val="%4."/>
      <w:lvlJc w:val="left"/>
      <w:pPr>
        <w:ind w:left="2880" w:hanging="360"/>
      </w:pPr>
    </w:lvl>
    <w:lvl w:ilvl="4" w:tplc="907438D4">
      <w:start w:val="1"/>
      <w:numFmt w:val="lowerLetter"/>
      <w:lvlText w:val="%5."/>
      <w:lvlJc w:val="left"/>
      <w:pPr>
        <w:ind w:left="3600" w:hanging="360"/>
      </w:pPr>
    </w:lvl>
    <w:lvl w:ilvl="5" w:tplc="88C8F7B6">
      <w:start w:val="1"/>
      <w:numFmt w:val="lowerRoman"/>
      <w:lvlText w:val="%6."/>
      <w:lvlJc w:val="right"/>
      <w:pPr>
        <w:ind w:left="4320" w:hanging="180"/>
      </w:pPr>
    </w:lvl>
    <w:lvl w:ilvl="6" w:tplc="B93E1C1E">
      <w:start w:val="1"/>
      <w:numFmt w:val="decimal"/>
      <w:lvlText w:val="%7."/>
      <w:lvlJc w:val="left"/>
      <w:pPr>
        <w:ind w:left="5040" w:hanging="360"/>
      </w:pPr>
    </w:lvl>
    <w:lvl w:ilvl="7" w:tplc="02EC7582">
      <w:start w:val="1"/>
      <w:numFmt w:val="lowerLetter"/>
      <w:lvlText w:val="%8."/>
      <w:lvlJc w:val="left"/>
      <w:pPr>
        <w:ind w:left="5760" w:hanging="360"/>
      </w:pPr>
    </w:lvl>
    <w:lvl w:ilvl="8" w:tplc="84B21C40">
      <w:start w:val="1"/>
      <w:numFmt w:val="lowerRoman"/>
      <w:lvlText w:val="%9."/>
      <w:lvlJc w:val="right"/>
      <w:pPr>
        <w:ind w:left="6480" w:hanging="180"/>
      </w:pPr>
    </w:lvl>
  </w:abstractNum>
  <w:abstractNum w:abstractNumId="14" w15:restartNumberingAfterBreak="0">
    <w:nsid w:val="0E580416"/>
    <w:multiLevelType w:val="multilevel"/>
    <w:tmpl w:val="EC844092"/>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sz w:val="36"/>
        <w:szCs w:val="36"/>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7A1789"/>
    <w:multiLevelType w:val="multilevel"/>
    <w:tmpl w:val="3C82B83A"/>
    <w:lvl w:ilvl="0">
      <w:start w:val="1"/>
      <w:numFmt w:val="bullet"/>
      <w:lvlText w:val="o"/>
      <w:lvlJc w:val="left"/>
      <w:pPr>
        <w:ind w:left="720" w:hanging="360"/>
      </w:pPr>
      <w:rPr>
        <w:rFonts w:ascii="Courier New" w:eastAsia="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AFBAD7"/>
    <w:multiLevelType w:val="hybridMultilevel"/>
    <w:tmpl w:val="FFFFFFFF"/>
    <w:lvl w:ilvl="0" w:tplc="9D08B6F0">
      <w:start w:val="6"/>
      <w:numFmt w:val="decimal"/>
      <w:lvlText w:val="%1."/>
      <w:lvlJc w:val="left"/>
      <w:pPr>
        <w:ind w:left="720" w:hanging="360"/>
      </w:pPr>
    </w:lvl>
    <w:lvl w:ilvl="1" w:tplc="B900C63E">
      <w:start w:val="1"/>
      <w:numFmt w:val="lowerLetter"/>
      <w:lvlText w:val="%2."/>
      <w:lvlJc w:val="left"/>
      <w:pPr>
        <w:ind w:left="1440" w:hanging="360"/>
      </w:pPr>
    </w:lvl>
    <w:lvl w:ilvl="2" w:tplc="E466D990">
      <w:start w:val="1"/>
      <w:numFmt w:val="lowerRoman"/>
      <w:lvlText w:val="%3."/>
      <w:lvlJc w:val="right"/>
      <w:pPr>
        <w:ind w:left="2160" w:hanging="180"/>
      </w:pPr>
    </w:lvl>
    <w:lvl w:ilvl="3" w:tplc="F2A2EAB6">
      <w:start w:val="1"/>
      <w:numFmt w:val="decimal"/>
      <w:lvlText w:val="%4."/>
      <w:lvlJc w:val="left"/>
      <w:pPr>
        <w:ind w:left="2880" w:hanging="360"/>
      </w:pPr>
    </w:lvl>
    <w:lvl w:ilvl="4" w:tplc="0BEA6D96">
      <w:start w:val="1"/>
      <w:numFmt w:val="lowerLetter"/>
      <w:lvlText w:val="%5."/>
      <w:lvlJc w:val="left"/>
      <w:pPr>
        <w:ind w:left="3600" w:hanging="360"/>
      </w:pPr>
    </w:lvl>
    <w:lvl w:ilvl="5" w:tplc="8AA66DBA">
      <w:start w:val="1"/>
      <w:numFmt w:val="lowerRoman"/>
      <w:lvlText w:val="%6."/>
      <w:lvlJc w:val="right"/>
      <w:pPr>
        <w:ind w:left="4320" w:hanging="180"/>
      </w:pPr>
    </w:lvl>
    <w:lvl w:ilvl="6" w:tplc="E27AFA90">
      <w:start w:val="1"/>
      <w:numFmt w:val="decimal"/>
      <w:lvlText w:val="%7."/>
      <w:lvlJc w:val="left"/>
      <w:pPr>
        <w:ind w:left="5040" w:hanging="360"/>
      </w:pPr>
    </w:lvl>
    <w:lvl w:ilvl="7" w:tplc="1F3A3AD6">
      <w:start w:val="1"/>
      <w:numFmt w:val="lowerLetter"/>
      <w:lvlText w:val="%8."/>
      <w:lvlJc w:val="left"/>
      <w:pPr>
        <w:ind w:left="5760" w:hanging="360"/>
      </w:pPr>
    </w:lvl>
    <w:lvl w:ilvl="8" w:tplc="B3CC4572">
      <w:start w:val="1"/>
      <w:numFmt w:val="lowerRoman"/>
      <w:lvlText w:val="%9."/>
      <w:lvlJc w:val="right"/>
      <w:pPr>
        <w:ind w:left="6480" w:hanging="180"/>
      </w:pPr>
    </w:lvl>
  </w:abstractNum>
  <w:abstractNum w:abstractNumId="17" w15:restartNumberingAfterBreak="0">
    <w:nsid w:val="0F6B4267"/>
    <w:multiLevelType w:val="hybridMultilevel"/>
    <w:tmpl w:val="44DC2D8A"/>
    <w:lvl w:ilvl="0" w:tplc="8954CF64">
      <w:start w:val="1"/>
      <w:numFmt w:val="lowerLetter"/>
      <w:lvlText w:val="%1)"/>
      <w:lvlJc w:val="left"/>
      <w:pPr>
        <w:ind w:left="1080" w:hanging="360"/>
      </w:pPr>
    </w:lvl>
    <w:lvl w:ilvl="1" w:tplc="DAB4E06E">
      <w:start w:val="1"/>
      <w:numFmt w:val="lowerLetter"/>
      <w:lvlText w:val="%2."/>
      <w:lvlJc w:val="left"/>
      <w:pPr>
        <w:ind w:left="1800" w:hanging="360"/>
      </w:pPr>
    </w:lvl>
    <w:lvl w:ilvl="2" w:tplc="65CEF66C">
      <w:start w:val="1"/>
      <w:numFmt w:val="lowerRoman"/>
      <w:lvlText w:val="%3."/>
      <w:lvlJc w:val="right"/>
      <w:pPr>
        <w:ind w:left="2520" w:hanging="180"/>
      </w:pPr>
    </w:lvl>
    <w:lvl w:ilvl="3" w:tplc="3C700CE4">
      <w:start w:val="1"/>
      <w:numFmt w:val="decimal"/>
      <w:lvlText w:val="%4."/>
      <w:lvlJc w:val="left"/>
      <w:pPr>
        <w:ind w:left="3240" w:hanging="360"/>
      </w:pPr>
    </w:lvl>
    <w:lvl w:ilvl="4" w:tplc="EACE5EA0">
      <w:start w:val="1"/>
      <w:numFmt w:val="lowerLetter"/>
      <w:lvlText w:val="%5."/>
      <w:lvlJc w:val="left"/>
      <w:pPr>
        <w:ind w:left="3960" w:hanging="360"/>
      </w:pPr>
    </w:lvl>
    <w:lvl w:ilvl="5" w:tplc="82C64C34">
      <w:start w:val="1"/>
      <w:numFmt w:val="lowerRoman"/>
      <w:lvlText w:val="%6."/>
      <w:lvlJc w:val="right"/>
      <w:pPr>
        <w:ind w:left="4680" w:hanging="180"/>
      </w:pPr>
    </w:lvl>
    <w:lvl w:ilvl="6" w:tplc="F582FFC4">
      <w:start w:val="1"/>
      <w:numFmt w:val="decimal"/>
      <w:lvlText w:val="%7."/>
      <w:lvlJc w:val="left"/>
      <w:pPr>
        <w:ind w:left="5400" w:hanging="360"/>
      </w:pPr>
    </w:lvl>
    <w:lvl w:ilvl="7" w:tplc="9F6683A4">
      <w:start w:val="1"/>
      <w:numFmt w:val="lowerLetter"/>
      <w:lvlText w:val="%8."/>
      <w:lvlJc w:val="left"/>
      <w:pPr>
        <w:ind w:left="6120" w:hanging="360"/>
      </w:pPr>
    </w:lvl>
    <w:lvl w:ilvl="8" w:tplc="CC86AB5E">
      <w:start w:val="1"/>
      <w:numFmt w:val="lowerRoman"/>
      <w:lvlText w:val="%9."/>
      <w:lvlJc w:val="right"/>
      <w:pPr>
        <w:ind w:left="6840" w:hanging="180"/>
      </w:pPr>
    </w:lvl>
  </w:abstractNum>
  <w:abstractNum w:abstractNumId="18" w15:restartNumberingAfterBreak="0">
    <w:nsid w:val="105012B0"/>
    <w:multiLevelType w:val="hybridMultilevel"/>
    <w:tmpl w:val="6E5EA468"/>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2A27209"/>
    <w:multiLevelType w:val="multilevel"/>
    <w:tmpl w:val="29203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5C8C896"/>
    <w:multiLevelType w:val="hybridMultilevel"/>
    <w:tmpl w:val="FFFFFFFF"/>
    <w:lvl w:ilvl="0" w:tplc="03681B30">
      <w:start w:val="10"/>
      <w:numFmt w:val="decimal"/>
      <w:lvlText w:val="%1."/>
      <w:lvlJc w:val="left"/>
      <w:pPr>
        <w:ind w:left="720" w:hanging="360"/>
      </w:pPr>
    </w:lvl>
    <w:lvl w:ilvl="1" w:tplc="4C502574">
      <w:start w:val="1"/>
      <w:numFmt w:val="lowerLetter"/>
      <w:lvlText w:val="%2."/>
      <w:lvlJc w:val="left"/>
      <w:pPr>
        <w:ind w:left="1440" w:hanging="360"/>
      </w:pPr>
    </w:lvl>
    <w:lvl w:ilvl="2" w:tplc="1F507F9A">
      <w:start w:val="1"/>
      <w:numFmt w:val="lowerRoman"/>
      <w:lvlText w:val="%3."/>
      <w:lvlJc w:val="right"/>
      <w:pPr>
        <w:ind w:left="2160" w:hanging="180"/>
      </w:pPr>
    </w:lvl>
    <w:lvl w:ilvl="3" w:tplc="CA28DAFA">
      <w:start w:val="1"/>
      <w:numFmt w:val="decimal"/>
      <w:lvlText w:val="%4."/>
      <w:lvlJc w:val="left"/>
      <w:pPr>
        <w:ind w:left="2880" w:hanging="360"/>
      </w:pPr>
    </w:lvl>
    <w:lvl w:ilvl="4" w:tplc="3828C420">
      <w:start w:val="1"/>
      <w:numFmt w:val="lowerLetter"/>
      <w:lvlText w:val="%5."/>
      <w:lvlJc w:val="left"/>
      <w:pPr>
        <w:ind w:left="3600" w:hanging="360"/>
      </w:pPr>
    </w:lvl>
    <w:lvl w:ilvl="5" w:tplc="992A8050">
      <w:start w:val="1"/>
      <w:numFmt w:val="lowerRoman"/>
      <w:lvlText w:val="%6."/>
      <w:lvlJc w:val="right"/>
      <w:pPr>
        <w:ind w:left="4320" w:hanging="180"/>
      </w:pPr>
    </w:lvl>
    <w:lvl w:ilvl="6" w:tplc="0A50E4CE">
      <w:start w:val="1"/>
      <w:numFmt w:val="decimal"/>
      <w:lvlText w:val="%7."/>
      <w:lvlJc w:val="left"/>
      <w:pPr>
        <w:ind w:left="5040" w:hanging="360"/>
      </w:pPr>
    </w:lvl>
    <w:lvl w:ilvl="7" w:tplc="2E9C8E34">
      <w:start w:val="1"/>
      <w:numFmt w:val="lowerLetter"/>
      <w:lvlText w:val="%8."/>
      <w:lvlJc w:val="left"/>
      <w:pPr>
        <w:ind w:left="5760" w:hanging="360"/>
      </w:pPr>
    </w:lvl>
    <w:lvl w:ilvl="8" w:tplc="C43A8560">
      <w:start w:val="1"/>
      <w:numFmt w:val="lowerRoman"/>
      <w:lvlText w:val="%9."/>
      <w:lvlJc w:val="right"/>
      <w:pPr>
        <w:ind w:left="6480" w:hanging="180"/>
      </w:pPr>
    </w:lvl>
  </w:abstractNum>
  <w:abstractNum w:abstractNumId="21" w15:restartNumberingAfterBreak="0">
    <w:nsid w:val="172518F0"/>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9BA1AB5"/>
    <w:multiLevelType w:val="multilevel"/>
    <w:tmpl w:val="962A55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1A3A47EB"/>
    <w:multiLevelType w:val="hybridMultilevel"/>
    <w:tmpl w:val="CB6A231E"/>
    <w:lvl w:ilvl="0" w:tplc="04090017">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1BDB4A28"/>
    <w:multiLevelType w:val="hybridMultilevel"/>
    <w:tmpl w:val="E2AC8D0E"/>
    <w:lvl w:ilvl="0" w:tplc="B32E5980">
      <w:start w:val="8"/>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1C610B"/>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E16336F"/>
    <w:multiLevelType w:val="hybridMultilevel"/>
    <w:tmpl w:val="FFFFFFFF"/>
    <w:lvl w:ilvl="0" w:tplc="51F8F808">
      <w:start w:val="7"/>
      <w:numFmt w:val="decimal"/>
      <w:lvlText w:val="%1."/>
      <w:lvlJc w:val="left"/>
      <w:pPr>
        <w:ind w:left="720" w:hanging="360"/>
      </w:pPr>
    </w:lvl>
    <w:lvl w:ilvl="1" w:tplc="EB1899B8">
      <w:start w:val="1"/>
      <w:numFmt w:val="lowerLetter"/>
      <w:lvlText w:val="%2."/>
      <w:lvlJc w:val="left"/>
      <w:pPr>
        <w:ind w:left="1440" w:hanging="360"/>
      </w:pPr>
    </w:lvl>
    <w:lvl w:ilvl="2" w:tplc="B10244AE">
      <w:start w:val="1"/>
      <w:numFmt w:val="lowerRoman"/>
      <w:lvlText w:val="%3."/>
      <w:lvlJc w:val="right"/>
      <w:pPr>
        <w:ind w:left="2160" w:hanging="180"/>
      </w:pPr>
    </w:lvl>
    <w:lvl w:ilvl="3" w:tplc="5986C26A">
      <w:start w:val="1"/>
      <w:numFmt w:val="decimal"/>
      <w:lvlText w:val="%4."/>
      <w:lvlJc w:val="left"/>
      <w:pPr>
        <w:ind w:left="2880" w:hanging="360"/>
      </w:pPr>
    </w:lvl>
    <w:lvl w:ilvl="4" w:tplc="12082F2A">
      <w:start w:val="1"/>
      <w:numFmt w:val="lowerLetter"/>
      <w:lvlText w:val="%5."/>
      <w:lvlJc w:val="left"/>
      <w:pPr>
        <w:ind w:left="3600" w:hanging="360"/>
      </w:pPr>
    </w:lvl>
    <w:lvl w:ilvl="5" w:tplc="CFE2A5EE">
      <w:start w:val="1"/>
      <w:numFmt w:val="lowerRoman"/>
      <w:lvlText w:val="%6."/>
      <w:lvlJc w:val="right"/>
      <w:pPr>
        <w:ind w:left="4320" w:hanging="180"/>
      </w:pPr>
    </w:lvl>
    <w:lvl w:ilvl="6" w:tplc="3AF05FD4">
      <w:start w:val="1"/>
      <w:numFmt w:val="decimal"/>
      <w:lvlText w:val="%7."/>
      <w:lvlJc w:val="left"/>
      <w:pPr>
        <w:ind w:left="5040" w:hanging="360"/>
      </w:pPr>
    </w:lvl>
    <w:lvl w:ilvl="7" w:tplc="B070553A">
      <w:start w:val="1"/>
      <w:numFmt w:val="lowerLetter"/>
      <w:lvlText w:val="%8."/>
      <w:lvlJc w:val="left"/>
      <w:pPr>
        <w:ind w:left="5760" w:hanging="360"/>
      </w:pPr>
    </w:lvl>
    <w:lvl w:ilvl="8" w:tplc="0EF4E7DC">
      <w:start w:val="1"/>
      <w:numFmt w:val="lowerRoman"/>
      <w:lvlText w:val="%9."/>
      <w:lvlJc w:val="right"/>
      <w:pPr>
        <w:ind w:left="6480" w:hanging="180"/>
      </w:pPr>
    </w:lvl>
  </w:abstractNum>
  <w:abstractNum w:abstractNumId="27" w15:restartNumberingAfterBreak="0">
    <w:nsid w:val="1F1D5698"/>
    <w:multiLevelType w:val="multilevel"/>
    <w:tmpl w:val="901ADF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200760A0"/>
    <w:multiLevelType w:val="multilevel"/>
    <w:tmpl w:val="3CB41626"/>
    <w:lvl w:ilvl="0">
      <w:start w:val="1"/>
      <w:numFmt w:val="upperRoman"/>
      <w:pStyle w:val="Heading1"/>
      <w:suff w:val="space"/>
      <w:lvlText w:val="Chương %1."/>
      <w:lvlJc w:val="left"/>
      <w:pPr>
        <w:ind w:left="0" w:firstLine="0"/>
      </w:pPr>
    </w:lvl>
    <w:lvl w:ilvl="1">
      <w:start w:val="1"/>
      <w:numFmt w:val="decimal"/>
      <w:pStyle w:val="Heading2"/>
      <w:suff w:val="space"/>
      <w:lvlText w:val="%2."/>
      <w:lvlJc w:val="left"/>
      <w:pPr>
        <w:ind w:left="-2430" w:firstLine="0"/>
      </w:pPr>
    </w:lvl>
    <w:lvl w:ilvl="2">
      <w:start w:val="1"/>
      <w:numFmt w:val="decimal"/>
      <w:pStyle w:val="Heading3"/>
      <w:suff w:val="space"/>
      <w:lvlText w:val="%2.%3."/>
      <w:lvlJc w:val="left"/>
      <w:pPr>
        <w:ind w:left="-1728" w:hanging="432"/>
      </w:pPr>
    </w:lvl>
    <w:lvl w:ilvl="3">
      <w:start w:val="1"/>
      <w:numFmt w:val="decimal"/>
      <w:lvlText w:val="4.1.%4"/>
      <w:lvlJc w:val="left"/>
      <w:pPr>
        <w:ind w:left="-1350" w:hanging="360"/>
      </w:pPr>
      <w:rPr>
        <w:rFonts w:hint="default"/>
      </w:rPr>
    </w:lvl>
    <w:lvl w:ilvl="4">
      <w:start w:val="1"/>
      <w:numFmt w:val="decimal"/>
      <w:pStyle w:val="Heading5"/>
      <w:lvlText w:val="%5)"/>
      <w:lvlJc w:val="left"/>
      <w:pPr>
        <w:ind w:left="-1422" w:hanging="432"/>
      </w:pPr>
    </w:lvl>
    <w:lvl w:ilvl="5">
      <w:start w:val="1"/>
      <w:numFmt w:val="lowerLetter"/>
      <w:pStyle w:val="Heading6"/>
      <w:lvlText w:val="%6)"/>
      <w:lvlJc w:val="left"/>
      <w:pPr>
        <w:ind w:left="-1278" w:hanging="432"/>
      </w:pPr>
    </w:lvl>
    <w:lvl w:ilvl="6">
      <w:start w:val="1"/>
      <w:numFmt w:val="lowerRoman"/>
      <w:pStyle w:val="Heading7"/>
      <w:lvlText w:val="%7)"/>
      <w:lvlJc w:val="right"/>
      <w:pPr>
        <w:ind w:left="-1134" w:hanging="288"/>
      </w:pPr>
    </w:lvl>
    <w:lvl w:ilvl="7">
      <w:start w:val="1"/>
      <w:numFmt w:val="lowerLetter"/>
      <w:pStyle w:val="Heading8"/>
      <w:lvlText w:val="%8."/>
      <w:lvlJc w:val="left"/>
      <w:pPr>
        <w:ind w:left="-990" w:hanging="432"/>
      </w:pPr>
    </w:lvl>
    <w:lvl w:ilvl="8">
      <w:start w:val="1"/>
      <w:numFmt w:val="lowerRoman"/>
      <w:pStyle w:val="Heading9"/>
      <w:lvlText w:val="%9."/>
      <w:lvlJc w:val="right"/>
      <w:pPr>
        <w:ind w:left="-846" w:hanging="144"/>
      </w:pPr>
    </w:lvl>
  </w:abstractNum>
  <w:abstractNum w:abstractNumId="29" w15:restartNumberingAfterBreak="0">
    <w:nsid w:val="20E53788"/>
    <w:multiLevelType w:val="hybridMultilevel"/>
    <w:tmpl w:val="E3E8BD72"/>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2137025"/>
    <w:multiLevelType w:val="multilevel"/>
    <w:tmpl w:val="F36AE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3774D5F"/>
    <w:multiLevelType w:val="multilevel"/>
    <w:tmpl w:val="F1B438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26A40B99"/>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271C180B"/>
    <w:multiLevelType w:val="hybridMultilevel"/>
    <w:tmpl w:val="FFFFFFFF"/>
    <w:lvl w:ilvl="0" w:tplc="93F249EA">
      <w:start w:val="1"/>
      <w:numFmt w:val="lowerLetter"/>
      <w:lvlText w:val="%1)"/>
      <w:lvlJc w:val="left"/>
      <w:pPr>
        <w:ind w:left="720" w:hanging="360"/>
      </w:pPr>
    </w:lvl>
    <w:lvl w:ilvl="1" w:tplc="20723A44">
      <w:start w:val="1"/>
      <w:numFmt w:val="lowerLetter"/>
      <w:lvlText w:val="%2."/>
      <w:lvlJc w:val="left"/>
      <w:pPr>
        <w:ind w:left="1440" w:hanging="360"/>
      </w:pPr>
    </w:lvl>
    <w:lvl w:ilvl="2" w:tplc="A6967582">
      <w:start w:val="1"/>
      <w:numFmt w:val="lowerRoman"/>
      <w:lvlText w:val="%3."/>
      <w:lvlJc w:val="right"/>
      <w:pPr>
        <w:ind w:left="2160" w:hanging="180"/>
      </w:pPr>
    </w:lvl>
    <w:lvl w:ilvl="3" w:tplc="90B4C1DA">
      <w:start w:val="1"/>
      <w:numFmt w:val="decimal"/>
      <w:lvlText w:val="%4."/>
      <w:lvlJc w:val="left"/>
      <w:pPr>
        <w:ind w:left="2880" w:hanging="360"/>
      </w:pPr>
    </w:lvl>
    <w:lvl w:ilvl="4" w:tplc="6F3004E2">
      <w:start w:val="1"/>
      <w:numFmt w:val="lowerLetter"/>
      <w:lvlText w:val="%5."/>
      <w:lvlJc w:val="left"/>
      <w:pPr>
        <w:ind w:left="3600" w:hanging="360"/>
      </w:pPr>
    </w:lvl>
    <w:lvl w:ilvl="5" w:tplc="A96C40CA">
      <w:start w:val="1"/>
      <w:numFmt w:val="lowerRoman"/>
      <w:lvlText w:val="%6."/>
      <w:lvlJc w:val="right"/>
      <w:pPr>
        <w:ind w:left="4320" w:hanging="180"/>
      </w:pPr>
    </w:lvl>
    <w:lvl w:ilvl="6" w:tplc="FFD6676E">
      <w:start w:val="1"/>
      <w:numFmt w:val="decimal"/>
      <w:lvlText w:val="%7."/>
      <w:lvlJc w:val="left"/>
      <w:pPr>
        <w:ind w:left="5040" w:hanging="360"/>
      </w:pPr>
    </w:lvl>
    <w:lvl w:ilvl="7" w:tplc="82E03B06">
      <w:start w:val="1"/>
      <w:numFmt w:val="lowerLetter"/>
      <w:lvlText w:val="%8."/>
      <w:lvlJc w:val="left"/>
      <w:pPr>
        <w:ind w:left="5760" w:hanging="360"/>
      </w:pPr>
    </w:lvl>
    <w:lvl w:ilvl="8" w:tplc="E34A3CEE">
      <w:start w:val="1"/>
      <w:numFmt w:val="lowerRoman"/>
      <w:lvlText w:val="%9."/>
      <w:lvlJc w:val="right"/>
      <w:pPr>
        <w:ind w:left="6480" w:hanging="180"/>
      </w:pPr>
    </w:lvl>
  </w:abstractNum>
  <w:abstractNum w:abstractNumId="34" w15:restartNumberingAfterBreak="0">
    <w:nsid w:val="29E31E90"/>
    <w:multiLevelType w:val="multilevel"/>
    <w:tmpl w:val="059210B0"/>
    <w:lvl w:ilvl="0">
      <w:start w:val="1"/>
      <w:numFmt w:val="bullet"/>
      <w:lvlText w:val=""/>
      <w:lvlJc w:val="left"/>
      <w:pPr>
        <w:ind w:left="720" w:hanging="360"/>
      </w:pPr>
      <w:rPr>
        <w:rFonts w:ascii="Symbol" w:hAnsi="Symbol" w:hint="default"/>
        <w:sz w:val="36"/>
        <w:szCs w:val="3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2A873DE3"/>
    <w:multiLevelType w:val="hybridMultilevel"/>
    <w:tmpl w:val="FFFFFFFF"/>
    <w:lvl w:ilvl="0" w:tplc="275EAA10">
      <w:start w:val="8"/>
      <w:numFmt w:val="decimal"/>
      <w:lvlText w:val="%1."/>
      <w:lvlJc w:val="left"/>
      <w:pPr>
        <w:ind w:left="720" w:hanging="360"/>
      </w:pPr>
    </w:lvl>
    <w:lvl w:ilvl="1" w:tplc="AFC82CFA">
      <w:start w:val="1"/>
      <w:numFmt w:val="lowerLetter"/>
      <w:lvlText w:val="%2."/>
      <w:lvlJc w:val="left"/>
      <w:pPr>
        <w:ind w:left="1440" w:hanging="360"/>
      </w:pPr>
    </w:lvl>
    <w:lvl w:ilvl="2" w:tplc="D88E542A">
      <w:start w:val="1"/>
      <w:numFmt w:val="lowerRoman"/>
      <w:lvlText w:val="%3."/>
      <w:lvlJc w:val="right"/>
      <w:pPr>
        <w:ind w:left="2160" w:hanging="180"/>
      </w:pPr>
    </w:lvl>
    <w:lvl w:ilvl="3" w:tplc="4FB40744">
      <w:start w:val="1"/>
      <w:numFmt w:val="decimal"/>
      <w:lvlText w:val="%4."/>
      <w:lvlJc w:val="left"/>
      <w:pPr>
        <w:ind w:left="2880" w:hanging="360"/>
      </w:pPr>
    </w:lvl>
    <w:lvl w:ilvl="4" w:tplc="28989824">
      <w:start w:val="1"/>
      <w:numFmt w:val="lowerLetter"/>
      <w:lvlText w:val="%5."/>
      <w:lvlJc w:val="left"/>
      <w:pPr>
        <w:ind w:left="3600" w:hanging="360"/>
      </w:pPr>
    </w:lvl>
    <w:lvl w:ilvl="5" w:tplc="2286E0A2">
      <w:start w:val="1"/>
      <w:numFmt w:val="lowerRoman"/>
      <w:lvlText w:val="%6."/>
      <w:lvlJc w:val="right"/>
      <w:pPr>
        <w:ind w:left="4320" w:hanging="180"/>
      </w:pPr>
    </w:lvl>
    <w:lvl w:ilvl="6" w:tplc="2E1E961A">
      <w:start w:val="1"/>
      <w:numFmt w:val="decimal"/>
      <w:lvlText w:val="%7."/>
      <w:lvlJc w:val="left"/>
      <w:pPr>
        <w:ind w:left="5040" w:hanging="360"/>
      </w:pPr>
    </w:lvl>
    <w:lvl w:ilvl="7" w:tplc="E86AE894">
      <w:start w:val="1"/>
      <w:numFmt w:val="lowerLetter"/>
      <w:lvlText w:val="%8."/>
      <w:lvlJc w:val="left"/>
      <w:pPr>
        <w:ind w:left="5760" w:hanging="360"/>
      </w:pPr>
    </w:lvl>
    <w:lvl w:ilvl="8" w:tplc="1F6E31BE">
      <w:start w:val="1"/>
      <w:numFmt w:val="lowerRoman"/>
      <w:lvlText w:val="%9."/>
      <w:lvlJc w:val="right"/>
      <w:pPr>
        <w:ind w:left="6480" w:hanging="180"/>
      </w:pPr>
    </w:lvl>
  </w:abstractNum>
  <w:abstractNum w:abstractNumId="36" w15:restartNumberingAfterBreak="0">
    <w:nsid w:val="2ADD231E"/>
    <w:multiLevelType w:val="multilevel"/>
    <w:tmpl w:val="C804CEEE"/>
    <w:lvl w:ilvl="0">
      <w:start w:val="1"/>
      <w:numFmt w:val="bullet"/>
      <w:lvlText w:val="o"/>
      <w:lvlJc w:val="left"/>
      <w:pPr>
        <w:ind w:left="1440" w:hanging="360"/>
      </w:pPr>
      <w:rPr>
        <w:rFonts w:ascii="Courier New" w:eastAsia="Courier New" w:hAnsi="Courier New" w:cs="Courier New"/>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2B9478EB"/>
    <w:multiLevelType w:val="hybridMultilevel"/>
    <w:tmpl w:val="51AA50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C253315"/>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2E504B60"/>
    <w:multiLevelType w:val="hybridMultilevel"/>
    <w:tmpl w:val="FFFFFFFF"/>
    <w:lvl w:ilvl="0" w:tplc="2E60A13E">
      <w:start w:val="8"/>
      <w:numFmt w:val="decimal"/>
      <w:lvlText w:val="%1."/>
      <w:lvlJc w:val="left"/>
      <w:pPr>
        <w:ind w:left="720" w:hanging="360"/>
      </w:pPr>
    </w:lvl>
    <w:lvl w:ilvl="1" w:tplc="6A9436E4">
      <w:start w:val="1"/>
      <w:numFmt w:val="lowerLetter"/>
      <w:lvlText w:val="%2."/>
      <w:lvlJc w:val="left"/>
      <w:pPr>
        <w:ind w:left="1440" w:hanging="360"/>
      </w:pPr>
    </w:lvl>
    <w:lvl w:ilvl="2" w:tplc="3D08A884">
      <w:start w:val="1"/>
      <w:numFmt w:val="lowerRoman"/>
      <w:lvlText w:val="%3."/>
      <w:lvlJc w:val="right"/>
      <w:pPr>
        <w:ind w:left="2160" w:hanging="180"/>
      </w:pPr>
    </w:lvl>
    <w:lvl w:ilvl="3" w:tplc="396EB2FA">
      <w:start w:val="1"/>
      <w:numFmt w:val="decimal"/>
      <w:lvlText w:val="%4."/>
      <w:lvlJc w:val="left"/>
      <w:pPr>
        <w:ind w:left="2880" w:hanging="360"/>
      </w:pPr>
    </w:lvl>
    <w:lvl w:ilvl="4" w:tplc="A4642638">
      <w:start w:val="1"/>
      <w:numFmt w:val="lowerLetter"/>
      <w:lvlText w:val="%5."/>
      <w:lvlJc w:val="left"/>
      <w:pPr>
        <w:ind w:left="3600" w:hanging="360"/>
      </w:pPr>
    </w:lvl>
    <w:lvl w:ilvl="5" w:tplc="8DEACA3E">
      <w:start w:val="1"/>
      <w:numFmt w:val="lowerRoman"/>
      <w:lvlText w:val="%6."/>
      <w:lvlJc w:val="right"/>
      <w:pPr>
        <w:ind w:left="4320" w:hanging="180"/>
      </w:pPr>
    </w:lvl>
    <w:lvl w:ilvl="6" w:tplc="21A88E30">
      <w:start w:val="1"/>
      <w:numFmt w:val="decimal"/>
      <w:lvlText w:val="%7."/>
      <w:lvlJc w:val="left"/>
      <w:pPr>
        <w:ind w:left="5040" w:hanging="360"/>
      </w:pPr>
    </w:lvl>
    <w:lvl w:ilvl="7" w:tplc="36D035E8">
      <w:start w:val="1"/>
      <w:numFmt w:val="lowerLetter"/>
      <w:lvlText w:val="%8."/>
      <w:lvlJc w:val="left"/>
      <w:pPr>
        <w:ind w:left="5760" w:hanging="360"/>
      </w:pPr>
    </w:lvl>
    <w:lvl w:ilvl="8" w:tplc="57D643AE">
      <w:start w:val="1"/>
      <w:numFmt w:val="lowerRoman"/>
      <w:lvlText w:val="%9."/>
      <w:lvlJc w:val="right"/>
      <w:pPr>
        <w:ind w:left="6480" w:hanging="180"/>
      </w:pPr>
    </w:lvl>
  </w:abstractNum>
  <w:abstractNum w:abstractNumId="40" w15:restartNumberingAfterBreak="0">
    <w:nsid w:val="2F325DF0"/>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306154DC"/>
    <w:multiLevelType w:val="hybridMultilevel"/>
    <w:tmpl w:val="FFFFFFFF"/>
    <w:lvl w:ilvl="0" w:tplc="42C295A0">
      <w:start w:val="4"/>
      <w:numFmt w:val="decimal"/>
      <w:lvlText w:val="%1."/>
      <w:lvlJc w:val="left"/>
      <w:pPr>
        <w:ind w:left="720" w:hanging="360"/>
      </w:pPr>
    </w:lvl>
    <w:lvl w:ilvl="1" w:tplc="A4443760">
      <w:start w:val="1"/>
      <w:numFmt w:val="lowerLetter"/>
      <w:lvlText w:val="%2."/>
      <w:lvlJc w:val="left"/>
      <w:pPr>
        <w:ind w:left="1440" w:hanging="360"/>
      </w:pPr>
    </w:lvl>
    <w:lvl w:ilvl="2" w:tplc="EBE415BC">
      <w:start w:val="1"/>
      <w:numFmt w:val="lowerRoman"/>
      <w:lvlText w:val="%3."/>
      <w:lvlJc w:val="right"/>
      <w:pPr>
        <w:ind w:left="2160" w:hanging="180"/>
      </w:pPr>
    </w:lvl>
    <w:lvl w:ilvl="3" w:tplc="1AFA39D6">
      <w:start w:val="1"/>
      <w:numFmt w:val="decimal"/>
      <w:lvlText w:val="%4."/>
      <w:lvlJc w:val="left"/>
      <w:pPr>
        <w:ind w:left="2880" w:hanging="360"/>
      </w:pPr>
    </w:lvl>
    <w:lvl w:ilvl="4" w:tplc="45FE80AE">
      <w:start w:val="1"/>
      <w:numFmt w:val="lowerLetter"/>
      <w:lvlText w:val="%5."/>
      <w:lvlJc w:val="left"/>
      <w:pPr>
        <w:ind w:left="3600" w:hanging="360"/>
      </w:pPr>
    </w:lvl>
    <w:lvl w:ilvl="5" w:tplc="116261AA">
      <w:start w:val="1"/>
      <w:numFmt w:val="lowerRoman"/>
      <w:lvlText w:val="%6."/>
      <w:lvlJc w:val="right"/>
      <w:pPr>
        <w:ind w:left="4320" w:hanging="180"/>
      </w:pPr>
    </w:lvl>
    <w:lvl w:ilvl="6" w:tplc="3BDCB608">
      <w:start w:val="1"/>
      <w:numFmt w:val="decimal"/>
      <w:lvlText w:val="%7."/>
      <w:lvlJc w:val="left"/>
      <w:pPr>
        <w:ind w:left="5040" w:hanging="360"/>
      </w:pPr>
    </w:lvl>
    <w:lvl w:ilvl="7" w:tplc="D67292D2">
      <w:start w:val="1"/>
      <w:numFmt w:val="lowerLetter"/>
      <w:lvlText w:val="%8."/>
      <w:lvlJc w:val="left"/>
      <w:pPr>
        <w:ind w:left="5760" w:hanging="360"/>
      </w:pPr>
    </w:lvl>
    <w:lvl w:ilvl="8" w:tplc="E6B2FD12">
      <w:start w:val="1"/>
      <w:numFmt w:val="lowerRoman"/>
      <w:lvlText w:val="%9."/>
      <w:lvlJc w:val="right"/>
      <w:pPr>
        <w:ind w:left="6480" w:hanging="180"/>
      </w:pPr>
    </w:lvl>
  </w:abstractNum>
  <w:abstractNum w:abstractNumId="42" w15:restartNumberingAfterBreak="0">
    <w:nsid w:val="31EE63EC"/>
    <w:multiLevelType w:val="hybridMultilevel"/>
    <w:tmpl w:val="FFFFFFFF"/>
    <w:lvl w:ilvl="0" w:tplc="5D6EB540">
      <w:start w:val="9"/>
      <w:numFmt w:val="decimal"/>
      <w:lvlText w:val="%1."/>
      <w:lvlJc w:val="left"/>
      <w:pPr>
        <w:ind w:left="720" w:hanging="360"/>
      </w:pPr>
    </w:lvl>
    <w:lvl w:ilvl="1" w:tplc="C59200F0">
      <w:start w:val="1"/>
      <w:numFmt w:val="lowerLetter"/>
      <w:lvlText w:val="%2."/>
      <w:lvlJc w:val="left"/>
      <w:pPr>
        <w:ind w:left="1440" w:hanging="360"/>
      </w:pPr>
    </w:lvl>
    <w:lvl w:ilvl="2" w:tplc="72BE7066">
      <w:start w:val="1"/>
      <w:numFmt w:val="lowerRoman"/>
      <w:lvlText w:val="%3."/>
      <w:lvlJc w:val="right"/>
      <w:pPr>
        <w:ind w:left="2160" w:hanging="180"/>
      </w:pPr>
    </w:lvl>
    <w:lvl w:ilvl="3" w:tplc="76364F6E">
      <w:start w:val="1"/>
      <w:numFmt w:val="decimal"/>
      <w:lvlText w:val="%4."/>
      <w:lvlJc w:val="left"/>
      <w:pPr>
        <w:ind w:left="2880" w:hanging="360"/>
      </w:pPr>
    </w:lvl>
    <w:lvl w:ilvl="4" w:tplc="A8BA790A">
      <w:start w:val="1"/>
      <w:numFmt w:val="lowerLetter"/>
      <w:lvlText w:val="%5."/>
      <w:lvlJc w:val="left"/>
      <w:pPr>
        <w:ind w:left="3600" w:hanging="360"/>
      </w:pPr>
    </w:lvl>
    <w:lvl w:ilvl="5" w:tplc="1AE41BC6">
      <w:start w:val="1"/>
      <w:numFmt w:val="lowerRoman"/>
      <w:lvlText w:val="%6."/>
      <w:lvlJc w:val="right"/>
      <w:pPr>
        <w:ind w:left="4320" w:hanging="180"/>
      </w:pPr>
    </w:lvl>
    <w:lvl w:ilvl="6" w:tplc="044C4236">
      <w:start w:val="1"/>
      <w:numFmt w:val="decimal"/>
      <w:lvlText w:val="%7."/>
      <w:lvlJc w:val="left"/>
      <w:pPr>
        <w:ind w:left="5040" w:hanging="360"/>
      </w:pPr>
    </w:lvl>
    <w:lvl w:ilvl="7" w:tplc="96409A92">
      <w:start w:val="1"/>
      <w:numFmt w:val="lowerLetter"/>
      <w:lvlText w:val="%8."/>
      <w:lvlJc w:val="left"/>
      <w:pPr>
        <w:ind w:left="5760" w:hanging="360"/>
      </w:pPr>
    </w:lvl>
    <w:lvl w:ilvl="8" w:tplc="6666E718">
      <w:start w:val="1"/>
      <w:numFmt w:val="lowerRoman"/>
      <w:lvlText w:val="%9."/>
      <w:lvlJc w:val="right"/>
      <w:pPr>
        <w:ind w:left="6480" w:hanging="180"/>
      </w:pPr>
    </w:lvl>
  </w:abstractNum>
  <w:abstractNum w:abstractNumId="43" w15:restartNumberingAfterBreak="0">
    <w:nsid w:val="32311F07"/>
    <w:multiLevelType w:val="hybridMultilevel"/>
    <w:tmpl w:val="FFFFFFFF"/>
    <w:lvl w:ilvl="0" w:tplc="5FBAD1FE">
      <w:start w:val="3"/>
      <w:numFmt w:val="decimal"/>
      <w:lvlText w:val="%1."/>
      <w:lvlJc w:val="left"/>
      <w:pPr>
        <w:ind w:left="720" w:hanging="360"/>
      </w:pPr>
    </w:lvl>
    <w:lvl w:ilvl="1" w:tplc="AD8E98CA">
      <w:start w:val="1"/>
      <w:numFmt w:val="lowerLetter"/>
      <w:lvlText w:val="%2."/>
      <w:lvlJc w:val="left"/>
      <w:pPr>
        <w:ind w:left="1440" w:hanging="360"/>
      </w:pPr>
    </w:lvl>
    <w:lvl w:ilvl="2" w:tplc="02E44584">
      <w:start w:val="1"/>
      <w:numFmt w:val="lowerRoman"/>
      <w:lvlText w:val="%3."/>
      <w:lvlJc w:val="right"/>
      <w:pPr>
        <w:ind w:left="2160" w:hanging="180"/>
      </w:pPr>
    </w:lvl>
    <w:lvl w:ilvl="3" w:tplc="66625D04">
      <w:start w:val="1"/>
      <w:numFmt w:val="decimal"/>
      <w:lvlText w:val="%4."/>
      <w:lvlJc w:val="left"/>
      <w:pPr>
        <w:ind w:left="2880" w:hanging="360"/>
      </w:pPr>
    </w:lvl>
    <w:lvl w:ilvl="4" w:tplc="0120611C">
      <w:start w:val="1"/>
      <w:numFmt w:val="lowerLetter"/>
      <w:lvlText w:val="%5."/>
      <w:lvlJc w:val="left"/>
      <w:pPr>
        <w:ind w:left="3600" w:hanging="360"/>
      </w:pPr>
    </w:lvl>
    <w:lvl w:ilvl="5" w:tplc="FF5C1CE6">
      <w:start w:val="1"/>
      <w:numFmt w:val="lowerRoman"/>
      <w:lvlText w:val="%6."/>
      <w:lvlJc w:val="right"/>
      <w:pPr>
        <w:ind w:left="4320" w:hanging="180"/>
      </w:pPr>
    </w:lvl>
    <w:lvl w:ilvl="6" w:tplc="1460F41C">
      <w:start w:val="1"/>
      <w:numFmt w:val="decimal"/>
      <w:lvlText w:val="%7."/>
      <w:lvlJc w:val="left"/>
      <w:pPr>
        <w:ind w:left="5040" w:hanging="360"/>
      </w:pPr>
    </w:lvl>
    <w:lvl w:ilvl="7" w:tplc="59E081BC">
      <w:start w:val="1"/>
      <w:numFmt w:val="lowerLetter"/>
      <w:lvlText w:val="%8."/>
      <w:lvlJc w:val="left"/>
      <w:pPr>
        <w:ind w:left="5760" w:hanging="360"/>
      </w:pPr>
    </w:lvl>
    <w:lvl w:ilvl="8" w:tplc="A11C5B5E">
      <w:start w:val="1"/>
      <w:numFmt w:val="lowerRoman"/>
      <w:lvlText w:val="%9."/>
      <w:lvlJc w:val="right"/>
      <w:pPr>
        <w:ind w:left="6480" w:hanging="180"/>
      </w:pPr>
    </w:lvl>
  </w:abstractNum>
  <w:abstractNum w:abstractNumId="44" w15:restartNumberingAfterBreak="0">
    <w:nsid w:val="3484580C"/>
    <w:multiLevelType w:val="multilevel"/>
    <w:tmpl w:val="0B94AF16"/>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5" w15:restartNumberingAfterBreak="0">
    <w:nsid w:val="35794AB2"/>
    <w:multiLevelType w:val="hybridMultilevel"/>
    <w:tmpl w:val="FFFFFFFF"/>
    <w:lvl w:ilvl="0" w:tplc="B372A892">
      <w:start w:val="15"/>
      <w:numFmt w:val="decimal"/>
      <w:lvlText w:val="%1."/>
      <w:lvlJc w:val="left"/>
      <w:pPr>
        <w:ind w:left="720" w:hanging="360"/>
      </w:pPr>
    </w:lvl>
    <w:lvl w:ilvl="1" w:tplc="686EBD3E">
      <w:start w:val="1"/>
      <w:numFmt w:val="lowerLetter"/>
      <w:lvlText w:val="%2."/>
      <w:lvlJc w:val="left"/>
      <w:pPr>
        <w:ind w:left="1440" w:hanging="360"/>
      </w:pPr>
    </w:lvl>
    <w:lvl w:ilvl="2" w:tplc="6FC8B786">
      <w:start w:val="1"/>
      <w:numFmt w:val="lowerRoman"/>
      <w:lvlText w:val="%3."/>
      <w:lvlJc w:val="right"/>
      <w:pPr>
        <w:ind w:left="2160" w:hanging="180"/>
      </w:pPr>
    </w:lvl>
    <w:lvl w:ilvl="3" w:tplc="196EFB54">
      <w:start w:val="1"/>
      <w:numFmt w:val="decimal"/>
      <w:lvlText w:val="%4."/>
      <w:lvlJc w:val="left"/>
      <w:pPr>
        <w:ind w:left="2880" w:hanging="360"/>
      </w:pPr>
    </w:lvl>
    <w:lvl w:ilvl="4" w:tplc="4E7C6196">
      <w:start w:val="1"/>
      <w:numFmt w:val="lowerLetter"/>
      <w:lvlText w:val="%5."/>
      <w:lvlJc w:val="left"/>
      <w:pPr>
        <w:ind w:left="3600" w:hanging="360"/>
      </w:pPr>
    </w:lvl>
    <w:lvl w:ilvl="5" w:tplc="4650F622">
      <w:start w:val="1"/>
      <w:numFmt w:val="lowerRoman"/>
      <w:lvlText w:val="%6."/>
      <w:lvlJc w:val="right"/>
      <w:pPr>
        <w:ind w:left="4320" w:hanging="180"/>
      </w:pPr>
    </w:lvl>
    <w:lvl w:ilvl="6" w:tplc="19AAE9C2">
      <w:start w:val="1"/>
      <w:numFmt w:val="decimal"/>
      <w:lvlText w:val="%7."/>
      <w:lvlJc w:val="left"/>
      <w:pPr>
        <w:ind w:left="5040" w:hanging="360"/>
      </w:pPr>
    </w:lvl>
    <w:lvl w:ilvl="7" w:tplc="37EE2D36">
      <w:start w:val="1"/>
      <w:numFmt w:val="lowerLetter"/>
      <w:lvlText w:val="%8."/>
      <w:lvlJc w:val="left"/>
      <w:pPr>
        <w:ind w:left="5760" w:hanging="360"/>
      </w:pPr>
    </w:lvl>
    <w:lvl w:ilvl="8" w:tplc="FB6C20C0">
      <w:start w:val="1"/>
      <w:numFmt w:val="lowerRoman"/>
      <w:lvlText w:val="%9."/>
      <w:lvlJc w:val="right"/>
      <w:pPr>
        <w:ind w:left="6480" w:hanging="180"/>
      </w:pPr>
    </w:lvl>
  </w:abstractNum>
  <w:abstractNum w:abstractNumId="46" w15:restartNumberingAfterBreak="0">
    <w:nsid w:val="35843C9B"/>
    <w:multiLevelType w:val="hybridMultilevel"/>
    <w:tmpl w:val="90B4B4C0"/>
    <w:lvl w:ilvl="0" w:tplc="04090017">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35F70D35"/>
    <w:multiLevelType w:val="hybridMultilevel"/>
    <w:tmpl w:val="DD72E7C4"/>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862C7B8"/>
    <w:multiLevelType w:val="hybridMultilevel"/>
    <w:tmpl w:val="AE3CCC90"/>
    <w:lvl w:ilvl="0" w:tplc="3BF21694">
      <w:start w:val="1"/>
      <w:numFmt w:val="lowerLetter"/>
      <w:lvlText w:val="%1)"/>
      <w:lvlJc w:val="left"/>
      <w:pPr>
        <w:ind w:left="720" w:hanging="360"/>
      </w:pPr>
    </w:lvl>
    <w:lvl w:ilvl="1" w:tplc="8976F42E">
      <w:start w:val="1"/>
      <w:numFmt w:val="lowerLetter"/>
      <w:lvlText w:val="%2."/>
      <w:lvlJc w:val="left"/>
      <w:pPr>
        <w:ind w:left="1440" w:hanging="360"/>
      </w:pPr>
    </w:lvl>
    <w:lvl w:ilvl="2" w:tplc="2FE6010E">
      <w:start w:val="1"/>
      <w:numFmt w:val="lowerRoman"/>
      <w:lvlText w:val="%3."/>
      <w:lvlJc w:val="right"/>
      <w:pPr>
        <w:ind w:left="2160" w:hanging="180"/>
      </w:pPr>
    </w:lvl>
    <w:lvl w:ilvl="3" w:tplc="ACC44892">
      <w:start w:val="1"/>
      <w:numFmt w:val="decimal"/>
      <w:lvlText w:val="%4."/>
      <w:lvlJc w:val="left"/>
      <w:pPr>
        <w:ind w:left="2880" w:hanging="360"/>
      </w:pPr>
    </w:lvl>
    <w:lvl w:ilvl="4" w:tplc="7A489640">
      <w:start w:val="1"/>
      <w:numFmt w:val="lowerLetter"/>
      <w:lvlText w:val="%5."/>
      <w:lvlJc w:val="left"/>
      <w:pPr>
        <w:ind w:left="3600" w:hanging="360"/>
      </w:pPr>
    </w:lvl>
    <w:lvl w:ilvl="5" w:tplc="9BCEA46E">
      <w:start w:val="1"/>
      <w:numFmt w:val="lowerRoman"/>
      <w:lvlText w:val="%6."/>
      <w:lvlJc w:val="right"/>
      <w:pPr>
        <w:ind w:left="4320" w:hanging="180"/>
      </w:pPr>
    </w:lvl>
    <w:lvl w:ilvl="6" w:tplc="AE9063D0">
      <w:start w:val="1"/>
      <w:numFmt w:val="decimal"/>
      <w:lvlText w:val="%7."/>
      <w:lvlJc w:val="left"/>
      <w:pPr>
        <w:ind w:left="5040" w:hanging="360"/>
      </w:pPr>
    </w:lvl>
    <w:lvl w:ilvl="7" w:tplc="8F64923A">
      <w:start w:val="1"/>
      <w:numFmt w:val="lowerLetter"/>
      <w:lvlText w:val="%8."/>
      <w:lvlJc w:val="left"/>
      <w:pPr>
        <w:ind w:left="5760" w:hanging="360"/>
      </w:pPr>
    </w:lvl>
    <w:lvl w:ilvl="8" w:tplc="6978BC06">
      <w:start w:val="1"/>
      <w:numFmt w:val="lowerRoman"/>
      <w:lvlText w:val="%9."/>
      <w:lvlJc w:val="right"/>
      <w:pPr>
        <w:ind w:left="6480" w:hanging="180"/>
      </w:pPr>
    </w:lvl>
  </w:abstractNum>
  <w:abstractNum w:abstractNumId="49" w15:restartNumberingAfterBreak="0">
    <w:nsid w:val="38FA0296"/>
    <w:multiLevelType w:val="hybridMultilevel"/>
    <w:tmpl w:val="C0087038"/>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917709F"/>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39CB5C44"/>
    <w:multiLevelType w:val="hybridMultilevel"/>
    <w:tmpl w:val="653C0C2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A253709"/>
    <w:multiLevelType w:val="hybridMultilevel"/>
    <w:tmpl w:val="FFFFFFFF"/>
    <w:lvl w:ilvl="0" w:tplc="D9448B8A">
      <w:start w:val="10"/>
      <w:numFmt w:val="decimal"/>
      <w:lvlText w:val="%1."/>
      <w:lvlJc w:val="left"/>
      <w:pPr>
        <w:ind w:left="720" w:hanging="360"/>
      </w:pPr>
    </w:lvl>
    <w:lvl w:ilvl="1" w:tplc="D44E6236">
      <w:start w:val="1"/>
      <w:numFmt w:val="lowerLetter"/>
      <w:lvlText w:val="%2."/>
      <w:lvlJc w:val="left"/>
      <w:pPr>
        <w:ind w:left="1440" w:hanging="360"/>
      </w:pPr>
    </w:lvl>
    <w:lvl w:ilvl="2" w:tplc="3B349FFC">
      <w:start w:val="1"/>
      <w:numFmt w:val="lowerRoman"/>
      <w:lvlText w:val="%3."/>
      <w:lvlJc w:val="right"/>
      <w:pPr>
        <w:ind w:left="2160" w:hanging="180"/>
      </w:pPr>
    </w:lvl>
    <w:lvl w:ilvl="3" w:tplc="F9CEEF6A">
      <w:start w:val="1"/>
      <w:numFmt w:val="decimal"/>
      <w:lvlText w:val="%4."/>
      <w:lvlJc w:val="left"/>
      <w:pPr>
        <w:ind w:left="2880" w:hanging="360"/>
      </w:pPr>
    </w:lvl>
    <w:lvl w:ilvl="4" w:tplc="4AA2B6FE">
      <w:start w:val="1"/>
      <w:numFmt w:val="lowerLetter"/>
      <w:lvlText w:val="%5."/>
      <w:lvlJc w:val="left"/>
      <w:pPr>
        <w:ind w:left="3600" w:hanging="360"/>
      </w:pPr>
    </w:lvl>
    <w:lvl w:ilvl="5" w:tplc="A5B465B0">
      <w:start w:val="1"/>
      <w:numFmt w:val="lowerRoman"/>
      <w:lvlText w:val="%6."/>
      <w:lvlJc w:val="right"/>
      <w:pPr>
        <w:ind w:left="4320" w:hanging="180"/>
      </w:pPr>
    </w:lvl>
    <w:lvl w:ilvl="6" w:tplc="8CBA23E4">
      <w:start w:val="1"/>
      <w:numFmt w:val="decimal"/>
      <w:lvlText w:val="%7."/>
      <w:lvlJc w:val="left"/>
      <w:pPr>
        <w:ind w:left="5040" w:hanging="360"/>
      </w:pPr>
    </w:lvl>
    <w:lvl w:ilvl="7" w:tplc="631A4A14">
      <w:start w:val="1"/>
      <w:numFmt w:val="lowerLetter"/>
      <w:lvlText w:val="%8."/>
      <w:lvlJc w:val="left"/>
      <w:pPr>
        <w:ind w:left="5760" w:hanging="360"/>
      </w:pPr>
    </w:lvl>
    <w:lvl w:ilvl="8" w:tplc="612417BE">
      <w:start w:val="1"/>
      <w:numFmt w:val="lowerRoman"/>
      <w:lvlText w:val="%9."/>
      <w:lvlJc w:val="right"/>
      <w:pPr>
        <w:ind w:left="6480" w:hanging="180"/>
      </w:pPr>
    </w:lvl>
  </w:abstractNum>
  <w:abstractNum w:abstractNumId="53" w15:restartNumberingAfterBreak="0">
    <w:nsid w:val="3B491924"/>
    <w:multiLevelType w:val="multilevel"/>
    <w:tmpl w:val="E8DCD894"/>
    <w:lvl w:ilvl="0">
      <w:start w:val="1"/>
      <w:numFmt w:val="decimal"/>
      <w:lvlText w:val="%1)"/>
      <w:lvlJc w:val="left"/>
      <w:pPr>
        <w:ind w:left="720" w:hanging="360"/>
      </w:pPr>
      <w:rPr>
        <w:u w:val="none"/>
      </w:rPr>
    </w:lvl>
    <w:lvl w:ilvl="1">
      <w:start w:val="1"/>
      <w:numFmt w:val="lowerLetter"/>
      <w:pStyle w:val="Heading4"/>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3E033ADB"/>
    <w:multiLevelType w:val="multilevel"/>
    <w:tmpl w:val="281E8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2FC78BE"/>
    <w:multiLevelType w:val="multilevel"/>
    <w:tmpl w:val="DF346C44"/>
    <w:lvl w:ilvl="0">
      <w:start w:val="1"/>
      <w:numFmt w:val="bullet"/>
      <w:lvlText w:val="o"/>
      <w:lvlJc w:val="left"/>
      <w:pPr>
        <w:ind w:left="720" w:hanging="360"/>
      </w:pPr>
      <w:rPr>
        <w:rFonts w:ascii="Courier New" w:eastAsia="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3E43A60"/>
    <w:multiLevelType w:val="hybridMultilevel"/>
    <w:tmpl w:val="724E9A9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50F158C"/>
    <w:multiLevelType w:val="hybridMultilevel"/>
    <w:tmpl w:val="8C22955E"/>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581222D"/>
    <w:multiLevelType w:val="hybridMultilevel"/>
    <w:tmpl w:val="B2887F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5A80E9C"/>
    <w:multiLevelType w:val="multilevel"/>
    <w:tmpl w:val="32A659E0"/>
    <w:lvl w:ilvl="0">
      <w:start w:val="1"/>
      <w:numFmt w:val="bullet"/>
      <w:lvlText w:val="●"/>
      <w:lvlJc w:val="left"/>
      <w:pPr>
        <w:ind w:left="1440" w:hanging="360"/>
      </w:pPr>
      <w:rPr>
        <w:u w:val="none"/>
      </w:rPr>
    </w:lvl>
    <w:lvl w:ilvl="1">
      <w:start w:val="1"/>
      <w:numFmt w:val="bullet"/>
      <w:lvlText w:val="▪"/>
      <w:lvlJc w:val="left"/>
      <w:pPr>
        <w:ind w:left="2160" w:hanging="360"/>
      </w:pPr>
      <w:rPr>
        <w:rFonts w:ascii="Noto Sans Symbols" w:eastAsia="Noto Sans Symbols" w:hAnsi="Noto Sans Symbols" w:cs="Noto Sans Symbols"/>
        <w:sz w:val="36"/>
        <w:szCs w:val="36"/>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460573F5"/>
    <w:multiLevelType w:val="hybridMultilevel"/>
    <w:tmpl w:val="DF4CF5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64A87C9"/>
    <w:multiLevelType w:val="hybridMultilevel"/>
    <w:tmpl w:val="FFFFFFFF"/>
    <w:lvl w:ilvl="0" w:tplc="56E87D1A">
      <w:start w:val="12"/>
      <w:numFmt w:val="decimal"/>
      <w:lvlText w:val="%1."/>
      <w:lvlJc w:val="left"/>
      <w:pPr>
        <w:ind w:left="720" w:hanging="360"/>
      </w:pPr>
    </w:lvl>
    <w:lvl w:ilvl="1" w:tplc="ACDE7190">
      <w:start w:val="1"/>
      <w:numFmt w:val="lowerLetter"/>
      <w:lvlText w:val="%2."/>
      <w:lvlJc w:val="left"/>
      <w:pPr>
        <w:ind w:left="1440" w:hanging="360"/>
      </w:pPr>
    </w:lvl>
    <w:lvl w:ilvl="2" w:tplc="3FFE7ED4">
      <w:start w:val="1"/>
      <w:numFmt w:val="lowerRoman"/>
      <w:lvlText w:val="%3."/>
      <w:lvlJc w:val="right"/>
      <w:pPr>
        <w:ind w:left="2160" w:hanging="180"/>
      </w:pPr>
    </w:lvl>
    <w:lvl w:ilvl="3" w:tplc="F2600E70">
      <w:start w:val="1"/>
      <w:numFmt w:val="decimal"/>
      <w:lvlText w:val="%4."/>
      <w:lvlJc w:val="left"/>
      <w:pPr>
        <w:ind w:left="2880" w:hanging="360"/>
      </w:pPr>
    </w:lvl>
    <w:lvl w:ilvl="4" w:tplc="5DAC240A">
      <w:start w:val="1"/>
      <w:numFmt w:val="lowerLetter"/>
      <w:lvlText w:val="%5."/>
      <w:lvlJc w:val="left"/>
      <w:pPr>
        <w:ind w:left="3600" w:hanging="360"/>
      </w:pPr>
    </w:lvl>
    <w:lvl w:ilvl="5" w:tplc="D75EBF4C">
      <w:start w:val="1"/>
      <w:numFmt w:val="lowerRoman"/>
      <w:lvlText w:val="%6."/>
      <w:lvlJc w:val="right"/>
      <w:pPr>
        <w:ind w:left="4320" w:hanging="180"/>
      </w:pPr>
    </w:lvl>
    <w:lvl w:ilvl="6" w:tplc="4AFC15F0">
      <w:start w:val="1"/>
      <w:numFmt w:val="decimal"/>
      <w:lvlText w:val="%7."/>
      <w:lvlJc w:val="left"/>
      <w:pPr>
        <w:ind w:left="5040" w:hanging="360"/>
      </w:pPr>
    </w:lvl>
    <w:lvl w:ilvl="7" w:tplc="F8D2436E">
      <w:start w:val="1"/>
      <w:numFmt w:val="lowerLetter"/>
      <w:lvlText w:val="%8."/>
      <w:lvlJc w:val="left"/>
      <w:pPr>
        <w:ind w:left="5760" w:hanging="360"/>
      </w:pPr>
    </w:lvl>
    <w:lvl w:ilvl="8" w:tplc="678866D2">
      <w:start w:val="1"/>
      <w:numFmt w:val="lowerRoman"/>
      <w:lvlText w:val="%9."/>
      <w:lvlJc w:val="right"/>
      <w:pPr>
        <w:ind w:left="6480" w:hanging="180"/>
      </w:pPr>
    </w:lvl>
  </w:abstractNum>
  <w:abstractNum w:abstractNumId="62" w15:restartNumberingAfterBreak="0">
    <w:nsid w:val="468BDEDE"/>
    <w:multiLevelType w:val="hybridMultilevel"/>
    <w:tmpl w:val="FFFFFFFF"/>
    <w:lvl w:ilvl="0" w:tplc="E976FD08">
      <w:start w:val="13"/>
      <w:numFmt w:val="decimal"/>
      <w:lvlText w:val="%1."/>
      <w:lvlJc w:val="left"/>
      <w:pPr>
        <w:ind w:left="720" w:hanging="360"/>
      </w:pPr>
    </w:lvl>
    <w:lvl w:ilvl="1" w:tplc="ACB8A3FA">
      <w:start w:val="1"/>
      <w:numFmt w:val="lowerLetter"/>
      <w:lvlText w:val="%2."/>
      <w:lvlJc w:val="left"/>
      <w:pPr>
        <w:ind w:left="1440" w:hanging="360"/>
      </w:pPr>
    </w:lvl>
    <w:lvl w:ilvl="2" w:tplc="2C52A07E">
      <w:start w:val="1"/>
      <w:numFmt w:val="lowerRoman"/>
      <w:lvlText w:val="%3."/>
      <w:lvlJc w:val="right"/>
      <w:pPr>
        <w:ind w:left="2160" w:hanging="180"/>
      </w:pPr>
    </w:lvl>
    <w:lvl w:ilvl="3" w:tplc="8D7AE936">
      <w:start w:val="1"/>
      <w:numFmt w:val="decimal"/>
      <w:lvlText w:val="%4."/>
      <w:lvlJc w:val="left"/>
      <w:pPr>
        <w:ind w:left="2880" w:hanging="360"/>
      </w:pPr>
    </w:lvl>
    <w:lvl w:ilvl="4" w:tplc="704EE4A6">
      <w:start w:val="1"/>
      <w:numFmt w:val="lowerLetter"/>
      <w:lvlText w:val="%5."/>
      <w:lvlJc w:val="left"/>
      <w:pPr>
        <w:ind w:left="3600" w:hanging="360"/>
      </w:pPr>
    </w:lvl>
    <w:lvl w:ilvl="5" w:tplc="3F20F946">
      <w:start w:val="1"/>
      <w:numFmt w:val="lowerRoman"/>
      <w:lvlText w:val="%6."/>
      <w:lvlJc w:val="right"/>
      <w:pPr>
        <w:ind w:left="4320" w:hanging="180"/>
      </w:pPr>
    </w:lvl>
    <w:lvl w:ilvl="6" w:tplc="A1F60494">
      <w:start w:val="1"/>
      <w:numFmt w:val="decimal"/>
      <w:lvlText w:val="%7."/>
      <w:lvlJc w:val="left"/>
      <w:pPr>
        <w:ind w:left="5040" w:hanging="360"/>
      </w:pPr>
    </w:lvl>
    <w:lvl w:ilvl="7" w:tplc="FCC830E6">
      <w:start w:val="1"/>
      <w:numFmt w:val="lowerLetter"/>
      <w:lvlText w:val="%8."/>
      <w:lvlJc w:val="left"/>
      <w:pPr>
        <w:ind w:left="5760" w:hanging="360"/>
      </w:pPr>
    </w:lvl>
    <w:lvl w:ilvl="8" w:tplc="575E3FB8">
      <w:start w:val="1"/>
      <w:numFmt w:val="lowerRoman"/>
      <w:lvlText w:val="%9."/>
      <w:lvlJc w:val="right"/>
      <w:pPr>
        <w:ind w:left="6480" w:hanging="180"/>
      </w:pPr>
    </w:lvl>
  </w:abstractNum>
  <w:abstractNum w:abstractNumId="63" w15:restartNumberingAfterBreak="0">
    <w:nsid w:val="484B2865"/>
    <w:multiLevelType w:val="multilevel"/>
    <w:tmpl w:val="AC164DB0"/>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sz w:val="36"/>
        <w:szCs w:val="36"/>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B107462"/>
    <w:multiLevelType w:val="multilevel"/>
    <w:tmpl w:val="43465C00"/>
    <w:lvl w:ilvl="0">
      <w:start w:val="1"/>
      <w:numFmt w:val="bullet"/>
      <w:lvlText w:val="▪"/>
      <w:lvlJc w:val="left"/>
      <w:pPr>
        <w:ind w:left="2160" w:hanging="360"/>
      </w:pPr>
      <w:rPr>
        <w:rFonts w:ascii="Noto Sans Symbols" w:eastAsia="Noto Sans Symbols" w:hAnsi="Noto Sans Symbols" w:cs="Noto Sans Symbols"/>
        <w:sz w:val="36"/>
        <w:szCs w:val="36"/>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5" w15:restartNumberingAfterBreak="0">
    <w:nsid w:val="4BDD2501"/>
    <w:multiLevelType w:val="hybridMultilevel"/>
    <w:tmpl w:val="724E9A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035641"/>
    <w:multiLevelType w:val="multilevel"/>
    <w:tmpl w:val="7346B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518B00EC"/>
    <w:multiLevelType w:val="multilevel"/>
    <w:tmpl w:val="2E6E90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8" w15:restartNumberingAfterBreak="0">
    <w:nsid w:val="537213FF"/>
    <w:multiLevelType w:val="hybridMultilevel"/>
    <w:tmpl w:val="A92C9BA6"/>
    <w:lvl w:ilvl="0" w:tplc="04090017">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53ED02DE"/>
    <w:multiLevelType w:val="multilevel"/>
    <w:tmpl w:val="55922602"/>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552B1D32"/>
    <w:multiLevelType w:val="multilevel"/>
    <w:tmpl w:val="810E5F34"/>
    <w:lvl w:ilvl="0">
      <w:start w:val="1"/>
      <w:numFmt w:val="bullet"/>
      <w:lvlText w:val="o"/>
      <w:lvlJc w:val="left"/>
      <w:pPr>
        <w:ind w:left="720" w:hanging="360"/>
      </w:pPr>
      <w:rPr>
        <w:rFonts w:ascii="Courier New" w:eastAsia="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59030FE"/>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56A676C7"/>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56C76852"/>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576503E9"/>
    <w:multiLevelType w:val="multilevel"/>
    <w:tmpl w:val="48241DD6"/>
    <w:lvl w:ilvl="0">
      <w:start w:val="1"/>
      <w:numFmt w:val="bullet"/>
      <w:lvlText w:val="o"/>
      <w:lvlJc w:val="left"/>
      <w:pPr>
        <w:ind w:left="720" w:hanging="360"/>
      </w:pPr>
      <w:rPr>
        <w:rFonts w:ascii="Courier New" w:eastAsia="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9E9E415"/>
    <w:multiLevelType w:val="hybridMultilevel"/>
    <w:tmpl w:val="FFFFFFFF"/>
    <w:lvl w:ilvl="0" w:tplc="FEF83228">
      <w:start w:val="9"/>
      <w:numFmt w:val="decimal"/>
      <w:lvlText w:val="%1."/>
      <w:lvlJc w:val="left"/>
      <w:pPr>
        <w:ind w:left="720" w:hanging="360"/>
      </w:pPr>
    </w:lvl>
    <w:lvl w:ilvl="1" w:tplc="6E841E3A">
      <w:start w:val="1"/>
      <w:numFmt w:val="lowerLetter"/>
      <w:lvlText w:val="%2."/>
      <w:lvlJc w:val="left"/>
      <w:pPr>
        <w:ind w:left="1440" w:hanging="360"/>
      </w:pPr>
    </w:lvl>
    <w:lvl w:ilvl="2" w:tplc="0414AF80">
      <w:start w:val="1"/>
      <w:numFmt w:val="lowerRoman"/>
      <w:lvlText w:val="%3."/>
      <w:lvlJc w:val="right"/>
      <w:pPr>
        <w:ind w:left="2160" w:hanging="180"/>
      </w:pPr>
    </w:lvl>
    <w:lvl w:ilvl="3" w:tplc="3EEE8B26">
      <w:start w:val="1"/>
      <w:numFmt w:val="decimal"/>
      <w:lvlText w:val="%4."/>
      <w:lvlJc w:val="left"/>
      <w:pPr>
        <w:ind w:left="2880" w:hanging="360"/>
      </w:pPr>
    </w:lvl>
    <w:lvl w:ilvl="4" w:tplc="B6E01D50">
      <w:start w:val="1"/>
      <w:numFmt w:val="lowerLetter"/>
      <w:lvlText w:val="%5."/>
      <w:lvlJc w:val="left"/>
      <w:pPr>
        <w:ind w:left="3600" w:hanging="360"/>
      </w:pPr>
    </w:lvl>
    <w:lvl w:ilvl="5" w:tplc="DE32D982">
      <w:start w:val="1"/>
      <w:numFmt w:val="lowerRoman"/>
      <w:lvlText w:val="%6."/>
      <w:lvlJc w:val="right"/>
      <w:pPr>
        <w:ind w:left="4320" w:hanging="180"/>
      </w:pPr>
    </w:lvl>
    <w:lvl w:ilvl="6" w:tplc="F4C82696">
      <w:start w:val="1"/>
      <w:numFmt w:val="decimal"/>
      <w:lvlText w:val="%7."/>
      <w:lvlJc w:val="left"/>
      <w:pPr>
        <w:ind w:left="5040" w:hanging="360"/>
      </w:pPr>
    </w:lvl>
    <w:lvl w:ilvl="7" w:tplc="99DE7500">
      <w:start w:val="1"/>
      <w:numFmt w:val="lowerLetter"/>
      <w:lvlText w:val="%8."/>
      <w:lvlJc w:val="left"/>
      <w:pPr>
        <w:ind w:left="5760" w:hanging="360"/>
      </w:pPr>
    </w:lvl>
    <w:lvl w:ilvl="8" w:tplc="E7DA1864">
      <w:start w:val="1"/>
      <w:numFmt w:val="lowerRoman"/>
      <w:lvlText w:val="%9."/>
      <w:lvlJc w:val="right"/>
      <w:pPr>
        <w:ind w:left="6480" w:hanging="180"/>
      </w:pPr>
    </w:lvl>
  </w:abstractNum>
  <w:abstractNum w:abstractNumId="76" w15:restartNumberingAfterBreak="0">
    <w:nsid w:val="5A106051"/>
    <w:multiLevelType w:val="multilevel"/>
    <w:tmpl w:val="AE9AC32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7" w15:restartNumberingAfterBreak="0">
    <w:nsid w:val="5CA161C5"/>
    <w:multiLevelType w:val="multilevel"/>
    <w:tmpl w:val="37A05D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5CF15461"/>
    <w:multiLevelType w:val="hybridMultilevel"/>
    <w:tmpl w:val="E94A75D6"/>
    <w:lvl w:ilvl="0" w:tplc="B86A34F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E16197E"/>
    <w:multiLevelType w:val="hybridMultilevel"/>
    <w:tmpl w:val="FFFFFFFF"/>
    <w:lvl w:ilvl="0" w:tplc="96FA6512">
      <w:start w:val="1"/>
      <w:numFmt w:val="lowerLetter"/>
      <w:lvlText w:val="%1)"/>
      <w:lvlJc w:val="left"/>
      <w:pPr>
        <w:ind w:left="1080" w:hanging="360"/>
      </w:pPr>
    </w:lvl>
    <w:lvl w:ilvl="1" w:tplc="F4AACA5A">
      <w:start w:val="1"/>
      <w:numFmt w:val="lowerLetter"/>
      <w:lvlText w:val="%2."/>
      <w:lvlJc w:val="left"/>
      <w:pPr>
        <w:ind w:left="1800" w:hanging="360"/>
      </w:pPr>
    </w:lvl>
    <w:lvl w:ilvl="2" w:tplc="9B1CFDE6">
      <w:start w:val="1"/>
      <w:numFmt w:val="lowerRoman"/>
      <w:lvlText w:val="%3."/>
      <w:lvlJc w:val="right"/>
      <w:pPr>
        <w:ind w:left="2520" w:hanging="180"/>
      </w:pPr>
    </w:lvl>
    <w:lvl w:ilvl="3" w:tplc="1A0A3D92">
      <w:start w:val="1"/>
      <w:numFmt w:val="decimal"/>
      <w:lvlText w:val="%4."/>
      <w:lvlJc w:val="left"/>
      <w:pPr>
        <w:ind w:left="3240" w:hanging="360"/>
      </w:pPr>
    </w:lvl>
    <w:lvl w:ilvl="4" w:tplc="7E2CF89C">
      <w:start w:val="1"/>
      <w:numFmt w:val="lowerLetter"/>
      <w:lvlText w:val="%5."/>
      <w:lvlJc w:val="left"/>
      <w:pPr>
        <w:ind w:left="3960" w:hanging="360"/>
      </w:pPr>
    </w:lvl>
    <w:lvl w:ilvl="5" w:tplc="3AAC61BE">
      <w:start w:val="1"/>
      <w:numFmt w:val="lowerRoman"/>
      <w:lvlText w:val="%6."/>
      <w:lvlJc w:val="right"/>
      <w:pPr>
        <w:ind w:left="4680" w:hanging="180"/>
      </w:pPr>
    </w:lvl>
    <w:lvl w:ilvl="6" w:tplc="368297DA">
      <w:start w:val="1"/>
      <w:numFmt w:val="decimal"/>
      <w:lvlText w:val="%7."/>
      <w:lvlJc w:val="left"/>
      <w:pPr>
        <w:ind w:left="5400" w:hanging="360"/>
      </w:pPr>
    </w:lvl>
    <w:lvl w:ilvl="7" w:tplc="01B869F6">
      <w:start w:val="1"/>
      <w:numFmt w:val="lowerLetter"/>
      <w:lvlText w:val="%8."/>
      <w:lvlJc w:val="left"/>
      <w:pPr>
        <w:ind w:left="6120" w:hanging="360"/>
      </w:pPr>
    </w:lvl>
    <w:lvl w:ilvl="8" w:tplc="73086BDC">
      <w:start w:val="1"/>
      <w:numFmt w:val="lowerRoman"/>
      <w:lvlText w:val="%9."/>
      <w:lvlJc w:val="right"/>
      <w:pPr>
        <w:ind w:left="6840" w:hanging="180"/>
      </w:pPr>
    </w:lvl>
  </w:abstractNum>
  <w:abstractNum w:abstractNumId="80" w15:restartNumberingAfterBreak="0">
    <w:nsid w:val="6169403D"/>
    <w:multiLevelType w:val="multilevel"/>
    <w:tmpl w:val="612C6E5E"/>
    <w:lvl w:ilvl="0">
      <w:start w:val="1"/>
      <w:numFmt w:val="bullet"/>
      <w:lvlText w:val="o"/>
      <w:lvlJc w:val="left"/>
      <w:pPr>
        <w:ind w:left="720" w:hanging="360"/>
      </w:pPr>
      <w:rPr>
        <w:rFonts w:ascii="Courier New" w:eastAsia="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28A1132"/>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6301744E"/>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65B51C50"/>
    <w:multiLevelType w:val="multilevel"/>
    <w:tmpl w:val="D278FADE"/>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sz w:val="36"/>
        <w:szCs w:val="36"/>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6175406"/>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66DC4F26"/>
    <w:multiLevelType w:val="multilevel"/>
    <w:tmpl w:val="4B28CDC4"/>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sz w:val="36"/>
        <w:szCs w:val="36"/>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739A4AB"/>
    <w:multiLevelType w:val="hybridMultilevel"/>
    <w:tmpl w:val="FFFFFFFF"/>
    <w:lvl w:ilvl="0" w:tplc="6AFEFAE8">
      <w:start w:val="16"/>
      <w:numFmt w:val="decimal"/>
      <w:lvlText w:val="%1."/>
      <w:lvlJc w:val="left"/>
      <w:pPr>
        <w:ind w:left="720" w:hanging="360"/>
      </w:pPr>
    </w:lvl>
    <w:lvl w:ilvl="1" w:tplc="46B063D6">
      <w:start w:val="1"/>
      <w:numFmt w:val="lowerLetter"/>
      <w:lvlText w:val="%2."/>
      <w:lvlJc w:val="left"/>
      <w:pPr>
        <w:ind w:left="1440" w:hanging="360"/>
      </w:pPr>
    </w:lvl>
    <w:lvl w:ilvl="2" w:tplc="9ED84B04">
      <w:start w:val="1"/>
      <w:numFmt w:val="lowerRoman"/>
      <w:lvlText w:val="%3."/>
      <w:lvlJc w:val="right"/>
      <w:pPr>
        <w:ind w:left="2160" w:hanging="180"/>
      </w:pPr>
    </w:lvl>
    <w:lvl w:ilvl="3" w:tplc="669A82E2">
      <w:start w:val="1"/>
      <w:numFmt w:val="decimal"/>
      <w:lvlText w:val="%4."/>
      <w:lvlJc w:val="left"/>
      <w:pPr>
        <w:ind w:left="2880" w:hanging="360"/>
      </w:pPr>
    </w:lvl>
    <w:lvl w:ilvl="4" w:tplc="8C1C848C">
      <w:start w:val="1"/>
      <w:numFmt w:val="lowerLetter"/>
      <w:lvlText w:val="%5."/>
      <w:lvlJc w:val="left"/>
      <w:pPr>
        <w:ind w:left="3600" w:hanging="360"/>
      </w:pPr>
    </w:lvl>
    <w:lvl w:ilvl="5" w:tplc="853E060E">
      <w:start w:val="1"/>
      <w:numFmt w:val="lowerRoman"/>
      <w:lvlText w:val="%6."/>
      <w:lvlJc w:val="right"/>
      <w:pPr>
        <w:ind w:left="4320" w:hanging="180"/>
      </w:pPr>
    </w:lvl>
    <w:lvl w:ilvl="6" w:tplc="C19E8086">
      <w:start w:val="1"/>
      <w:numFmt w:val="decimal"/>
      <w:lvlText w:val="%7."/>
      <w:lvlJc w:val="left"/>
      <w:pPr>
        <w:ind w:left="5040" w:hanging="360"/>
      </w:pPr>
    </w:lvl>
    <w:lvl w:ilvl="7" w:tplc="2050F156">
      <w:start w:val="1"/>
      <w:numFmt w:val="lowerLetter"/>
      <w:lvlText w:val="%8."/>
      <w:lvlJc w:val="left"/>
      <w:pPr>
        <w:ind w:left="5760" w:hanging="360"/>
      </w:pPr>
    </w:lvl>
    <w:lvl w:ilvl="8" w:tplc="187233A0">
      <w:start w:val="1"/>
      <w:numFmt w:val="lowerRoman"/>
      <w:lvlText w:val="%9."/>
      <w:lvlJc w:val="right"/>
      <w:pPr>
        <w:ind w:left="6480" w:hanging="180"/>
      </w:pPr>
    </w:lvl>
  </w:abstractNum>
  <w:abstractNum w:abstractNumId="87" w15:restartNumberingAfterBreak="0">
    <w:nsid w:val="6AAA4B2C"/>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6B4A3A5B"/>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9" w15:restartNumberingAfterBreak="0">
    <w:nsid w:val="6BBB383C"/>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0" w15:restartNumberingAfterBreak="0">
    <w:nsid w:val="6F4F014F"/>
    <w:multiLevelType w:val="multilevel"/>
    <w:tmpl w:val="AEC65AB4"/>
    <w:lvl w:ilvl="0">
      <w:start w:val="1"/>
      <w:numFmt w:val="bullet"/>
      <w:lvlText w:val="o"/>
      <w:lvlJc w:val="left"/>
      <w:pPr>
        <w:ind w:left="1440" w:hanging="360"/>
      </w:pPr>
      <w:rPr>
        <w:rFonts w:ascii="Courier New" w:eastAsia="Courier New" w:hAnsi="Courier New" w:cs="Courier New"/>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71397C25"/>
    <w:multiLevelType w:val="hybridMultilevel"/>
    <w:tmpl w:val="FFFFFFFF"/>
    <w:lvl w:ilvl="0" w:tplc="41944EC4">
      <w:start w:val="14"/>
      <w:numFmt w:val="decimal"/>
      <w:lvlText w:val="%1."/>
      <w:lvlJc w:val="left"/>
      <w:pPr>
        <w:ind w:left="720" w:hanging="360"/>
      </w:pPr>
    </w:lvl>
    <w:lvl w:ilvl="1" w:tplc="17267AB2">
      <w:start w:val="1"/>
      <w:numFmt w:val="lowerLetter"/>
      <w:lvlText w:val="%2."/>
      <w:lvlJc w:val="left"/>
      <w:pPr>
        <w:ind w:left="1440" w:hanging="360"/>
      </w:pPr>
    </w:lvl>
    <w:lvl w:ilvl="2" w:tplc="6A3E4216">
      <w:start w:val="1"/>
      <w:numFmt w:val="lowerRoman"/>
      <w:lvlText w:val="%3."/>
      <w:lvlJc w:val="right"/>
      <w:pPr>
        <w:ind w:left="2160" w:hanging="180"/>
      </w:pPr>
    </w:lvl>
    <w:lvl w:ilvl="3" w:tplc="D230F7D0">
      <w:start w:val="1"/>
      <w:numFmt w:val="decimal"/>
      <w:lvlText w:val="%4."/>
      <w:lvlJc w:val="left"/>
      <w:pPr>
        <w:ind w:left="2880" w:hanging="360"/>
      </w:pPr>
    </w:lvl>
    <w:lvl w:ilvl="4" w:tplc="9E3496A0">
      <w:start w:val="1"/>
      <w:numFmt w:val="lowerLetter"/>
      <w:lvlText w:val="%5."/>
      <w:lvlJc w:val="left"/>
      <w:pPr>
        <w:ind w:left="3600" w:hanging="360"/>
      </w:pPr>
    </w:lvl>
    <w:lvl w:ilvl="5" w:tplc="E300FC48">
      <w:start w:val="1"/>
      <w:numFmt w:val="lowerRoman"/>
      <w:lvlText w:val="%6."/>
      <w:lvlJc w:val="right"/>
      <w:pPr>
        <w:ind w:left="4320" w:hanging="180"/>
      </w:pPr>
    </w:lvl>
    <w:lvl w:ilvl="6" w:tplc="F4748D4C">
      <w:start w:val="1"/>
      <w:numFmt w:val="decimal"/>
      <w:lvlText w:val="%7."/>
      <w:lvlJc w:val="left"/>
      <w:pPr>
        <w:ind w:left="5040" w:hanging="360"/>
      </w:pPr>
    </w:lvl>
    <w:lvl w:ilvl="7" w:tplc="41328526">
      <w:start w:val="1"/>
      <w:numFmt w:val="lowerLetter"/>
      <w:lvlText w:val="%8."/>
      <w:lvlJc w:val="left"/>
      <w:pPr>
        <w:ind w:left="5760" w:hanging="360"/>
      </w:pPr>
    </w:lvl>
    <w:lvl w:ilvl="8" w:tplc="6C4C2230">
      <w:start w:val="1"/>
      <w:numFmt w:val="lowerRoman"/>
      <w:lvlText w:val="%9."/>
      <w:lvlJc w:val="right"/>
      <w:pPr>
        <w:ind w:left="6480" w:hanging="180"/>
      </w:pPr>
    </w:lvl>
  </w:abstractNum>
  <w:abstractNum w:abstractNumId="92" w15:restartNumberingAfterBreak="0">
    <w:nsid w:val="726B4A08"/>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73930CFA"/>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73A13D26"/>
    <w:multiLevelType w:val="multilevel"/>
    <w:tmpl w:val="4612ACAA"/>
    <w:lvl w:ilvl="0">
      <w:start w:val="1"/>
      <w:numFmt w:val="bullet"/>
      <w:lvlText w:val="o"/>
      <w:lvlJc w:val="left"/>
      <w:pPr>
        <w:ind w:left="720" w:hanging="360"/>
      </w:pPr>
      <w:rPr>
        <w:rFonts w:ascii="Courier New" w:eastAsia="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42632DF"/>
    <w:multiLevelType w:val="hybridMultilevel"/>
    <w:tmpl w:val="A2D666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443711D"/>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74CD2DAD"/>
    <w:multiLevelType w:val="multilevel"/>
    <w:tmpl w:val="160E5FF4"/>
    <w:lvl w:ilvl="0">
      <w:start w:val="1"/>
      <w:numFmt w:val="bullet"/>
      <w:lvlText w:val="o"/>
      <w:lvlJc w:val="left"/>
      <w:pPr>
        <w:ind w:left="1440" w:hanging="360"/>
      </w:pPr>
      <w:rPr>
        <w:rFonts w:ascii="Courier New" w:eastAsia="Courier New" w:hAnsi="Courier New" w:cs="Courier New"/>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75970BC3"/>
    <w:multiLevelType w:val="hybridMultilevel"/>
    <w:tmpl w:val="4366F690"/>
    <w:lvl w:ilvl="0" w:tplc="911C680E">
      <w:start w:val="1"/>
      <w:numFmt w:val="lowerLetter"/>
      <w:lvlText w:val="%1)"/>
      <w:lvlJc w:val="left"/>
      <w:pPr>
        <w:ind w:left="1080" w:hanging="360"/>
      </w:pPr>
    </w:lvl>
    <w:lvl w:ilvl="1" w:tplc="42541306">
      <w:start w:val="1"/>
      <w:numFmt w:val="lowerLetter"/>
      <w:lvlText w:val="%2."/>
      <w:lvlJc w:val="left"/>
      <w:pPr>
        <w:ind w:left="1800" w:hanging="360"/>
      </w:pPr>
    </w:lvl>
    <w:lvl w:ilvl="2" w:tplc="2F3A51A0">
      <w:start w:val="1"/>
      <w:numFmt w:val="lowerRoman"/>
      <w:lvlText w:val="%3."/>
      <w:lvlJc w:val="right"/>
      <w:pPr>
        <w:ind w:left="2520" w:hanging="180"/>
      </w:pPr>
    </w:lvl>
    <w:lvl w:ilvl="3" w:tplc="00B8CF52">
      <w:start w:val="1"/>
      <w:numFmt w:val="decimal"/>
      <w:lvlText w:val="%4."/>
      <w:lvlJc w:val="left"/>
      <w:pPr>
        <w:ind w:left="3240" w:hanging="360"/>
      </w:pPr>
    </w:lvl>
    <w:lvl w:ilvl="4" w:tplc="02FCE56C">
      <w:start w:val="1"/>
      <w:numFmt w:val="lowerLetter"/>
      <w:lvlText w:val="%5."/>
      <w:lvlJc w:val="left"/>
      <w:pPr>
        <w:ind w:left="3960" w:hanging="360"/>
      </w:pPr>
    </w:lvl>
    <w:lvl w:ilvl="5" w:tplc="0AF835D2">
      <w:start w:val="1"/>
      <w:numFmt w:val="lowerRoman"/>
      <w:lvlText w:val="%6."/>
      <w:lvlJc w:val="right"/>
      <w:pPr>
        <w:ind w:left="4680" w:hanging="180"/>
      </w:pPr>
    </w:lvl>
    <w:lvl w:ilvl="6" w:tplc="27F8AEB6">
      <w:start w:val="1"/>
      <w:numFmt w:val="decimal"/>
      <w:lvlText w:val="%7."/>
      <w:lvlJc w:val="left"/>
      <w:pPr>
        <w:ind w:left="5400" w:hanging="360"/>
      </w:pPr>
    </w:lvl>
    <w:lvl w:ilvl="7" w:tplc="147AD7BA">
      <w:start w:val="1"/>
      <w:numFmt w:val="lowerLetter"/>
      <w:lvlText w:val="%8."/>
      <w:lvlJc w:val="left"/>
      <w:pPr>
        <w:ind w:left="6120" w:hanging="360"/>
      </w:pPr>
    </w:lvl>
    <w:lvl w:ilvl="8" w:tplc="8A1495AE">
      <w:start w:val="1"/>
      <w:numFmt w:val="lowerRoman"/>
      <w:lvlText w:val="%9."/>
      <w:lvlJc w:val="right"/>
      <w:pPr>
        <w:ind w:left="6840" w:hanging="180"/>
      </w:pPr>
    </w:lvl>
  </w:abstractNum>
  <w:abstractNum w:abstractNumId="99" w15:restartNumberingAfterBreak="0">
    <w:nsid w:val="77B40E7F"/>
    <w:multiLevelType w:val="multilevel"/>
    <w:tmpl w:val="BFCC6CCE"/>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sz w:val="36"/>
        <w:szCs w:val="36"/>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A63EB98"/>
    <w:multiLevelType w:val="hybridMultilevel"/>
    <w:tmpl w:val="D9BED396"/>
    <w:lvl w:ilvl="0" w:tplc="D73EF352">
      <w:start w:val="1"/>
      <w:numFmt w:val="decimal"/>
      <w:lvlText w:val="•"/>
      <w:lvlJc w:val="left"/>
      <w:pPr>
        <w:ind w:left="720" w:hanging="360"/>
      </w:pPr>
    </w:lvl>
    <w:lvl w:ilvl="1" w:tplc="41D4F248">
      <w:start w:val="1"/>
      <w:numFmt w:val="lowerLetter"/>
      <w:lvlText w:val="%2."/>
      <w:lvlJc w:val="left"/>
      <w:pPr>
        <w:ind w:left="1440" w:hanging="360"/>
      </w:pPr>
    </w:lvl>
    <w:lvl w:ilvl="2" w:tplc="7612009E">
      <w:start w:val="1"/>
      <w:numFmt w:val="lowerRoman"/>
      <w:lvlText w:val="%3."/>
      <w:lvlJc w:val="right"/>
      <w:pPr>
        <w:ind w:left="2160" w:hanging="180"/>
      </w:pPr>
    </w:lvl>
    <w:lvl w:ilvl="3" w:tplc="0B8C5E0A">
      <w:start w:val="1"/>
      <w:numFmt w:val="decimal"/>
      <w:lvlText w:val="%4."/>
      <w:lvlJc w:val="left"/>
      <w:pPr>
        <w:ind w:left="2880" w:hanging="360"/>
      </w:pPr>
    </w:lvl>
    <w:lvl w:ilvl="4" w:tplc="3B92C6C8">
      <w:start w:val="1"/>
      <w:numFmt w:val="lowerLetter"/>
      <w:lvlText w:val="%5."/>
      <w:lvlJc w:val="left"/>
      <w:pPr>
        <w:ind w:left="3600" w:hanging="360"/>
      </w:pPr>
    </w:lvl>
    <w:lvl w:ilvl="5" w:tplc="9FF0609C">
      <w:start w:val="1"/>
      <w:numFmt w:val="lowerRoman"/>
      <w:lvlText w:val="%6."/>
      <w:lvlJc w:val="right"/>
      <w:pPr>
        <w:ind w:left="4320" w:hanging="180"/>
      </w:pPr>
    </w:lvl>
    <w:lvl w:ilvl="6" w:tplc="9A2AEACC">
      <w:start w:val="1"/>
      <w:numFmt w:val="decimal"/>
      <w:lvlText w:val="%7."/>
      <w:lvlJc w:val="left"/>
      <w:pPr>
        <w:ind w:left="5040" w:hanging="360"/>
      </w:pPr>
    </w:lvl>
    <w:lvl w:ilvl="7" w:tplc="4A1C8B0A">
      <w:start w:val="1"/>
      <w:numFmt w:val="lowerLetter"/>
      <w:lvlText w:val="%8."/>
      <w:lvlJc w:val="left"/>
      <w:pPr>
        <w:ind w:left="5760" w:hanging="360"/>
      </w:pPr>
    </w:lvl>
    <w:lvl w:ilvl="8" w:tplc="8BF23E0A">
      <w:start w:val="1"/>
      <w:numFmt w:val="lowerRoman"/>
      <w:lvlText w:val="%9."/>
      <w:lvlJc w:val="right"/>
      <w:pPr>
        <w:ind w:left="6480" w:hanging="180"/>
      </w:pPr>
    </w:lvl>
  </w:abstractNum>
  <w:abstractNum w:abstractNumId="101" w15:restartNumberingAfterBreak="0">
    <w:nsid w:val="7A898C42"/>
    <w:multiLevelType w:val="hybridMultilevel"/>
    <w:tmpl w:val="FFFFFFFF"/>
    <w:lvl w:ilvl="0" w:tplc="411662BA">
      <w:start w:val="1"/>
      <w:numFmt w:val="lowerLetter"/>
      <w:lvlText w:val="%1)"/>
      <w:lvlJc w:val="left"/>
      <w:pPr>
        <w:ind w:left="1080" w:hanging="360"/>
      </w:pPr>
    </w:lvl>
    <w:lvl w:ilvl="1" w:tplc="F51CC7F6">
      <w:start w:val="1"/>
      <w:numFmt w:val="lowerLetter"/>
      <w:lvlText w:val="%2."/>
      <w:lvlJc w:val="left"/>
      <w:pPr>
        <w:ind w:left="1800" w:hanging="360"/>
      </w:pPr>
    </w:lvl>
    <w:lvl w:ilvl="2" w:tplc="B1CED8D4">
      <w:start w:val="1"/>
      <w:numFmt w:val="lowerRoman"/>
      <w:lvlText w:val="%3."/>
      <w:lvlJc w:val="right"/>
      <w:pPr>
        <w:ind w:left="2520" w:hanging="180"/>
      </w:pPr>
    </w:lvl>
    <w:lvl w:ilvl="3" w:tplc="F914F930">
      <w:start w:val="1"/>
      <w:numFmt w:val="decimal"/>
      <w:lvlText w:val="%4."/>
      <w:lvlJc w:val="left"/>
      <w:pPr>
        <w:ind w:left="3240" w:hanging="360"/>
      </w:pPr>
    </w:lvl>
    <w:lvl w:ilvl="4" w:tplc="7200E7C2">
      <w:start w:val="1"/>
      <w:numFmt w:val="lowerLetter"/>
      <w:lvlText w:val="%5."/>
      <w:lvlJc w:val="left"/>
      <w:pPr>
        <w:ind w:left="3960" w:hanging="360"/>
      </w:pPr>
    </w:lvl>
    <w:lvl w:ilvl="5" w:tplc="B8A88AEC">
      <w:start w:val="1"/>
      <w:numFmt w:val="lowerRoman"/>
      <w:lvlText w:val="%6."/>
      <w:lvlJc w:val="right"/>
      <w:pPr>
        <w:ind w:left="4680" w:hanging="180"/>
      </w:pPr>
    </w:lvl>
    <w:lvl w:ilvl="6" w:tplc="095C4F8E">
      <w:start w:val="1"/>
      <w:numFmt w:val="decimal"/>
      <w:lvlText w:val="%7."/>
      <w:lvlJc w:val="left"/>
      <w:pPr>
        <w:ind w:left="5400" w:hanging="360"/>
      </w:pPr>
    </w:lvl>
    <w:lvl w:ilvl="7" w:tplc="4D5C2782">
      <w:start w:val="1"/>
      <w:numFmt w:val="lowerLetter"/>
      <w:lvlText w:val="%8."/>
      <w:lvlJc w:val="left"/>
      <w:pPr>
        <w:ind w:left="6120" w:hanging="360"/>
      </w:pPr>
    </w:lvl>
    <w:lvl w:ilvl="8" w:tplc="04D80D9A">
      <w:start w:val="1"/>
      <w:numFmt w:val="lowerRoman"/>
      <w:lvlText w:val="%9."/>
      <w:lvlJc w:val="right"/>
      <w:pPr>
        <w:ind w:left="6840" w:hanging="180"/>
      </w:pPr>
    </w:lvl>
  </w:abstractNum>
  <w:abstractNum w:abstractNumId="102" w15:restartNumberingAfterBreak="0">
    <w:nsid w:val="7A9B3FF9"/>
    <w:multiLevelType w:val="hybridMultilevel"/>
    <w:tmpl w:val="1AEE764A"/>
    <w:lvl w:ilvl="0" w:tplc="604CB7FE">
      <w:start w:val="1"/>
      <w:numFmt w:val="decimal"/>
      <w:lvlText w:val="%1."/>
      <w:lvlJc w:val="left"/>
      <w:pPr>
        <w:ind w:left="720" w:hanging="360"/>
      </w:pPr>
    </w:lvl>
    <w:lvl w:ilvl="1" w:tplc="35F67954">
      <w:start w:val="1"/>
      <w:numFmt w:val="lowerLetter"/>
      <w:lvlText w:val="%2."/>
      <w:lvlJc w:val="left"/>
      <w:pPr>
        <w:ind w:left="1440" w:hanging="360"/>
      </w:pPr>
    </w:lvl>
    <w:lvl w:ilvl="2" w:tplc="0EC28570">
      <w:start w:val="1"/>
      <w:numFmt w:val="lowerRoman"/>
      <w:lvlText w:val="%3."/>
      <w:lvlJc w:val="right"/>
      <w:pPr>
        <w:ind w:left="2160" w:hanging="180"/>
      </w:pPr>
    </w:lvl>
    <w:lvl w:ilvl="3" w:tplc="B08437CA">
      <w:start w:val="1"/>
      <w:numFmt w:val="decimal"/>
      <w:lvlText w:val="%4."/>
      <w:lvlJc w:val="left"/>
      <w:pPr>
        <w:ind w:left="2880" w:hanging="360"/>
      </w:pPr>
    </w:lvl>
    <w:lvl w:ilvl="4" w:tplc="CF2C518E">
      <w:start w:val="1"/>
      <w:numFmt w:val="lowerLetter"/>
      <w:lvlText w:val="%5."/>
      <w:lvlJc w:val="left"/>
      <w:pPr>
        <w:ind w:left="3600" w:hanging="360"/>
      </w:pPr>
    </w:lvl>
    <w:lvl w:ilvl="5" w:tplc="285A68BE">
      <w:start w:val="1"/>
      <w:numFmt w:val="lowerRoman"/>
      <w:lvlText w:val="%6."/>
      <w:lvlJc w:val="right"/>
      <w:pPr>
        <w:ind w:left="4320" w:hanging="180"/>
      </w:pPr>
    </w:lvl>
    <w:lvl w:ilvl="6" w:tplc="A12EE1B6">
      <w:start w:val="1"/>
      <w:numFmt w:val="decimal"/>
      <w:lvlText w:val="%7."/>
      <w:lvlJc w:val="left"/>
      <w:pPr>
        <w:ind w:left="5040" w:hanging="360"/>
      </w:pPr>
    </w:lvl>
    <w:lvl w:ilvl="7" w:tplc="7F9C2A22">
      <w:start w:val="1"/>
      <w:numFmt w:val="lowerLetter"/>
      <w:lvlText w:val="%8."/>
      <w:lvlJc w:val="left"/>
      <w:pPr>
        <w:ind w:left="5760" w:hanging="360"/>
      </w:pPr>
    </w:lvl>
    <w:lvl w:ilvl="8" w:tplc="BFD62064">
      <w:start w:val="1"/>
      <w:numFmt w:val="lowerRoman"/>
      <w:lvlText w:val="%9."/>
      <w:lvlJc w:val="right"/>
      <w:pPr>
        <w:ind w:left="6480" w:hanging="180"/>
      </w:pPr>
    </w:lvl>
  </w:abstractNum>
  <w:abstractNum w:abstractNumId="103" w15:restartNumberingAfterBreak="0">
    <w:nsid w:val="7BCF0811"/>
    <w:multiLevelType w:val="multilevel"/>
    <w:tmpl w:val="8F16B4A2"/>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15:restartNumberingAfterBreak="0">
    <w:nsid w:val="7D75E72A"/>
    <w:multiLevelType w:val="hybridMultilevel"/>
    <w:tmpl w:val="FFFFFFFF"/>
    <w:lvl w:ilvl="0" w:tplc="6714F832">
      <w:start w:val="5"/>
      <w:numFmt w:val="decimal"/>
      <w:lvlText w:val="%1."/>
      <w:lvlJc w:val="left"/>
      <w:pPr>
        <w:ind w:left="720" w:hanging="360"/>
      </w:pPr>
    </w:lvl>
    <w:lvl w:ilvl="1" w:tplc="407C603A">
      <w:start w:val="1"/>
      <w:numFmt w:val="lowerLetter"/>
      <w:lvlText w:val="%2."/>
      <w:lvlJc w:val="left"/>
      <w:pPr>
        <w:ind w:left="1440" w:hanging="360"/>
      </w:pPr>
    </w:lvl>
    <w:lvl w:ilvl="2" w:tplc="20BE9C84">
      <w:start w:val="1"/>
      <w:numFmt w:val="lowerRoman"/>
      <w:lvlText w:val="%3."/>
      <w:lvlJc w:val="right"/>
      <w:pPr>
        <w:ind w:left="2160" w:hanging="180"/>
      </w:pPr>
    </w:lvl>
    <w:lvl w:ilvl="3" w:tplc="1A1ABE14">
      <w:start w:val="1"/>
      <w:numFmt w:val="decimal"/>
      <w:lvlText w:val="%4."/>
      <w:lvlJc w:val="left"/>
      <w:pPr>
        <w:ind w:left="2880" w:hanging="360"/>
      </w:pPr>
    </w:lvl>
    <w:lvl w:ilvl="4" w:tplc="9538F1CE">
      <w:start w:val="1"/>
      <w:numFmt w:val="lowerLetter"/>
      <w:lvlText w:val="%5."/>
      <w:lvlJc w:val="left"/>
      <w:pPr>
        <w:ind w:left="3600" w:hanging="360"/>
      </w:pPr>
    </w:lvl>
    <w:lvl w:ilvl="5" w:tplc="08F4DA78">
      <w:start w:val="1"/>
      <w:numFmt w:val="lowerRoman"/>
      <w:lvlText w:val="%6."/>
      <w:lvlJc w:val="right"/>
      <w:pPr>
        <w:ind w:left="4320" w:hanging="180"/>
      </w:pPr>
    </w:lvl>
    <w:lvl w:ilvl="6" w:tplc="B2B42194">
      <w:start w:val="1"/>
      <w:numFmt w:val="decimal"/>
      <w:lvlText w:val="%7."/>
      <w:lvlJc w:val="left"/>
      <w:pPr>
        <w:ind w:left="5040" w:hanging="360"/>
      </w:pPr>
    </w:lvl>
    <w:lvl w:ilvl="7" w:tplc="B742DAEE">
      <w:start w:val="1"/>
      <w:numFmt w:val="lowerLetter"/>
      <w:lvlText w:val="%8."/>
      <w:lvlJc w:val="left"/>
      <w:pPr>
        <w:ind w:left="5760" w:hanging="360"/>
      </w:pPr>
    </w:lvl>
    <w:lvl w:ilvl="8" w:tplc="8E168818">
      <w:start w:val="1"/>
      <w:numFmt w:val="lowerRoman"/>
      <w:lvlText w:val="%9."/>
      <w:lvlJc w:val="right"/>
      <w:pPr>
        <w:ind w:left="6480" w:hanging="180"/>
      </w:pPr>
    </w:lvl>
  </w:abstractNum>
  <w:abstractNum w:abstractNumId="105" w15:restartNumberingAfterBreak="0">
    <w:nsid w:val="7DB2E9D2"/>
    <w:multiLevelType w:val="hybridMultilevel"/>
    <w:tmpl w:val="FFFFFFFF"/>
    <w:lvl w:ilvl="0" w:tplc="ECA89DC2">
      <w:start w:val="11"/>
      <w:numFmt w:val="decimal"/>
      <w:lvlText w:val="%1."/>
      <w:lvlJc w:val="left"/>
      <w:pPr>
        <w:ind w:left="720" w:hanging="360"/>
      </w:pPr>
    </w:lvl>
    <w:lvl w:ilvl="1" w:tplc="8EF49086">
      <w:start w:val="1"/>
      <w:numFmt w:val="lowerLetter"/>
      <w:lvlText w:val="%2."/>
      <w:lvlJc w:val="left"/>
      <w:pPr>
        <w:ind w:left="1440" w:hanging="360"/>
      </w:pPr>
    </w:lvl>
    <w:lvl w:ilvl="2" w:tplc="10107B74">
      <w:start w:val="1"/>
      <w:numFmt w:val="lowerRoman"/>
      <w:lvlText w:val="%3."/>
      <w:lvlJc w:val="right"/>
      <w:pPr>
        <w:ind w:left="2160" w:hanging="180"/>
      </w:pPr>
    </w:lvl>
    <w:lvl w:ilvl="3" w:tplc="8A1A88A8">
      <w:start w:val="1"/>
      <w:numFmt w:val="decimal"/>
      <w:lvlText w:val="%4."/>
      <w:lvlJc w:val="left"/>
      <w:pPr>
        <w:ind w:left="2880" w:hanging="360"/>
      </w:pPr>
    </w:lvl>
    <w:lvl w:ilvl="4" w:tplc="0CBE5B22">
      <w:start w:val="1"/>
      <w:numFmt w:val="lowerLetter"/>
      <w:lvlText w:val="%5."/>
      <w:lvlJc w:val="left"/>
      <w:pPr>
        <w:ind w:left="3600" w:hanging="360"/>
      </w:pPr>
    </w:lvl>
    <w:lvl w:ilvl="5" w:tplc="8FA65190">
      <w:start w:val="1"/>
      <w:numFmt w:val="lowerRoman"/>
      <w:lvlText w:val="%6."/>
      <w:lvlJc w:val="right"/>
      <w:pPr>
        <w:ind w:left="4320" w:hanging="180"/>
      </w:pPr>
    </w:lvl>
    <w:lvl w:ilvl="6" w:tplc="81CE2D22">
      <w:start w:val="1"/>
      <w:numFmt w:val="decimal"/>
      <w:lvlText w:val="%7."/>
      <w:lvlJc w:val="left"/>
      <w:pPr>
        <w:ind w:left="5040" w:hanging="360"/>
      </w:pPr>
    </w:lvl>
    <w:lvl w:ilvl="7" w:tplc="D5C46F78">
      <w:start w:val="1"/>
      <w:numFmt w:val="lowerLetter"/>
      <w:lvlText w:val="%8."/>
      <w:lvlJc w:val="left"/>
      <w:pPr>
        <w:ind w:left="5760" w:hanging="360"/>
      </w:pPr>
    </w:lvl>
    <w:lvl w:ilvl="8" w:tplc="DFBE36C2">
      <w:start w:val="1"/>
      <w:numFmt w:val="lowerRoman"/>
      <w:lvlText w:val="%9."/>
      <w:lvlJc w:val="right"/>
      <w:pPr>
        <w:ind w:left="6480" w:hanging="180"/>
      </w:pPr>
    </w:lvl>
  </w:abstractNum>
  <w:abstractNum w:abstractNumId="106" w15:restartNumberingAfterBreak="0">
    <w:nsid w:val="7DED4719"/>
    <w:multiLevelType w:val="hybridMultilevel"/>
    <w:tmpl w:val="4AEC99E4"/>
    <w:lvl w:ilvl="0" w:tplc="E4DEAFB2">
      <w:start w:val="2"/>
      <w:numFmt w:val="bullet"/>
      <w:lvlText w:val="-"/>
      <w:lvlJc w:val="left"/>
      <w:pPr>
        <w:ind w:left="720" w:hanging="360"/>
      </w:pPr>
      <w:rPr>
        <w:rFonts w:ascii="Times New Roman" w:eastAsia="Times New Roman" w:hAnsi="Times New Roman" w:cs="Times New Roman" w:hint="default"/>
        <w:b w:val="0"/>
      </w:rPr>
    </w:lvl>
    <w:lvl w:ilvl="1" w:tplc="04AA4942">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FB21676"/>
    <w:multiLevelType w:val="hybridMultilevel"/>
    <w:tmpl w:val="CB6A231E"/>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399282532">
    <w:abstractNumId w:val="100"/>
  </w:num>
  <w:num w:numId="2" w16cid:durableId="1772360826">
    <w:abstractNumId w:val="98"/>
  </w:num>
  <w:num w:numId="3" w16cid:durableId="1549955460">
    <w:abstractNumId w:val="102"/>
  </w:num>
  <w:num w:numId="4" w16cid:durableId="1014455243">
    <w:abstractNumId w:val="48"/>
  </w:num>
  <w:num w:numId="5" w16cid:durableId="1311788995">
    <w:abstractNumId w:val="103"/>
  </w:num>
  <w:num w:numId="6" w16cid:durableId="1365980100">
    <w:abstractNumId w:val="8"/>
  </w:num>
  <w:num w:numId="7" w16cid:durableId="398328154">
    <w:abstractNumId w:val="22"/>
  </w:num>
  <w:num w:numId="8" w16cid:durableId="1121001526">
    <w:abstractNumId w:val="66"/>
  </w:num>
  <w:num w:numId="9" w16cid:durableId="747852037">
    <w:abstractNumId w:val="54"/>
  </w:num>
  <w:num w:numId="10" w16cid:durableId="1355689808">
    <w:abstractNumId w:val="27"/>
  </w:num>
  <w:num w:numId="11" w16cid:durableId="210768807">
    <w:abstractNumId w:val="53"/>
  </w:num>
  <w:num w:numId="12" w16cid:durableId="1736664856">
    <w:abstractNumId w:val="30"/>
  </w:num>
  <w:num w:numId="13" w16cid:durableId="43875239">
    <w:abstractNumId w:val="19"/>
  </w:num>
  <w:num w:numId="14" w16cid:durableId="1645815651">
    <w:abstractNumId w:val="99"/>
  </w:num>
  <w:num w:numId="15" w16cid:durableId="1324161512">
    <w:abstractNumId w:val="34"/>
  </w:num>
  <w:num w:numId="16" w16cid:durableId="1528986848">
    <w:abstractNumId w:val="77"/>
  </w:num>
  <w:num w:numId="17" w16cid:durableId="21441953">
    <w:abstractNumId w:val="63"/>
  </w:num>
  <w:num w:numId="18" w16cid:durableId="614752143">
    <w:abstractNumId w:val="12"/>
  </w:num>
  <w:num w:numId="19" w16cid:durableId="1415394653">
    <w:abstractNumId w:val="15"/>
  </w:num>
  <w:num w:numId="20" w16cid:durableId="1424691378">
    <w:abstractNumId w:val="2"/>
  </w:num>
  <w:num w:numId="21" w16cid:durableId="1653634216">
    <w:abstractNumId w:val="55"/>
  </w:num>
  <w:num w:numId="22" w16cid:durableId="1870486301">
    <w:abstractNumId w:val="94"/>
  </w:num>
  <w:num w:numId="23" w16cid:durableId="1524324988">
    <w:abstractNumId w:val="14"/>
  </w:num>
  <w:num w:numId="24" w16cid:durableId="1624843374">
    <w:abstractNumId w:val="74"/>
  </w:num>
  <w:num w:numId="25" w16cid:durableId="325715696">
    <w:abstractNumId w:val="83"/>
  </w:num>
  <w:num w:numId="26" w16cid:durableId="1914269727">
    <w:abstractNumId w:val="80"/>
  </w:num>
  <w:num w:numId="27" w16cid:durableId="417600357">
    <w:abstractNumId w:val="9"/>
  </w:num>
  <w:num w:numId="28" w16cid:durableId="1649280390">
    <w:abstractNumId w:val="70"/>
  </w:num>
  <w:num w:numId="29" w16cid:durableId="39324630">
    <w:abstractNumId w:val="11"/>
  </w:num>
  <w:num w:numId="30" w16cid:durableId="556747489">
    <w:abstractNumId w:val="85"/>
  </w:num>
  <w:num w:numId="31" w16cid:durableId="1081101382">
    <w:abstractNumId w:val="0"/>
  </w:num>
  <w:num w:numId="32" w16cid:durableId="4208044">
    <w:abstractNumId w:val="97"/>
  </w:num>
  <w:num w:numId="33" w16cid:durableId="2097706162">
    <w:abstractNumId w:val="44"/>
  </w:num>
  <w:num w:numId="34" w16cid:durableId="1609316647">
    <w:abstractNumId w:val="36"/>
  </w:num>
  <w:num w:numId="35" w16cid:durableId="69934231">
    <w:abstractNumId w:val="59"/>
  </w:num>
  <w:num w:numId="36" w16cid:durableId="433132437">
    <w:abstractNumId w:val="90"/>
  </w:num>
  <w:num w:numId="37" w16cid:durableId="108400039">
    <w:abstractNumId w:val="64"/>
  </w:num>
  <w:num w:numId="38" w16cid:durableId="501513399">
    <w:abstractNumId w:val="31"/>
  </w:num>
  <w:num w:numId="39" w16cid:durableId="1610896173">
    <w:abstractNumId w:val="76"/>
  </w:num>
  <w:num w:numId="40" w16cid:durableId="578371437">
    <w:abstractNumId w:val="67"/>
  </w:num>
  <w:num w:numId="41" w16cid:durableId="1589774685">
    <w:abstractNumId w:val="106"/>
  </w:num>
  <w:num w:numId="42" w16cid:durableId="2139714525">
    <w:abstractNumId w:val="51"/>
  </w:num>
  <w:num w:numId="43" w16cid:durableId="572785115">
    <w:abstractNumId w:val="78"/>
  </w:num>
  <w:num w:numId="44" w16cid:durableId="951202243">
    <w:abstractNumId w:val="58"/>
  </w:num>
  <w:num w:numId="45" w16cid:durableId="1211845378">
    <w:abstractNumId w:val="68"/>
  </w:num>
  <w:num w:numId="46" w16cid:durableId="1377925029">
    <w:abstractNumId w:val="46"/>
  </w:num>
  <w:num w:numId="47" w16cid:durableId="1445075031">
    <w:abstractNumId w:val="23"/>
  </w:num>
  <w:num w:numId="48" w16cid:durableId="488179162">
    <w:abstractNumId w:val="18"/>
  </w:num>
  <w:num w:numId="49" w16cid:durableId="1163547371">
    <w:abstractNumId w:val="57"/>
  </w:num>
  <w:num w:numId="50" w16cid:durableId="1389496132">
    <w:abstractNumId w:val="49"/>
  </w:num>
  <w:num w:numId="51" w16cid:durableId="189955771">
    <w:abstractNumId w:val="5"/>
  </w:num>
  <w:num w:numId="52" w16cid:durableId="1465847150">
    <w:abstractNumId w:val="47"/>
  </w:num>
  <w:num w:numId="53" w16cid:durableId="139539668">
    <w:abstractNumId w:val="29"/>
  </w:num>
  <w:num w:numId="54" w16cid:durableId="1722554791">
    <w:abstractNumId w:val="17"/>
  </w:num>
  <w:num w:numId="55" w16cid:durableId="385299860">
    <w:abstractNumId w:val="101"/>
  </w:num>
  <w:num w:numId="56" w16cid:durableId="725572367">
    <w:abstractNumId w:val="79"/>
  </w:num>
  <w:num w:numId="57" w16cid:durableId="93521691">
    <w:abstractNumId w:val="33"/>
  </w:num>
  <w:num w:numId="58" w16cid:durableId="1222524987">
    <w:abstractNumId w:val="43"/>
  </w:num>
  <w:num w:numId="59" w16cid:durableId="471825981">
    <w:abstractNumId w:val="41"/>
  </w:num>
  <w:num w:numId="60" w16cid:durableId="1616793465">
    <w:abstractNumId w:val="13"/>
  </w:num>
  <w:num w:numId="61" w16cid:durableId="401413444">
    <w:abstractNumId w:val="104"/>
  </w:num>
  <w:num w:numId="62" w16cid:durableId="1020427512">
    <w:abstractNumId w:val="39"/>
  </w:num>
  <w:num w:numId="63" w16cid:durableId="154683632">
    <w:abstractNumId w:val="42"/>
  </w:num>
  <w:num w:numId="64" w16cid:durableId="1148278830">
    <w:abstractNumId w:val="20"/>
  </w:num>
  <w:num w:numId="65" w16cid:durableId="265387401">
    <w:abstractNumId w:val="61"/>
  </w:num>
  <w:num w:numId="66" w16cid:durableId="1713922010">
    <w:abstractNumId w:val="7"/>
  </w:num>
  <w:num w:numId="67" w16cid:durableId="607397202">
    <w:abstractNumId w:val="86"/>
  </w:num>
  <w:num w:numId="68" w16cid:durableId="1959488238">
    <w:abstractNumId w:val="45"/>
  </w:num>
  <w:num w:numId="69" w16cid:durableId="1238976264">
    <w:abstractNumId w:val="91"/>
  </w:num>
  <w:num w:numId="70" w16cid:durableId="661008874">
    <w:abstractNumId w:val="62"/>
  </w:num>
  <w:num w:numId="71" w16cid:durableId="2111124151">
    <w:abstractNumId w:val="105"/>
  </w:num>
  <w:num w:numId="72" w16cid:durableId="1035350110">
    <w:abstractNumId w:val="52"/>
  </w:num>
  <w:num w:numId="73" w16cid:durableId="128715627">
    <w:abstractNumId w:val="75"/>
  </w:num>
  <w:num w:numId="74" w16cid:durableId="1180924408">
    <w:abstractNumId w:val="26"/>
  </w:num>
  <w:num w:numId="75" w16cid:durableId="700907889">
    <w:abstractNumId w:val="16"/>
  </w:num>
  <w:num w:numId="76" w16cid:durableId="672494241">
    <w:abstractNumId w:val="84"/>
  </w:num>
  <w:num w:numId="77" w16cid:durableId="1149327163">
    <w:abstractNumId w:val="4"/>
  </w:num>
  <w:num w:numId="78" w16cid:durableId="200627533">
    <w:abstractNumId w:val="35"/>
  </w:num>
  <w:num w:numId="79" w16cid:durableId="1447240346">
    <w:abstractNumId w:val="21"/>
  </w:num>
  <w:num w:numId="80" w16cid:durableId="564528637">
    <w:abstractNumId w:val="24"/>
  </w:num>
  <w:num w:numId="81" w16cid:durableId="100100776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95337089">
    <w:abstractNumId w:val="40"/>
  </w:num>
  <w:num w:numId="83" w16cid:durableId="1222713232">
    <w:abstractNumId w:val="10"/>
  </w:num>
  <w:num w:numId="84" w16cid:durableId="811485728">
    <w:abstractNumId w:val="96"/>
  </w:num>
  <w:num w:numId="85" w16cid:durableId="737434392">
    <w:abstractNumId w:val="82"/>
  </w:num>
  <w:num w:numId="86" w16cid:durableId="369037021">
    <w:abstractNumId w:val="89"/>
  </w:num>
  <w:num w:numId="87" w16cid:durableId="1718966914">
    <w:abstractNumId w:val="3"/>
  </w:num>
  <w:num w:numId="88" w16cid:durableId="1646857794">
    <w:abstractNumId w:val="92"/>
  </w:num>
  <w:num w:numId="89" w16cid:durableId="1401488123">
    <w:abstractNumId w:val="50"/>
  </w:num>
  <w:num w:numId="90" w16cid:durableId="1680086923">
    <w:abstractNumId w:val="88"/>
  </w:num>
  <w:num w:numId="91" w16cid:durableId="264577650">
    <w:abstractNumId w:val="93"/>
  </w:num>
  <w:num w:numId="92" w16cid:durableId="2038190830">
    <w:abstractNumId w:val="38"/>
  </w:num>
  <w:num w:numId="93" w16cid:durableId="1177966610">
    <w:abstractNumId w:val="71"/>
  </w:num>
  <w:num w:numId="94" w16cid:durableId="1060834322">
    <w:abstractNumId w:val="25"/>
  </w:num>
  <w:num w:numId="95" w16cid:durableId="1447390460">
    <w:abstractNumId w:val="73"/>
  </w:num>
  <w:num w:numId="96" w16cid:durableId="1383289943">
    <w:abstractNumId w:val="107"/>
  </w:num>
  <w:num w:numId="97" w16cid:durableId="236987211">
    <w:abstractNumId w:val="87"/>
  </w:num>
  <w:num w:numId="98" w16cid:durableId="1793786608">
    <w:abstractNumId w:val="81"/>
  </w:num>
  <w:num w:numId="99" w16cid:durableId="364868101">
    <w:abstractNumId w:val="32"/>
  </w:num>
  <w:num w:numId="100" w16cid:durableId="662320651">
    <w:abstractNumId w:val="1"/>
  </w:num>
  <w:num w:numId="101" w16cid:durableId="2109229211">
    <w:abstractNumId w:val="72"/>
  </w:num>
  <w:num w:numId="102" w16cid:durableId="1506894672">
    <w:abstractNumId w:val="60"/>
  </w:num>
  <w:num w:numId="103" w16cid:durableId="1960649311">
    <w:abstractNumId w:val="65"/>
  </w:num>
  <w:num w:numId="104" w16cid:durableId="1488589502">
    <w:abstractNumId w:val="95"/>
  </w:num>
  <w:num w:numId="105" w16cid:durableId="371226479">
    <w:abstractNumId w:val="37"/>
  </w:num>
  <w:num w:numId="106" w16cid:durableId="493571684">
    <w:abstractNumId w:val="6"/>
  </w:num>
  <w:num w:numId="107" w16cid:durableId="895890903">
    <w:abstractNumId w:val="56"/>
  </w:num>
  <w:num w:numId="108" w16cid:durableId="1210535496">
    <w:abstractNumId w:val="6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drawingGridHorizontalSpacing w:val="187"/>
  <w:drawingGridVerticalSpacing w:val="18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B8B"/>
    <w:rsid w:val="0000115B"/>
    <w:rsid w:val="000015E9"/>
    <w:rsid w:val="00001F26"/>
    <w:rsid w:val="00001F5F"/>
    <w:rsid w:val="00003499"/>
    <w:rsid w:val="00003871"/>
    <w:rsid w:val="00003E70"/>
    <w:rsid w:val="00005143"/>
    <w:rsid w:val="0000559D"/>
    <w:rsid w:val="0000565C"/>
    <w:rsid w:val="00005D4E"/>
    <w:rsid w:val="00005EB7"/>
    <w:rsid w:val="00005ECD"/>
    <w:rsid w:val="00005EDB"/>
    <w:rsid w:val="000060A8"/>
    <w:rsid w:val="00006A63"/>
    <w:rsid w:val="00007004"/>
    <w:rsid w:val="000078B9"/>
    <w:rsid w:val="00010078"/>
    <w:rsid w:val="000106F4"/>
    <w:rsid w:val="000110DF"/>
    <w:rsid w:val="00011384"/>
    <w:rsid w:val="00011816"/>
    <w:rsid w:val="00011CAB"/>
    <w:rsid w:val="0001223B"/>
    <w:rsid w:val="0001333D"/>
    <w:rsid w:val="00013807"/>
    <w:rsid w:val="00013DFB"/>
    <w:rsid w:val="00014221"/>
    <w:rsid w:val="00014C46"/>
    <w:rsid w:val="00014D4C"/>
    <w:rsid w:val="00015494"/>
    <w:rsid w:val="00015859"/>
    <w:rsid w:val="00015988"/>
    <w:rsid w:val="00015F7B"/>
    <w:rsid w:val="00016140"/>
    <w:rsid w:val="0001644B"/>
    <w:rsid w:val="00016F69"/>
    <w:rsid w:val="0001705F"/>
    <w:rsid w:val="0001760E"/>
    <w:rsid w:val="000177DC"/>
    <w:rsid w:val="00017A0F"/>
    <w:rsid w:val="00017BC3"/>
    <w:rsid w:val="00020B5E"/>
    <w:rsid w:val="000210D4"/>
    <w:rsid w:val="000212BB"/>
    <w:rsid w:val="0002136F"/>
    <w:rsid w:val="00021679"/>
    <w:rsid w:val="0002183B"/>
    <w:rsid w:val="000218AA"/>
    <w:rsid w:val="000223DD"/>
    <w:rsid w:val="00022E5D"/>
    <w:rsid w:val="0002300B"/>
    <w:rsid w:val="00023739"/>
    <w:rsid w:val="00023B81"/>
    <w:rsid w:val="00023E8B"/>
    <w:rsid w:val="00024055"/>
    <w:rsid w:val="000241AA"/>
    <w:rsid w:val="000245F5"/>
    <w:rsid w:val="000249F8"/>
    <w:rsid w:val="00024A52"/>
    <w:rsid w:val="00024BE2"/>
    <w:rsid w:val="0002535C"/>
    <w:rsid w:val="00025523"/>
    <w:rsid w:val="00025A8C"/>
    <w:rsid w:val="00026031"/>
    <w:rsid w:val="00026994"/>
    <w:rsid w:val="000269C6"/>
    <w:rsid w:val="00026FA8"/>
    <w:rsid w:val="00027D18"/>
    <w:rsid w:val="00027FBA"/>
    <w:rsid w:val="0003136D"/>
    <w:rsid w:val="00031590"/>
    <w:rsid w:val="00031A48"/>
    <w:rsid w:val="000320D9"/>
    <w:rsid w:val="00032BE1"/>
    <w:rsid w:val="00032CD7"/>
    <w:rsid w:val="00032D5D"/>
    <w:rsid w:val="00033C6F"/>
    <w:rsid w:val="00033D6B"/>
    <w:rsid w:val="00033EC9"/>
    <w:rsid w:val="00033F57"/>
    <w:rsid w:val="0003444E"/>
    <w:rsid w:val="000357AD"/>
    <w:rsid w:val="000358A3"/>
    <w:rsid w:val="000367F6"/>
    <w:rsid w:val="00036885"/>
    <w:rsid w:val="00037248"/>
    <w:rsid w:val="00037FE3"/>
    <w:rsid w:val="00041029"/>
    <w:rsid w:val="00041436"/>
    <w:rsid w:val="000418B1"/>
    <w:rsid w:val="00042A22"/>
    <w:rsid w:val="00042B1D"/>
    <w:rsid w:val="0004353E"/>
    <w:rsid w:val="00044D93"/>
    <w:rsid w:val="000453DE"/>
    <w:rsid w:val="000461F0"/>
    <w:rsid w:val="00046805"/>
    <w:rsid w:val="00046D0A"/>
    <w:rsid w:val="00047140"/>
    <w:rsid w:val="00047DC7"/>
    <w:rsid w:val="00047F71"/>
    <w:rsid w:val="00047F95"/>
    <w:rsid w:val="00050601"/>
    <w:rsid w:val="00050ADD"/>
    <w:rsid w:val="00050D8B"/>
    <w:rsid w:val="000512C1"/>
    <w:rsid w:val="00051DF2"/>
    <w:rsid w:val="00052880"/>
    <w:rsid w:val="00053307"/>
    <w:rsid w:val="00053B99"/>
    <w:rsid w:val="00054DAB"/>
    <w:rsid w:val="00055022"/>
    <w:rsid w:val="00055229"/>
    <w:rsid w:val="0005566E"/>
    <w:rsid w:val="00055D9A"/>
    <w:rsid w:val="00055EC5"/>
    <w:rsid w:val="00056662"/>
    <w:rsid w:val="0005675A"/>
    <w:rsid w:val="00056B8E"/>
    <w:rsid w:val="00057444"/>
    <w:rsid w:val="00060612"/>
    <w:rsid w:val="00060757"/>
    <w:rsid w:val="000608FB"/>
    <w:rsid w:val="00060B8D"/>
    <w:rsid w:val="00060C28"/>
    <w:rsid w:val="0006151B"/>
    <w:rsid w:val="00061A3B"/>
    <w:rsid w:val="00061D94"/>
    <w:rsid w:val="000626AE"/>
    <w:rsid w:val="0006279B"/>
    <w:rsid w:val="0006282D"/>
    <w:rsid w:val="00063BBF"/>
    <w:rsid w:val="00064A0F"/>
    <w:rsid w:val="00064BE3"/>
    <w:rsid w:val="00064E26"/>
    <w:rsid w:val="0006511E"/>
    <w:rsid w:val="0006527F"/>
    <w:rsid w:val="00065897"/>
    <w:rsid w:val="00066411"/>
    <w:rsid w:val="00067626"/>
    <w:rsid w:val="00067AD3"/>
    <w:rsid w:val="00067BA1"/>
    <w:rsid w:val="00067C03"/>
    <w:rsid w:val="00070315"/>
    <w:rsid w:val="00070A3A"/>
    <w:rsid w:val="00071675"/>
    <w:rsid w:val="0007183D"/>
    <w:rsid w:val="00071DB9"/>
    <w:rsid w:val="000728A2"/>
    <w:rsid w:val="000728BA"/>
    <w:rsid w:val="00072D18"/>
    <w:rsid w:val="0007341E"/>
    <w:rsid w:val="00073615"/>
    <w:rsid w:val="0007384B"/>
    <w:rsid w:val="000740E1"/>
    <w:rsid w:val="00074533"/>
    <w:rsid w:val="00074868"/>
    <w:rsid w:val="00074F7E"/>
    <w:rsid w:val="00074FAA"/>
    <w:rsid w:val="00076804"/>
    <w:rsid w:val="000768C0"/>
    <w:rsid w:val="00080AEC"/>
    <w:rsid w:val="00081492"/>
    <w:rsid w:val="0008204A"/>
    <w:rsid w:val="00082990"/>
    <w:rsid w:val="00082AA5"/>
    <w:rsid w:val="00082F16"/>
    <w:rsid w:val="00083076"/>
    <w:rsid w:val="000830AA"/>
    <w:rsid w:val="00083519"/>
    <w:rsid w:val="00084545"/>
    <w:rsid w:val="000847E8"/>
    <w:rsid w:val="00085928"/>
    <w:rsid w:val="00085E08"/>
    <w:rsid w:val="00085EC2"/>
    <w:rsid w:val="00086A18"/>
    <w:rsid w:val="00086AFA"/>
    <w:rsid w:val="00086D5F"/>
    <w:rsid w:val="00087721"/>
    <w:rsid w:val="000903DB"/>
    <w:rsid w:val="000914E8"/>
    <w:rsid w:val="00091D02"/>
    <w:rsid w:val="00092464"/>
    <w:rsid w:val="00092A8C"/>
    <w:rsid w:val="00093117"/>
    <w:rsid w:val="0009399D"/>
    <w:rsid w:val="00094159"/>
    <w:rsid w:val="0009425C"/>
    <w:rsid w:val="00094BAD"/>
    <w:rsid w:val="000968E0"/>
    <w:rsid w:val="000971F9"/>
    <w:rsid w:val="000A09C7"/>
    <w:rsid w:val="000A0A44"/>
    <w:rsid w:val="000A0AB1"/>
    <w:rsid w:val="000A0D0E"/>
    <w:rsid w:val="000A213F"/>
    <w:rsid w:val="000A23A7"/>
    <w:rsid w:val="000A25ED"/>
    <w:rsid w:val="000A29C6"/>
    <w:rsid w:val="000A372A"/>
    <w:rsid w:val="000A3BF3"/>
    <w:rsid w:val="000A5E0B"/>
    <w:rsid w:val="000A67C3"/>
    <w:rsid w:val="000A6E53"/>
    <w:rsid w:val="000A750A"/>
    <w:rsid w:val="000A7759"/>
    <w:rsid w:val="000A7979"/>
    <w:rsid w:val="000B01D1"/>
    <w:rsid w:val="000B0727"/>
    <w:rsid w:val="000B0D4E"/>
    <w:rsid w:val="000B1244"/>
    <w:rsid w:val="000B2865"/>
    <w:rsid w:val="000B2A1C"/>
    <w:rsid w:val="000B2A64"/>
    <w:rsid w:val="000B32FD"/>
    <w:rsid w:val="000B3936"/>
    <w:rsid w:val="000B3A02"/>
    <w:rsid w:val="000B44E1"/>
    <w:rsid w:val="000B5B58"/>
    <w:rsid w:val="000B5BD0"/>
    <w:rsid w:val="000B5BFF"/>
    <w:rsid w:val="000B6175"/>
    <w:rsid w:val="000B64EE"/>
    <w:rsid w:val="000B7CFC"/>
    <w:rsid w:val="000C0245"/>
    <w:rsid w:val="000C1382"/>
    <w:rsid w:val="000C19BE"/>
    <w:rsid w:val="000C1CEC"/>
    <w:rsid w:val="000C20D3"/>
    <w:rsid w:val="000C27A4"/>
    <w:rsid w:val="000C2A93"/>
    <w:rsid w:val="000C2C09"/>
    <w:rsid w:val="000C2F86"/>
    <w:rsid w:val="000C3188"/>
    <w:rsid w:val="000C3E93"/>
    <w:rsid w:val="000C5062"/>
    <w:rsid w:val="000C63B0"/>
    <w:rsid w:val="000C667D"/>
    <w:rsid w:val="000C692A"/>
    <w:rsid w:val="000C6E20"/>
    <w:rsid w:val="000C6F0F"/>
    <w:rsid w:val="000C7305"/>
    <w:rsid w:val="000C745E"/>
    <w:rsid w:val="000C746A"/>
    <w:rsid w:val="000C75CA"/>
    <w:rsid w:val="000C7762"/>
    <w:rsid w:val="000C7797"/>
    <w:rsid w:val="000C79A0"/>
    <w:rsid w:val="000C7AC8"/>
    <w:rsid w:val="000D0C5C"/>
    <w:rsid w:val="000D13D5"/>
    <w:rsid w:val="000D1528"/>
    <w:rsid w:val="000D1AC6"/>
    <w:rsid w:val="000D1D8B"/>
    <w:rsid w:val="000D2733"/>
    <w:rsid w:val="000D2B78"/>
    <w:rsid w:val="000D30AE"/>
    <w:rsid w:val="000D3C2F"/>
    <w:rsid w:val="000D464C"/>
    <w:rsid w:val="000D4788"/>
    <w:rsid w:val="000D506B"/>
    <w:rsid w:val="000D6508"/>
    <w:rsid w:val="000D716D"/>
    <w:rsid w:val="000D75A7"/>
    <w:rsid w:val="000D77AB"/>
    <w:rsid w:val="000D78A8"/>
    <w:rsid w:val="000D7D0F"/>
    <w:rsid w:val="000E0337"/>
    <w:rsid w:val="000E0569"/>
    <w:rsid w:val="000E0BBD"/>
    <w:rsid w:val="000E163A"/>
    <w:rsid w:val="000E1C5F"/>
    <w:rsid w:val="000E1E41"/>
    <w:rsid w:val="000E1F25"/>
    <w:rsid w:val="000E2039"/>
    <w:rsid w:val="000E27EF"/>
    <w:rsid w:val="000E3080"/>
    <w:rsid w:val="000E3FBE"/>
    <w:rsid w:val="000E50DE"/>
    <w:rsid w:val="000E547F"/>
    <w:rsid w:val="000E589A"/>
    <w:rsid w:val="000E607E"/>
    <w:rsid w:val="000E6744"/>
    <w:rsid w:val="000E6F7F"/>
    <w:rsid w:val="000E7763"/>
    <w:rsid w:val="000E77C8"/>
    <w:rsid w:val="000E7B07"/>
    <w:rsid w:val="000F01D3"/>
    <w:rsid w:val="000F0564"/>
    <w:rsid w:val="000F0E71"/>
    <w:rsid w:val="000F17EF"/>
    <w:rsid w:val="000F1883"/>
    <w:rsid w:val="000F1921"/>
    <w:rsid w:val="000F1D3A"/>
    <w:rsid w:val="000F239F"/>
    <w:rsid w:val="000F28BF"/>
    <w:rsid w:val="000F295C"/>
    <w:rsid w:val="000F47FD"/>
    <w:rsid w:val="000F5C6F"/>
    <w:rsid w:val="000F6027"/>
    <w:rsid w:val="000F68A2"/>
    <w:rsid w:val="000F6EF0"/>
    <w:rsid w:val="000F6F90"/>
    <w:rsid w:val="000F791B"/>
    <w:rsid w:val="000F7E40"/>
    <w:rsid w:val="0010107E"/>
    <w:rsid w:val="00101841"/>
    <w:rsid w:val="00101ADB"/>
    <w:rsid w:val="00101BEE"/>
    <w:rsid w:val="00102B65"/>
    <w:rsid w:val="00102FE7"/>
    <w:rsid w:val="0010301B"/>
    <w:rsid w:val="0010341E"/>
    <w:rsid w:val="0010554D"/>
    <w:rsid w:val="0010580F"/>
    <w:rsid w:val="00106089"/>
    <w:rsid w:val="001060FD"/>
    <w:rsid w:val="0010647C"/>
    <w:rsid w:val="00110400"/>
    <w:rsid w:val="00110656"/>
    <w:rsid w:val="00111BC1"/>
    <w:rsid w:val="00111D76"/>
    <w:rsid w:val="00111F78"/>
    <w:rsid w:val="00112481"/>
    <w:rsid w:val="00112734"/>
    <w:rsid w:val="00112E25"/>
    <w:rsid w:val="00113215"/>
    <w:rsid w:val="00113D6A"/>
    <w:rsid w:val="0011525C"/>
    <w:rsid w:val="001154E0"/>
    <w:rsid w:val="001155ED"/>
    <w:rsid w:val="001158DC"/>
    <w:rsid w:val="00115E81"/>
    <w:rsid w:val="001160AF"/>
    <w:rsid w:val="0011654D"/>
    <w:rsid w:val="00116911"/>
    <w:rsid w:val="001170A3"/>
    <w:rsid w:val="00117A8F"/>
    <w:rsid w:val="00117C45"/>
    <w:rsid w:val="0012055A"/>
    <w:rsid w:val="0012198C"/>
    <w:rsid w:val="00121B52"/>
    <w:rsid w:val="00121F95"/>
    <w:rsid w:val="00121FFA"/>
    <w:rsid w:val="00122535"/>
    <w:rsid w:val="00122623"/>
    <w:rsid w:val="00122895"/>
    <w:rsid w:val="00122B1E"/>
    <w:rsid w:val="00123959"/>
    <w:rsid w:val="00123B63"/>
    <w:rsid w:val="00123B9C"/>
    <w:rsid w:val="00123C88"/>
    <w:rsid w:val="00124511"/>
    <w:rsid w:val="0012461B"/>
    <w:rsid w:val="00124EE8"/>
    <w:rsid w:val="00126AC3"/>
    <w:rsid w:val="001273C3"/>
    <w:rsid w:val="00127910"/>
    <w:rsid w:val="00130E47"/>
    <w:rsid w:val="00131378"/>
    <w:rsid w:val="001313C4"/>
    <w:rsid w:val="0013252A"/>
    <w:rsid w:val="0013348C"/>
    <w:rsid w:val="00133AF1"/>
    <w:rsid w:val="001342A1"/>
    <w:rsid w:val="00134B0C"/>
    <w:rsid w:val="001350FD"/>
    <w:rsid w:val="00135193"/>
    <w:rsid w:val="001352A5"/>
    <w:rsid w:val="001367A4"/>
    <w:rsid w:val="00136874"/>
    <w:rsid w:val="00136A26"/>
    <w:rsid w:val="00136E78"/>
    <w:rsid w:val="00137547"/>
    <w:rsid w:val="001377BC"/>
    <w:rsid w:val="001379DA"/>
    <w:rsid w:val="00140AA6"/>
    <w:rsid w:val="00140C59"/>
    <w:rsid w:val="00140DDC"/>
    <w:rsid w:val="00140DEE"/>
    <w:rsid w:val="00140EBE"/>
    <w:rsid w:val="001410E9"/>
    <w:rsid w:val="00142781"/>
    <w:rsid w:val="00142B52"/>
    <w:rsid w:val="00142D08"/>
    <w:rsid w:val="0014414D"/>
    <w:rsid w:val="00144C78"/>
    <w:rsid w:val="00145158"/>
    <w:rsid w:val="001454ED"/>
    <w:rsid w:val="00146023"/>
    <w:rsid w:val="001463AD"/>
    <w:rsid w:val="0014699C"/>
    <w:rsid w:val="00147117"/>
    <w:rsid w:val="00147F8F"/>
    <w:rsid w:val="001503AA"/>
    <w:rsid w:val="00150D91"/>
    <w:rsid w:val="001516C8"/>
    <w:rsid w:val="0015187B"/>
    <w:rsid w:val="001524D1"/>
    <w:rsid w:val="00152D5F"/>
    <w:rsid w:val="001534AA"/>
    <w:rsid w:val="00153609"/>
    <w:rsid w:val="0015380E"/>
    <w:rsid w:val="00153D05"/>
    <w:rsid w:val="00154651"/>
    <w:rsid w:val="001549C6"/>
    <w:rsid w:val="00154C6D"/>
    <w:rsid w:val="001554DA"/>
    <w:rsid w:val="00155631"/>
    <w:rsid w:val="00156C6D"/>
    <w:rsid w:val="0015745B"/>
    <w:rsid w:val="001607F0"/>
    <w:rsid w:val="001611F3"/>
    <w:rsid w:val="00161928"/>
    <w:rsid w:val="0016205C"/>
    <w:rsid w:val="001621DE"/>
    <w:rsid w:val="00162E4F"/>
    <w:rsid w:val="00163804"/>
    <w:rsid w:val="001638F2"/>
    <w:rsid w:val="00163A5D"/>
    <w:rsid w:val="00163A86"/>
    <w:rsid w:val="00164273"/>
    <w:rsid w:val="00164276"/>
    <w:rsid w:val="001647A8"/>
    <w:rsid w:val="001651F1"/>
    <w:rsid w:val="001654EB"/>
    <w:rsid w:val="00165B3C"/>
    <w:rsid w:val="00166592"/>
    <w:rsid w:val="00166978"/>
    <w:rsid w:val="001671A4"/>
    <w:rsid w:val="0016789F"/>
    <w:rsid w:val="00167CAD"/>
    <w:rsid w:val="00170BE8"/>
    <w:rsid w:val="00170D24"/>
    <w:rsid w:val="0017131F"/>
    <w:rsid w:val="0017277D"/>
    <w:rsid w:val="0017393F"/>
    <w:rsid w:val="0017442E"/>
    <w:rsid w:val="001746B9"/>
    <w:rsid w:val="00174EE6"/>
    <w:rsid w:val="001757CC"/>
    <w:rsid w:val="00175CC6"/>
    <w:rsid w:val="001768C0"/>
    <w:rsid w:val="00176A9F"/>
    <w:rsid w:val="00177203"/>
    <w:rsid w:val="0017728F"/>
    <w:rsid w:val="00177C51"/>
    <w:rsid w:val="00180D9E"/>
    <w:rsid w:val="00181765"/>
    <w:rsid w:val="00181A55"/>
    <w:rsid w:val="00181F32"/>
    <w:rsid w:val="00182D00"/>
    <w:rsid w:val="00183914"/>
    <w:rsid w:val="001841F8"/>
    <w:rsid w:val="00184B0C"/>
    <w:rsid w:val="00184E51"/>
    <w:rsid w:val="00184EAC"/>
    <w:rsid w:val="00185586"/>
    <w:rsid w:val="001857BF"/>
    <w:rsid w:val="00185E96"/>
    <w:rsid w:val="00185F07"/>
    <w:rsid w:val="00186216"/>
    <w:rsid w:val="00187465"/>
    <w:rsid w:val="001877C6"/>
    <w:rsid w:val="00187872"/>
    <w:rsid w:val="00190F22"/>
    <w:rsid w:val="0019145D"/>
    <w:rsid w:val="00191C25"/>
    <w:rsid w:val="00191C97"/>
    <w:rsid w:val="0019224D"/>
    <w:rsid w:val="001922A3"/>
    <w:rsid w:val="001928B5"/>
    <w:rsid w:val="00194CBE"/>
    <w:rsid w:val="001953B6"/>
    <w:rsid w:val="00195868"/>
    <w:rsid w:val="001958AB"/>
    <w:rsid w:val="001959B8"/>
    <w:rsid w:val="001964D2"/>
    <w:rsid w:val="001966F2"/>
    <w:rsid w:val="00197CA6"/>
    <w:rsid w:val="001A0561"/>
    <w:rsid w:val="001A085F"/>
    <w:rsid w:val="001A1DA7"/>
    <w:rsid w:val="001A3060"/>
    <w:rsid w:val="001A3805"/>
    <w:rsid w:val="001A4407"/>
    <w:rsid w:val="001A4C3B"/>
    <w:rsid w:val="001A5F24"/>
    <w:rsid w:val="001A7784"/>
    <w:rsid w:val="001A7829"/>
    <w:rsid w:val="001A7D77"/>
    <w:rsid w:val="001B020F"/>
    <w:rsid w:val="001B0563"/>
    <w:rsid w:val="001B09CA"/>
    <w:rsid w:val="001B34B9"/>
    <w:rsid w:val="001B39FF"/>
    <w:rsid w:val="001B4104"/>
    <w:rsid w:val="001B428C"/>
    <w:rsid w:val="001B44CD"/>
    <w:rsid w:val="001B49A0"/>
    <w:rsid w:val="001B4A09"/>
    <w:rsid w:val="001B54FB"/>
    <w:rsid w:val="001B60ED"/>
    <w:rsid w:val="001B647F"/>
    <w:rsid w:val="001B6CA5"/>
    <w:rsid w:val="001B6EF4"/>
    <w:rsid w:val="001C0436"/>
    <w:rsid w:val="001C11DB"/>
    <w:rsid w:val="001C175D"/>
    <w:rsid w:val="001C215A"/>
    <w:rsid w:val="001C2934"/>
    <w:rsid w:val="001C327A"/>
    <w:rsid w:val="001C3512"/>
    <w:rsid w:val="001C38D1"/>
    <w:rsid w:val="001C3EC0"/>
    <w:rsid w:val="001C49BD"/>
    <w:rsid w:val="001C4A28"/>
    <w:rsid w:val="001C62EA"/>
    <w:rsid w:val="001C636D"/>
    <w:rsid w:val="001C65A8"/>
    <w:rsid w:val="001C6C1D"/>
    <w:rsid w:val="001C70A6"/>
    <w:rsid w:val="001C7B87"/>
    <w:rsid w:val="001C7CEF"/>
    <w:rsid w:val="001D0382"/>
    <w:rsid w:val="001D0545"/>
    <w:rsid w:val="001D0CA1"/>
    <w:rsid w:val="001D100E"/>
    <w:rsid w:val="001D1523"/>
    <w:rsid w:val="001D177C"/>
    <w:rsid w:val="001D1852"/>
    <w:rsid w:val="001D194B"/>
    <w:rsid w:val="001D1AE1"/>
    <w:rsid w:val="001D2002"/>
    <w:rsid w:val="001D216A"/>
    <w:rsid w:val="001D2E3A"/>
    <w:rsid w:val="001D3B70"/>
    <w:rsid w:val="001D3CC1"/>
    <w:rsid w:val="001D3E17"/>
    <w:rsid w:val="001D3F1C"/>
    <w:rsid w:val="001D41A6"/>
    <w:rsid w:val="001D456B"/>
    <w:rsid w:val="001D4905"/>
    <w:rsid w:val="001D4EF5"/>
    <w:rsid w:val="001D4FB7"/>
    <w:rsid w:val="001D5A56"/>
    <w:rsid w:val="001D6290"/>
    <w:rsid w:val="001D6616"/>
    <w:rsid w:val="001D67B4"/>
    <w:rsid w:val="001D67D3"/>
    <w:rsid w:val="001D699E"/>
    <w:rsid w:val="001D71B1"/>
    <w:rsid w:val="001E02DE"/>
    <w:rsid w:val="001E05D7"/>
    <w:rsid w:val="001E0812"/>
    <w:rsid w:val="001E17D2"/>
    <w:rsid w:val="001E23B7"/>
    <w:rsid w:val="001E4082"/>
    <w:rsid w:val="001E4584"/>
    <w:rsid w:val="001E541B"/>
    <w:rsid w:val="001E55C4"/>
    <w:rsid w:val="001E5D66"/>
    <w:rsid w:val="001E6908"/>
    <w:rsid w:val="001F0A55"/>
    <w:rsid w:val="001F1373"/>
    <w:rsid w:val="001F1AEB"/>
    <w:rsid w:val="001F1C1A"/>
    <w:rsid w:val="001F2368"/>
    <w:rsid w:val="001F29F6"/>
    <w:rsid w:val="001F2C5F"/>
    <w:rsid w:val="001F2CCF"/>
    <w:rsid w:val="001F35C5"/>
    <w:rsid w:val="001F36C8"/>
    <w:rsid w:val="001F3CCB"/>
    <w:rsid w:val="001F4999"/>
    <w:rsid w:val="001F4DB3"/>
    <w:rsid w:val="001F4F4D"/>
    <w:rsid w:val="001F564E"/>
    <w:rsid w:val="001F59C3"/>
    <w:rsid w:val="001F5FEB"/>
    <w:rsid w:val="001F7289"/>
    <w:rsid w:val="001F7721"/>
    <w:rsid w:val="001F77E4"/>
    <w:rsid w:val="00200555"/>
    <w:rsid w:val="00200760"/>
    <w:rsid w:val="0020087B"/>
    <w:rsid w:val="00200969"/>
    <w:rsid w:val="00200BD3"/>
    <w:rsid w:val="00203AAA"/>
    <w:rsid w:val="0020406A"/>
    <w:rsid w:val="002046D3"/>
    <w:rsid w:val="0020509B"/>
    <w:rsid w:val="00205D51"/>
    <w:rsid w:val="00207310"/>
    <w:rsid w:val="0020763E"/>
    <w:rsid w:val="00207659"/>
    <w:rsid w:val="00207FE4"/>
    <w:rsid w:val="002103AC"/>
    <w:rsid w:val="00211409"/>
    <w:rsid w:val="00212D43"/>
    <w:rsid w:val="00212F6C"/>
    <w:rsid w:val="002141EA"/>
    <w:rsid w:val="00214D60"/>
    <w:rsid w:val="002155FE"/>
    <w:rsid w:val="0021583E"/>
    <w:rsid w:val="00216D62"/>
    <w:rsid w:val="00216F57"/>
    <w:rsid w:val="00217393"/>
    <w:rsid w:val="00217AF3"/>
    <w:rsid w:val="00220236"/>
    <w:rsid w:val="00220448"/>
    <w:rsid w:val="00220D1F"/>
    <w:rsid w:val="00220F02"/>
    <w:rsid w:val="0022148E"/>
    <w:rsid w:val="00221D8F"/>
    <w:rsid w:val="00221DED"/>
    <w:rsid w:val="00221DF0"/>
    <w:rsid w:val="00221E69"/>
    <w:rsid w:val="00222D38"/>
    <w:rsid w:val="0022440C"/>
    <w:rsid w:val="00224B95"/>
    <w:rsid w:val="00225FAE"/>
    <w:rsid w:val="0022607D"/>
    <w:rsid w:val="0022664E"/>
    <w:rsid w:val="00226B78"/>
    <w:rsid w:val="0022782F"/>
    <w:rsid w:val="00227AE1"/>
    <w:rsid w:val="00227B78"/>
    <w:rsid w:val="00230B4E"/>
    <w:rsid w:val="002318F9"/>
    <w:rsid w:val="00231C6E"/>
    <w:rsid w:val="00231F0C"/>
    <w:rsid w:val="002334F5"/>
    <w:rsid w:val="00233A6E"/>
    <w:rsid w:val="00233EFD"/>
    <w:rsid w:val="00234C90"/>
    <w:rsid w:val="00234CEA"/>
    <w:rsid w:val="00234D94"/>
    <w:rsid w:val="002350FD"/>
    <w:rsid w:val="0023511B"/>
    <w:rsid w:val="00236402"/>
    <w:rsid w:val="00236900"/>
    <w:rsid w:val="00236B0A"/>
    <w:rsid w:val="00236B44"/>
    <w:rsid w:val="00236CB1"/>
    <w:rsid w:val="002374B8"/>
    <w:rsid w:val="0023751D"/>
    <w:rsid w:val="00237838"/>
    <w:rsid w:val="002378C1"/>
    <w:rsid w:val="0024049A"/>
    <w:rsid w:val="00241506"/>
    <w:rsid w:val="00241A26"/>
    <w:rsid w:val="00241B86"/>
    <w:rsid w:val="00241EAE"/>
    <w:rsid w:val="00241EB2"/>
    <w:rsid w:val="002425A2"/>
    <w:rsid w:val="00242C59"/>
    <w:rsid w:val="0024391A"/>
    <w:rsid w:val="00244216"/>
    <w:rsid w:val="002451BB"/>
    <w:rsid w:val="0025012F"/>
    <w:rsid w:val="002503C0"/>
    <w:rsid w:val="00250D13"/>
    <w:rsid w:val="00251794"/>
    <w:rsid w:val="00251887"/>
    <w:rsid w:val="00251FB0"/>
    <w:rsid w:val="00252029"/>
    <w:rsid w:val="002523E8"/>
    <w:rsid w:val="00252AB7"/>
    <w:rsid w:val="00253675"/>
    <w:rsid w:val="00253716"/>
    <w:rsid w:val="00254270"/>
    <w:rsid w:val="00254EC8"/>
    <w:rsid w:val="00255C0C"/>
    <w:rsid w:val="00255D25"/>
    <w:rsid w:val="002572C5"/>
    <w:rsid w:val="00260C38"/>
    <w:rsid w:val="0026119C"/>
    <w:rsid w:val="0026179A"/>
    <w:rsid w:val="0026276F"/>
    <w:rsid w:val="00262977"/>
    <w:rsid w:val="002633B8"/>
    <w:rsid w:val="00265098"/>
    <w:rsid w:val="00265351"/>
    <w:rsid w:val="00265387"/>
    <w:rsid w:val="00266799"/>
    <w:rsid w:val="00270883"/>
    <w:rsid w:val="00270EB6"/>
    <w:rsid w:val="00271047"/>
    <w:rsid w:val="00271A31"/>
    <w:rsid w:val="00272041"/>
    <w:rsid w:val="002725F3"/>
    <w:rsid w:val="00274C48"/>
    <w:rsid w:val="00274E14"/>
    <w:rsid w:val="00275927"/>
    <w:rsid w:val="0027642B"/>
    <w:rsid w:val="002764D3"/>
    <w:rsid w:val="00276676"/>
    <w:rsid w:val="00276A85"/>
    <w:rsid w:val="00277064"/>
    <w:rsid w:val="002802D2"/>
    <w:rsid w:val="0028061F"/>
    <w:rsid w:val="00280B17"/>
    <w:rsid w:val="00281922"/>
    <w:rsid w:val="00283E95"/>
    <w:rsid w:val="00284142"/>
    <w:rsid w:val="00284C5B"/>
    <w:rsid w:val="00285361"/>
    <w:rsid w:val="0028695B"/>
    <w:rsid w:val="00286A2C"/>
    <w:rsid w:val="00286DA2"/>
    <w:rsid w:val="00287252"/>
    <w:rsid w:val="0028729B"/>
    <w:rsid w:val="00287ECF"/>
    <w:rsid w:val="0029018C"/>
    <w:rsid w:val="00290399"/>
    <w:rsid w:val="002904D5"/>
    <w:rsid w:val="0029188D"/>
    <w:rsid w:val="00291975"/>
    <w:rsid w:val="00291C00"/>
    <w:rsid w:val="00291C3D"/>
    <w:rsid w:val="00291F10"/>
    <w:rsid w:val="00292618"/>
    <w:rsid w:val="002927B3"/>
    <w:rsid w:val="002927B9"/>
    <w:rsid w:val="0029414F"/>
    <w:rsid w:val="002949EF"/>
    <w:rsid w:val="00295327"/>
    <w:rsid w:val="002956E8"/>
    <w:rsid w:val="0029599A"/>
    <w:rsid w:val="00295C87"/>
    <w:rsid w:val="00295E61"/>
    <w:rsid w:val="00296C90"/>
    <w:rsid w:val="00297C29"/>
    <w:rsid w:val="002A01B7"/>
    <w:rsid w:val="002A04D2"/>
    <w:rsid w:val="002A07AC"/>
    <w:rsid w:val="002A0909"/>
    <w:rsid w:val="002A0CB6"/>
    <w:rsid w:val="002A1419"/>
    <w:rsid w:val="002A149A"/>
    <w:rsid w:val="002A193D"/>
    <w:rsid w:val="002A204B"/>
    <w:rsid w:val="002A20A7"/>
    <w:rsid w:val="002A250F"/>
    <w:rsid w:val="002A266F"/>
    <w:rsid w:val="002A2849"/>
    <w:rsid w:val="002A33BF"/>
    <w:rsid w:val="002A4485"/>
    <w:rsid w:val="002A44AD"/>
    <w:rsid w:val="002A476A"/>
    <w:rsid w:val="002A4F3E"/>
    <w:rsid w:val="002A5128"/>
    <w:rsid w:val="002A53E0"/>
    <w:rsid w:val="002A59E8"/>
    <w:rsid w:val="002A5B7A"/>
    <w:rsid w:val="002A6B8B"/>
    <w:rsid w:val="002A70C2"/>
    <w:rsid w:val="002B0267"/>
    <w:rsid w:val="002B1047"/>
    <w:rsid w:val="002B1A93"/>
    <w:rsid w:val="002B2169"/>
    <w:rsid w:val="002B2516"/>
    <w:rsid w:val="002B2C20"/>
    <w:rsid w:val="002B3D06"/>
    <w:rsid w:val="002B463F"/>
    <w:rsid w:val="002B4EFE"/>
    <w:rsid w:val="002B51E1"/>
    <w:rsid w:val="002B5720"/>
    <w:rsid w:val="002B5BDD"/>
    <w:rsid w:val="002C0E70"/>
    <w:rsid w:val="002C1AAF"/>
    <w:rsid w:val="002C1B84"/>
    <w:rsid w:val="002C1C5D"/>
    <w:rsid w:val="002C2ACD"/>
    <w:rsid w:val="002C331E"/>
    <w:rsid w:val="002C4298"/>
    <w:rsid w:val="002C4489"/>
    <w:rsid w:val="002C48CA"/>
    <w:rsid w:val="002C50F0"/>
    <w:rsid w:val="002C6579"/>
    <w:rsid w:val="002C6985"/>
    <w:rsid w:val="002C6CE4"/>
    <w:rsid w:val="002C6D59"/>
    <w:rsid w:val="002C7A5E"/>
    <w:rsid w:val="002D091E"/>
    <w:rsid w:val="002D105F"/>
    <w:rsid w:val="002D1230"/>
    <w:rsid w:val="002D17E3"/>
    <w:rsid w:val="002D17ED"/>
    <w:rsid w:val="002D20B9"/>
    <w:rsid w:val="002D212F"/>
    <w:rsid w:val="002D3022"/>
    <w:rsid w:val="002D33EA"/>
    <w:rsid w:val="002D38C6"/>
    <w:rsid w:val="002D3D72"/>
    <w:rsid w:val="002D42D8"/>
    <w:rsid w:val="002D439A"/>
    <w:rsid w:val="002D44A2"/>
    <w:rsid w:val="002D5843"/>
    <w:rsid w:val="002D59F0"/>
    <w:rsid w:val="002D5DE0"/>
    <w:rsid w:val="002D644B"/>
    <w:rsid w:val="002D69D0"/>
    <w:rsid w:val="002D713C"/>
    <w:rsid w:val="002D7B96"/>
    <w:rsid w:val="002E003E"/>
    <w:rsid w:val="002E096C"/>
    <w:rsid w:val="002E2860"/>
    <w:rsid w:val="002E3774"/>
    <w:rsid w:val="002E45E6"/>
    <w:rsid w:val="002E48FC"/>
    <w:rsid w:val="002E4C99"/>
    <w:rsid w:val="002E4E6C"/>
    <w:rsid w:val="002E4EE5"/>
    <w:rsid w:val="002E58F4"/>
    <w:rsid w:val="002E5C3A"/>
    <w:rsid w:val="002E6AD5"/>
    <w:rsid w:val="002E74FF"/>
    <w:rsid w:val="002E7BED"/>
    <w:rsid w:val="002F001D"/>
    <w:rsid w:val="002F0CFD"/>
    <w:rsid w:val="002F16FF"/>
    <w:rsid w:val="002F1F2F"/>
    <w:rsid w:val="002F23B3"/>
    <w:rsid w:val="002F24F1"/>
    <w:rsid w:val="002F2BAD"/>
    <w:rsid w:val="002F2E36"/>
    <w:rsid w:val="002F338A"/>
    <w:rsid w:val="002F3403"/>
    <w:rsid w:val="002F4844"/>
    <w:rsid w:val="002F51AC"/>
    <w:rsid w:val="002F53E5"/>
    <w:rsid w:val="002F56FE"/>
    <w:rsid w:val="002F5E21"/>
    <w:rsid w:val="002F61E3"/>
    <w:rsid w:val="002F67EB"/>
    <w:rsid w:val="002F7811"/>
    <w:rsid w:val="003006F9"/>
    <w:rsid w:val="0030299E"/>
    <w:rsid w:val="00303A61"/>
    <w:rsid w:val="00303B1D"/>
    <w:rsid w:val="0030460A"/>
    <w:rsid w:val="0030483C"/>
    <w:rsid w:val="00304CED"/>
    <w:rsid w:val="0030505D"/>
    <w:rsid w:val="00305483"/>
    <w:rsid w:val="003059FC"/>
    <w:rsid w:val="0030613F"/>
    <w:rsid w:val="003065AC"/>
    <w:rsid w:val="0030688F"/>
    <w:rsid w:val="00307103"/>
    <w:rsid w:val="00307294"/>
    <w:rsid w:val="00307357"/>
    <w:rsid w:val="003075CA"/>
    <w:rsid w:val="003104BE"/>
    <w:rsid w:val="00310686"/>
    <w:rsid w:val="0031173C"/>
    <w:rsid w:val="00311EDD"/>
    <w:rsid w:val="00311F19"/>
    <w:rsid w:val="00312CA8"/>
    <w:rsid w:val="00313C8F"/>
    <w:rsid w:val="003148B1"/>
    <w:rsid w:val="003153DD"/>
    <w:rsid w:val="003156C6"/>
    <w:rsid w:val="00316A1D"/>
    <w:rsid w:val="0031711C"/>
    <w:rsid w:val="0031727C"/>
    <w:rsid w:val="00317362"/>
    <w:rsid w:val="003173F3"/>
    <w:rsid w:val="00317907"/>
    <w:rsid w:val="003203AF"/>
    <w:rsid w:val="0032212F"/>
    <w:rsid w:val="003221FF"/>
    <w:rsid w:val="00322DCD"/>
    <w:rsid w:val="003235C9"/>
    <w:rsid w:val="00323AB1"/>
    <w:rsid w:val="00323ED1"/>
    <w:rsid w:val="0032474F"/>
    <w:rsid w:val="003247B3"/>
    <w:rsid w:val="00325AC3"/>
    <w:rsid w:val="00325E5F"/>
    <w:rsid w:val="00326223"/>
    <w:rsid w:val="00327EB4"/>
    <w:rsid w:val="003304D8"/>
    <w:rsid w:val="003306B4"/>
    <w:rsid w:val="00330EBB"/>
    <w:rsid w:val="00330EE8"/>
    <w:rsid w:val="00330FE6"/>
    <w:rsid w:val="00331150"/>
    <w:rsid w:val="0033149B"/>
    <w:rsid w:val="0033185E"/>
    <w:rsid w:val="00331DB3"/>
    <w:rsid w:val="00332264"/>
    <w:rsid w:val="0033275C"/>
    <w:rsid w:val="003328DA"/>
    <w:rsid w:val="00332B1A"/>
    <w:rsid w:val="003333B7"/>
    <w:rsid w:val="00333A49"/>
    <w:rsid w:val="0033434F"/>
    <w:rsid w:val="0033532C"/>
    <w:rsid w:val="00335664"/>
    <w:rsid w:val="00335F46"/>
    <w:rsid w:val="003369EB"/>
    <w:rsid w:val="00337AB2"/>
    <w:rsid w:val="00337CF1"/>
    <w:rsid w:val="00340383"/>
    <w:rsid w:val="00342595"/>
    <w:rsid w:val="00342C7B"/>
    <w:rsid w:val="00342FD3"/>
    <w:rsid w:val="00343C85"/>
    <w:rsid w:val="003451DB"/>
    <w:rsid w:val="00345C9C"/>
    <w:rsid w:val="00346659"/>
    <w:rsid w:val="00346842"/>
    <w:rsid w:val="003468C5"/>
    <w:rsid w:val="00346CA2"/>
    <w:rsid w:val="003504C4"/>
    <w:rsid w:val="00350600"/>
    <w:rsid w:val="00350633"/>
    <w:rsid w:val="00350811"/>
    <w:rsid w:val="00350CE7"/>
    <w:rsid w:val="0035237F"/>
    <w:rsid w:val="003524D3"/>
    <w:rsid w:val="003529D4"/>
    <w:rsid w:val="00352BBE"/>
    <w:rsid w:val="0035328B"/>
    <w:rsid w:val="003533BF"/>
    <w:rsid w:val="0035344C"/>
    <w:rsid w:val="003535F7"/>
    <w:rsid w:val="0035384D"/>
    <w:rsid w:val="00354140"/>
    <w:rsid w:val="003554C5"/>
    <w:rsid w:val="00355783"/>
    <w:rsid w:val="00355D0A"/>
    <w:rsid w:val="0035622F"/>
    <w:rsid w:val="00356F5E"/>
    <w:rsid w:val="0035713A"/>
    <w:rsid w:val="0035761D"/>
    <w:rsid w:val="00360265"/>
    <w:rsid w:val="003604B9"/>
    <w:rsid w:val="00360575"/>
    <w:rsid w:val="00360787"/>
    <w:rsid w:val="00360EAA"/>
    <w:rsid w:val="003611F2"/>
    <w:rsid w:val="003614A6"/>
    <w:rsid w:val="00361D64"/>
    <w:rsid w:val="00362F4E"/>
    <w:rsid w:val="00363B5F"/>
    <w:rsid w:val="00363C67"/>
    <w:rsid w:val="003649C7"/>
    <w:rsid w:val="00364C11"/>
    <w:rsid w:val="0036546B"/>
    <w:rsid w:val="003657FD"/>
    <w:rsid w:val="003658CB"/>
    <w:rsid w:val="00365FD3"/>
    <w:rsid w:val="00366617"/>
    <w:rsid w:val="00367CD2"/>
    <w:rsid w:val="0037058E"/>
    <w:rsid w:val="00371050"/>
    <w:rsid w:val="003711E8"/>
    <w:rsid w:val="00371A50"/>
    <w:rsid w:val="00371EA0"/>
    <w:rsid w:val="00373018"/>
    <w:rsid w:val="003736BE"/>
    <w:rsid w:val="003739FE"/>
    <w:rsid w:val="003743C7"/>
    <w:rsid w:val="003746B1"/>
    <w:rsid w:val="00375E84"/>
    <w:rsid w:val="0037675F"/>
    <w:rsid w:val="0037742F"/>
    <w:rsid w:val="0038021B"/>
    <w:rsid w:val="00380258"/>
    <w:rsid w:val="00380430"/>
    <w:rsid w:val="00380A5D"/>
    <w:rsid w:val="00380DDE"/>
    <w:rsid w:val="00381352"/>
    <w:rsid w:val="003817C5"/>
    <w:rsid w:val="00381962"/>
    <w:rsid w:val="0038309F"/>
    <w:rsid w:val="003833C5"/>
    <w:rsid w:val="00383DAE"/>
    <w:rsid w:val="003843F7"/>
    <w:rsid w:val="003858DB"/>
    <w:rsid w:val="003870F8"/>
    <w:rsid w:val="003878B9"/>
    <w:rsid w:val="00390231"/>
    <w:rsid w:val="003902AE"/>
    <w:rsid w:val="00390DAD"/>
    <w:rsid w:val="003912C9"/>
    <w:rsid w:val="00391A52"/>
    <w:rsid w:val="00391C1E"/>
    <w:rsid w:val="0039434E"/>
    <w:rsid w:val="00394458"/>
    <w:rsid w:val="003958DD"/>
    <w:rsid w:val="0039606A"/>
    <w:rsid w:val="00396BEF"/>
    <w:rsid w:val="0039737C"/>
    <w:rsid w:val="003A0019"/>
    <w:rsid w:val="003A012D"/>
    <w:rsid w:val="003A0F54"/>
    <w:rsid w:val="003A12E7"/>
    <w:rsid w:val="003A1848"/>
    <w:rsid w:val="003A18DF"/>
    <w:rsid w:val="003A2567"/>
    <w:rsid w:val="003A3565"/>
    <w:rsid w:val="003A36B4"/>
    <w:rsid w:val="003A39A7"/>
    <w:rsid w:val="003A43EF"/>
    <w:rsid w:val="003A4B30"/>
    <w:rsid w:val="003A4CD4"/>
    <w:rsid w:val="003A4E45"/>
    <w:rsid w:val="003A5BDE"/>
    <w:rsid w:val="003A6CD6"/>
    <w:rsid w:val="003A6E8B"/>
    <w:rsid w:val="003A7346"/>
    <w:rsid w:val="003A7721"/>
    <w:rsid w:val="003B0B33"/>
    <w:rsid w:val="003B0C52"/>
    <w:rsid w:val="003B13C2"/>
    <w:rsid w:val="003B168B"/>
    <w:rsid w:val="003B1731"/>
    <w:rsid w:val="003B1B78"/>
    <w:rsid w:val="003B21D7"/>
    <w:rsid w:val="003B2CA6"/>
    <w:rsid w:val="003B2FA7"/>
    <w:rsid w:val="003B3964"/>
    <w:rsid w:val="003B3BEB"/>
    <w:rsid w:val="003B3C18"/>
    <w:rsid w:val="003B4021"/>
    <w:rsid w:val="003B4031"/>
    <w:rsid w:val="003B4C44"/>
    <w:rsid w:val="003B501E"/>
    <w:rsid w:val="003B503D"/>
    <w:rsid w:val="003B6061"/>
    <w:rsid w:val="003B6611"/>
    <w:rsid w:val="003B68A0"/>
    <w:rsid w:val="003B695F"/>
    <w:rsid w:val="003B6FA3"/>
    <w:rsid w:val="003B7160"/>
    <w:rsid w:val="003B7755"/>
    <w:rsid w:val="003B778E"/>
    <w:rsid w:val="003C0454"/>
    <w:rsid w:val="003C07FD"/>
    <w:rsid w:val="003C0BDD"/>
    <w:rsid w:val="003C1377"/>
    <w:rsid w:val="003C1823"/>
    <w:rsid w:val="003C1CAB"/>
    <w:rsid w:val="003C1E8C"/>
    <w:rsid w:val="003C2A80"/>
    <w:rsid w:val="003C2BE8"/>
    <w:rsid w:val="003C2E59"/>
    <w:rsid w:val="003C3836"/>
    <w:rsid w:val="003C3C58"/>
    <w:rsid w:val="003C4451"/>
    <w:rsid w:val="003C4885"/>
    <w:rsid w:val="003C4A16"/>
    <w:rsid w:val="003C6755"/>
    <w:rsid w:val="003C68F2"/>
    <w:rsid w:val="003C7416"/>
    <w:rsid w:val="003D010C"/>
    <w:rsid w:val="003D280E"/>
    <w:rsid w:val="003D2EFA"/>
    <w:rsid w:val="003D3759"/>
    <w:rsid w:val="003D3E21"/>
    <w:rsid w:val="003D3F27"/>
    <w:rsid w:val="003D42CE"/>
    <w:rsid w:val="003D4331"/>
    <w:rsid w:val="003D433F"/>
    <w:rsid w:val="003D4428"/>
    <w:rsid w:val="003D4ACD"/>
    <w:rsid w:val="003D4BD8"/>
    <w:rsid w:val="003D54DB"/>
    <w:rsid w:val="003D5BA0"/>
    <w:rsid w:val="003D5D5C"/>
    <w:rsid w:val="003D6175"/>
    <w:rsid w:val="003D628C"/>
    <w:rsid w:val="003D666E"/>
    <w:rsid w:val="003D69F7"/>
    <w:rsid w:val="003D7736"/>
    <w:rsid w:val="003D7930"/>
    <w:rsid w:val="003D7C96"/>
    <w:rsid w:val="003E01B7"/>
    <w:rsid w:val="003E02BD"/>
    <w:rsid w:val="003E0F95"/>
    <w:rsid w:val="003E13A4"/>
    <w:rsid w:val="003E1607"/>
    <w:rsid w:val="003E1B0A"/>
    <w:rsid w:val="003E1F9C"/>
    <w:rsid w:val="003E28D6"/>
    <w:rsid w:val="003E29CB"/>
    <w:rsid w:val="003E3CC1"/>
    <w:rsid w:val="003E3DDA"/>
    <w:rsid w:val="003E40A9"/>
    <w:rsid w:val="003E42B9"/>
    <w:rsid w:val="003E46F7"/>
    <w:rsid w:val="003E4A6F"/>
    <w:rsid w:val="003E4F0E"/>
    <w:rsid w:val="003E588C"/>
    <w:rsid w:val="003E5F6E"/>
    <w:rsid w:val="003E61D1"/>
    <w:rsid w:val="003E6715"/>
    <w:rsid w:val="003E7724"/>
    <w:rsid w:val="003F064A"/>
    <w:rsid w:val="003F0F21"/>
    <w:rsid w:val="003F106A"/>
    <w:rsid w:val="003F17DF"/>
    <w:rsid w:val="003F1875"/>
    <w:rsid w:val="003F18A8"/>
    <w:rsid w:val="003F1976"/>
    <w:rsid w:val="003F1BEE"/>
    <w:rsid w:val="003F2D5E"/>
    <w:rsid w:val="003F3A5A"/>
    <w:rsid w:val="003F3AC2"/>
    <w:rsid w:val="003F5105"/>
    <w:rsid w:val="003F5962"/>
    <w:rsid w:val="003F72BA"/>
    <w:rsid w:val="003F7EAB"/>
    <w:rsid w:val="0040005C"/>
    <w:rsid w:val="0040080E"/>
    <w:rsid w:val="00400C75"/>
    <w:rsid w:val="00401329"/>
    <w:rsid w:val="00401F1A"/>
    <w:rsid w:val="004029A7"/>
    <w:rsid w:val="004032F3"/>
    <w:rsid w:val="00403FD3"/>
    <w:rsid w:val="0040575E"/>
    <w:rsid w:val="00405F3B"/>
    <w:rsid w:val="00405FD9"/>
    <w:rsid w:val="004066AE"/>
    <w:rsid w:val="00406718"/>
    <w:rsid w:val="00406A2A"/>
    <w:rsid w:val="00406C8D"/>
    <w:rsid w:val="00407124"/>
    <w:rsid w:val="00407AE5"/>
    <w:rsid w:val="00407EDC"/>
    <w:rsid w:val="004107A0"/>
    <w:rsid w:val="00410B91"/>
    <w:rsid w:val="0041149D"/>
    <w:rsid w:val="0041256C"/>
    <w:rsid w:val="00412CDF"/>
    <w:rsid w:val="00414225"/>
    <w:rsid w:val="00414B20"/>
    <w:rsid w:val="00415A24"/>
    <w:rsid w:val="00415B63"/>
    <w:rsid w:val="004160E2"/>
    <w:rsid w:val="0041725E"/>
    <w:rsid w:val="004178CF"/>
    <w:rsid w:val="004201B7"/>
    <w:rsid w:val="00420201"/>
    <w:rsid w:val="00420792"/>
    <w:rsid w:val="004207B5"/>
    <w:rsid w:val="004213D8"/>
    <w:rsid w:val="004213EB"/>
    <w:rsid w:val="004215BA"/>
    <w:rsid w:val="00421698"/>
    <w:rsid w:val="00421AA3"/>
    <w:rsid w:val="0042354A"/>
    <w:rsid w:val="00423AD8"/>
    <w:rsid w:val="00423F72"/>
    <w:rsid w:val="004240E2"/>
    <w:rsid w:val="0042698B"/>
    <w:rsid w:val="00427FAF"/>
    <w:rsid w:val="004307E2"/>
    <w:rsid w:val="00430CD3"/>
    <w:rsid w:val="00430FE3"/>
    <w:rsid w:val="00432717"/>
    <w:rsid w:val="004333B8"/>
    <w:rsid w:val="00433A74"/>
    <w:rsid w:val="00433A9A"/>
    <w:rsid w:val="00433AEE"/>
    <w:rsid w:val="00433C6D"/>
    <w:rsid w:val="00434624"/>
    <w:rsid w:val="004346FD"/>
    <w:rsid w:val="00434F66"/>
    <w:rsid w:val="0043582A"/>
    <w:rsid w:val="004358C1"/>
    <w:rsid w:val="0043676F"/>
    <w:rsid w:val="00436C9B"/>
    <w:rsid w:val="00437A35"/>
    <w:rsid w:val="00441828"/>
    <w:rsid w:val="004419E2"/>
    <w:rsid w:val="00441A60"/>
    <w:rsid w:val="00443A1B"/>
    <w:rsid w:val="004444AF"/>
    <w:rsid w:val="00444615"/>
    <w:rsid w:val="004451A3"/>
    <w:rsid w:val="00445484"/>
    <w:rsid w:val="004471A6"/>
    <w:rsid w:val="0044720A"/>
    <w:rsid w:val="004474D0"/>
    <w:rsid w:val="00447E7D"/>
    <w:rsid w:val="00447EE9"/>
    <w:rsid w:val="00450117"/>
    <w:rsid w:val="0045091B"/>
    <w:rsid w:val="00450D09"/>
    <w:rsid w:val="00450DAB"/>
    <w:rsid w:val="004513AB"/>
    <w:rsid w:val="00451AEE"/>
    <w:rsid w:val="00452D3A"/>
    <w:rsid w:val="00453899"/>
    <w:rsid w:val="00453B4E"/>
    <w:rsid w:val="0045501B"/>
    <w:rsid w:val="0045546E"/>
    <w:rsid w:val="004555A7"/>
    <w:rsid w:val="00455D63"/>
    <w:rsid w:val="00455D9B"/>
    <w:rsid w:val="0045608C"/>
    <w:rsid w:val="00456632"/>
    <w:rsid w:val="00457751"/>
    <w:rsid w:val="00457A80"/>
    <w:rsid w:val="00457C1D"/>
    <w:rsid w:val="00457E2B"/>
    <w:rsid w:val="00460270"/>
    <w:rsid w:val="004605E1"/>
    <w:rsid w:val="004611AD"/>
    <w:rsid w:val="0046274B"/>
    <w:rsid w:val="004628DC"/>
    <w:rsid w:val="00462C84"/>
    <w:rsid w:val="0046305C"/>
    <w:rsid w:val="0046368F"/>
    <w:rsid w:val="0046381F"/>
    <w:rsid w:val="00464010"/>
    <w:rsid w:val="00464A08"/>
    <w:rsid w:val="00464E7D"/>
    <w:rsid w:val="0046719D"/>
    <w:rsid w:val="00467496"/>
    <w:rsid w:val="0046782E"/>
    <w:rsid w:val="00467C6D"/>
    <w:rsid w:val="00470BC5"/>
    <w:rsid w:val="00470DEA"/>
    <w:rsid w:val="00470ED8"/>
    <w:rsid w:val="0047151B"/>
    <w:rsid w:val="00472219"/>
    <w:rsid w:val="0047245F"/>
    <w:rsid w:val="00472758"/>
    <w:rsid w:val="00472FB5"/>
    <w:rsid w:val="004730C3"/>
    <w:rsid w:val="00473B02"/>
    <w:rsid w:val="00473BD2"/>
    <w:rsid w:val="00473D9A"/>
    <w:rsid w:val="00473E0F"/>
    <w:rsid w:val="004743F3"/>
    <w:rsid w:val="00474ADE"/>
    <w:rsid w:val="00474DBA"/>
    <w:rsid w:val="004750F2"/>
    <w:rsid w:val="004753D2"/>
    <w:rsid w:val="0047635D"/>
    <w:rsid w:val="00476C09"/>
    <w:rsid w:val="004772A7"/>
    <w:rsid w:val="004776CD"/>
    <w:rsid w:val="004800DE"/>
    <w:rsid w:val="004801DC"/>
    <w:rsid w:val="00480A0A"/>
    <w:rsid w:val="0048149F"/>
    <w:rsid w:val="00481F91"/>
    <w:rsid w:val="00481FC0"/>
    <w:rsid w:val="00483082"/>
    <w:rsid w:val="00483A5D"/>
    <w:rsid w:val="00483CEF"/>
    <w:rsid w:val="00483E69"/>
    <w:rsid w:val="00483FBB"/>
    <w:rsid w:val="00484403"/>
    <w:rsid w:val="0048458B"/>
    <w:rsid w:val="00484723"/>
    <w:rsid w:val="00485148"/>
    <w:rsid w:val="004851BD"/>
    <w:rsid w:val="004858BE"/>
    <w:rsid w:val="00485D32"/>
    <w:rsid w:val="00485FDA"/>
    <w:rsid w:val="00486FDC"/>
    <w:rsid w:val="004875BF"/>
    <w:rsid w:val="0048766E"/>
    <w:rsid w:val="00490705"/>
    <w:rsid w:val="00490889"/>
    <w:rsid w:val="00491158"/>
    <w:rsid w:val="00491F36"/>
    <w:rsid w:val="0049215A"/>
    <w:rsid w:val="00492631"/>
    <w:rsid w:val="00492795"/>
    <w:rsid w:val="00492D9B"/>
    <w:rsid w:val="00493470"/>
    <w:rsid w:val="004938C0"/>
    <w:rsid w:val="0049462B"/>
    <w:rsid w:val="004948DA"/>
    <w:rsid w:val="0049494B"/>
    <w:rsid w:val="0049500F"/>
    <w:rsid w:val="0049506F"/>
    <w:rsid w:val="004954CF"/>
    <w:rsid w:val="00496400"/>
    <w:rsid w:val="00496775"/>
    <w:rsid w:val="00496A8F"/>
    <w:rsid w:val="004978DF"/>
    <w:rsid w:val="00497962"/>
    <w:rsid w:val="004A02B3"/>
    <w:rsid w:val="004A044C"/>
    <w:rsid w:val="004A0D76"/>
    <w:rsid w:val="004A0DBC"/>
    <w:rsid w:val="004A1156"/>
    <w:rsid w:val="004A49CB"/>
    <w:rsid w:val="004A4CE3"/>
    <w:rsid w:val="004A568C"/>
    <w:rsid w:val="004A5F67"/>
    <w:rsid w:val="004A6EF2"/>
    <w:rsid w:val="004A7F34"/>
    <w:rsid w:val="004B0065"/>
    <w:rsid w:val="004B1686"/>
    <w:rsid w:val="004B1775"/>
    <w:rsid w:val="004B1897"/>
    <w:rsid w:val="004B246A"/>
    <w:rsid w:val="004B2BB7"/>
    <w:rsid w:val="004B38CD"/>
    <w:rsid w:val="004B3C09"/>
    <w:rsid w:val="004B4600"/>
    <w:rsid w:val="004B58D1"/>
    <w:rsid w:val="004B5D3F"/>
    <w:rsid w:val="004B5D4C"/>
    <w:rsid w:val="004B637A"/>
    <w:rsid w:val="004B66CB"/>
    <w:rsid w:val="004B6A90"/>
    <w:rsid w:val="004B6AF7"/>
    <w:rsid w:val="004B6C62"/>
    <w:rsid w:val="004B74BA"/>
    <w:rsid w:val="004B759C"/>
    <w:rsid w:val="004C0B87"/>
    <w:rsid w:val="004C0DD5"/>
    <w:rsid w:val="004C0F9C"/>
    <w:rsid w:val="004C10B7"/>
    <w:rsid w:val="004C1A2D"/>
    <w:rsid w:val="004C1B6D"/>
    <w:rsid w:val="004C2A78"/>
    <w:rsid w:val="004C3108"/>
    <w:rsid w:val="004C39E7"/>
    <w:rsid w:val="004C49C8"/>
    <w:rsid w:val="004C4D3B"/>
    <w:rsid w:val="004C50D4"/>
    <w:rsid w:val="004C525C"/>
    <w:rsid w:val="004C59D0"/>
    <w:rsid w:val="004C64B1"/>
    <w:rsid w:val="004C67F3"/>
    <w:rsid w:val="004C7141"/>
    <w:rsid w:val="004C777B"/>
    <w:rsid w:val="004C7BC4"/>
    <w:rsid w:val="004D0B31"/>
    <w:rsid w:val="004D11AB"/>
    <w:rsid w:val="004D1A57"/>
    <w:rsid w:val="004D2768"/>
    <w:rsid w:val="004D38AA"/>
    <w:rsid w:val="004D3AA1"/>
    <w:rsid w:val="004D4286"/>
    <w:rsid w:val="004D484D"/>
    <w:rsid w:val="004D7257"/>
    <w:rsid w:val="004D7385"/>
    <w:rsid w:val="004D7B26"/>
    <w:rsid w:val="004E219D"/>
    <w:rsid w:val="004E3B83"/>
    <w:rsid w:val="004E4BAB"/>
    <w:rsid w:val="004E5AF1"/>
    <w:rsid w:val="004E6421"/>
    <w:rsid w:val="004E65CD"/>
    <w:rsid w:val="004E6FFD"/>
    <w:rsid w:val="004E7249"/>
    <w:rsid w:val="004E7F72"/>
    <w:rsid w:val="004F0592"/>
    <w:rsid w:val="004F05D1"/>
    <w:rsid w:val="004F0AA2"/>
    <w:rsid w:val="004F0D5C"/>
    <w:rsid w:val="004F0E0C"/>
    <w:rsid w:val="004F15D9"/>
    <w:rsid w:val="004F1699"/>
    <w:rsid w:val="004F1C9C"/>
    <w:rsid w:val="004F2D7C"/>
    <w:rsid w:val="004F30CF"/>
    <w:rsid w:val="004F360E"/>
    <w:rsid w:val="004F36F4"/>
    <w:rsid w:val="004F3E1C"/>
    <w:rsid w:val="004F4946"/>
    <w:rsid w:val="004F4B1E"/>
    <w:rsid w:val="004F4B36"/>
    <w:rsid w:val="004F4D3A"/>
    <w:rsid w:val="004F54B6"/>
    <w:rsid w:val="004F57FE"/>
    <w:rsid w:val="004F622E"/>
    <w:rsid w:val="004F678D"/>
    <w:rsid w:val="004F679F"/>
    <w:rsid w:val="004F6DFD"/>
    <w:rsid w:val="004F709B"/>
    <w:rsid w:val="00500AC6"/>
    <w:rsid w:val="00501A5C"/>
    <w:rsid w:val="00501BAA"/>
    <w:rsid w:val="00501D35"/>
    <w:rsid w:val="00501E1D"/>
    <w:rsid w:val="00502156"/>
    <w:rsid w:val="00502E6F"/>
    <w:rsid w:val="00504DE9"/>
    <w:rsid w:val="00504EAD"/>
    <w:rsid w:val="0050529A"/>
    <w:rsid w:val="00505612"/>
    <w:rsid w:val="0050687C"/>
    <w:rsid w:val="005076B5"/>
    <w:rsid w:val="00507A4B"/>
    <w:rsid w:val="0051069C"/>
    <w:rsid w:val="005111B5"/>
    <w:rsid w:val="00511235"/>
    <w:rsid w:val="00511C79"/>
    <w:rsid w:val="00511EE6"/>
    <w:rsid w:val="00511FAA"/>
    <w:rsid w:val="00512C5B"/>
    <w:rsid w:val="005134F3"/>
    <w:rsid w:val="00513644"/>
    <w:rsid w:val="0051371D"/>
    <w:rsid w:val="00513B6A"/>
    <w:rsid w:val="00513B6C"/>
    <w:rsid w:val="00514C57"/>
    <w:rsid w:val="00514FFF"/>
    <w:rsid w:val="005153AF"/>
    <w:rsid w:val="00516561"/>
    <w:rsid w:val="00516602"/>
    <w:rsid w:val="005178BD"/>
    <w:rsid w:val="005206E4"/>
    <w:rsid w:val="00521563"/>
    <w:rsid w:val="0052227F"/>
    <w:rsid w:val="00522F7C"/>
    <w:rsid w:val="00523BC1"/>
    <w:rsid w:val="00524682"/>
    <w:rsid w:val="00524AF3"/>
    <w:rsid w:val="00524FB8"/>
    <w:rsid w:val="00525234"/>
    <w:rsid w:val="00525801"/>
    <w:rsid w:val="0052599F"/>
    <w:rsid w:val="00526047"/>
    <w:rsid w:val="0052740B"/>
    <w:rsid w:val="00527445"/>
    <w:rsid w:val="00530935"/>
    <w:rsid w:val="0053122D"/>
    <w:rsid w:val="00531E58"/>
    <w:rsid w:val="0053306F"/>
    <w:rsid w:val="00533C4D"/>
    <w:rsid w:val="0053435B"/>
    <w:rsid w:val="00534629"/>
    <w:rsid w:val="00534720"/>
    <w:rsid w:val="00535544"/>
    <w:rsid w:val="005357AF"/>
    <w:rsid w:val="00535906"/>
    <w:rsid w:val="00535CA4"/>
    <w:rsid w:val="00535EC6"/>
    <w:rsid w:val="00536645"/>
    <w:rsid w:val="0053666A"/>
    <w:rsid w:val="00536DCD"/>
    <w:rsid w:val="00537342"/>
    <w:rsid w:val="00540730"/>
    <w:rsid w:val="005408EE"/>
    <w:rsid w:val="0054091D"/>
    <w:rsid w:val="00540941"/>
    <w:rsid w:val="00540C84"/>
    <w:rsid w:val="00541009"/>
    <w:rsid w:val="0054159C"/>
    <w:rsid w:val="005415E1"/>
    <w:rsid w:val="0054170C"/>
    <w:rsid w:val="005417DA"/>
    <w:rsid w:val="00542436"/>
    <w:rsid w:val="00542573"/>
    <w:rsid w:val="005428B0"/>
    <w:rsid w:val="00542CB5"/>
    <w:rsid w:val="00543059"/>
    <w:rsid w:val="005435B9"/>
    <w:rsid w:val="0054390B"/>
    <w:rsid w:val="00543F6E"/>
    <w:rsid w:val="0054445C"/>
    <w:rsid w:val="00544CC3"/>
    <w:rsid w:val="005455DE"/>
    <w:rsid w:val="00545A6F"/>
    <w:rsid w:val="005462B8"/>
    <w:rsid w:val="005467F7"/>
    <w:rsid w:val="0054680D"/>
    <w:rsid w:val="00546DFE"/>
    <w:rsid w:val="00546EF4"/>
    <w:rsid w:val="00547A2E"/>
    <w:rsid w:val="00547B96"/>
    <w:rsid w:val="00550292"/>
    <w:rsid w:val="00550661"/>
    <w:rsid w:val="00550FCA"/>
    <w:rsid w:val="00551086"/>
    <w:rsid w:val="00552B44"/>
    <w:rsid w:val="00552D6D"/>
    <w:rsid w:val="00552EBE"/>
    <w:rsid w:val="005536F7"/>
    <w:rsid w:val="00553E0D"/>
    <w:rsid w:val="005540DD"/>
    <w:rsid w:val="005543F2"/>
    <w:rsid w:val="0055606E"/>
    <w:rsid w:val="005560C3"/>
    <w:rsid w:val="00557E50"/>
    <w:rsid w:val="005602A7"/>
    <w:rsid w:val="00560381"/>
    <w:rsid w:val="0056128A"/>
    <w:rsid w:val="005613DC"/>
    <w:rsid w:val="00561C24"/>
    <w:rsid w:val="00562565"/>
    <w:rsid w:val="0056343A"/>
    <w:rsid w:val="005634A0"/>
    <w:rsid w:val="00563993"/>
    <w:rsid w:val="00563BBA"/>
    <w:rsid w:val="0056466F"/>
    <w:rsid w:val="005656A5"/>
    <w:rsid w:val="00565D9A"/>
    <w:rsid w:val="00566C1F"/>
    <w:rsid w:val="00567C95"/>
    <w:rsid w:val="00567F0A"/>
    <w:rsid w:val="00570C75"/>
    <w:rsid w:val="00571CF5"/>
    <w:rsid w:val="005722C4"/>
    <w:rsid w:val="00572FD3"/>
    <w:rsid w:val="005735B6"/>
    <w:rsid w:val="00573EF4"/>
    <w:rsid w:val="00573FA2"/>
    <w:rsid w:val="0057482B"/>
    <w:rsid w:val="00574B2F"/>
    <w:rsid w:val="00574BCA"/>
    <w:rsid w:val="00574C46"/>
    <w:rsid w:val="00575396"/>
    <w:rsid w:val="00575C0F"/>
    <w:rsid w:val="00577AB4"/>
    <w:rsid w:val="0058023A"/>
    <w:rsid w:val="0058097A"/>
    <w:rsid w:val="00580E06"/>
    <w:rsid w:val="005813E7"/>
    <w:rsid w:val="0058227C"/>
    <w:rsid w:val="00582489"/>
    <w:rsid w:val="005825D2"/>
    <w:rsid w:val="005836BC"/>
    <w:rsid w:val="005844D8"/>
    <w:rsid w:val="00584541"/>
    <w:rsid w:val="005849E8"/>
    <w:rsid w:val="00584FF0"/>
    <w:rsid w:val="005851DF"/>
    <w:rsid w:val="00586302"/>
    <w:rsid w:val="00586D15"/>
    <w:rsid w:val="00586F48"/>
    <w:rsid w:val="0058754F"/>
    <w:rsid w:val="00587C73"/>
    <w:rsid w:val="00587D4E"/>
    <w:rsid w:val="00587DA8"/>
    <w:rsid w:val="005908FF"/>
    <w:rsid w:val="005914F9"/>
    <w:rsid w:val="005919D6"/>
    <w:rsid w:val="00592498"/>
    <w:rsid w:val="0059303E"/>
    <w:rsid w:val="005932F5"/>
    <w:rsid w:val="005933DB"/>
    <w:rsid w:val="005938EC"/>
    <w:rsid w:val="00593A09"/>
    <w:rsid w:val="00593BD2"/>
    <w:rsid w:val="00593D24"/>
    <w:rsid w:val="00593D56"/>
    <w:rsid w:val="00593F16"/>
    <w:rsid w:val="00593F22"/>
    <w:rsid w:val="00594798"/>
    <w:rsid w:val="005952B1"/>
    <w:rsid w:val="005953FD"/>
    <w:rsid w:val="0059576C"/>
    <w:rsid w:val="00596774"/>
    <w:rsid w:val="00597433"/>
    <w:rsid w:val="00597703"/>
    <w:rsid w:val="005979D5"/>
    <w:rsid w:val="005A0713"/>
    <w:rsid w:val="005A0E61"/>
    <w:rsid w:val="005A10A7"/>
    <w:rsid w:val="005A19D8"/>
    <w:rsid w:val="005A220E"/>
    <w:rsid w:val="005A28E9"/>
    <w:rsid w:val="005A3312"/>
    <w:rsid w:val="005A35C7"/>
    <w:rsid w:val="005A3AE3"/>
    <w:rsid w:val="005A4540"/>
    <w:rsid w:val="005A5C8B"/>
    <w:rsid w:val="005A741E"/>
    <w:rsid w:val="005B0230"/>
    <w:rsid w:val="005B0FA7"/>
    <w:rsid w:val="005B106F"/>
    <w:rsid w:val="005B1E1F"/>
    <w:rsid w:val="005B20F2"/>
    <w:rsid w:val="005B298B"/>
    <w:rsid w:val="005B2B80"/>
    <w:rsid w:val="005B336D"/>
    <w:rsid w:val="005B33DC"/>
    <w:rsid w:val="005B4131"/>
    <w:rsid w:val="005B4B8A"/>
    <w:rsid w:val="005B5423"/>
    <w:rsid w:val="005B593B"/>
    <w:rsid w:val="005B5AE7"/>
    <w:rsid w:val="005B61C8"/>
    <w:rsid w:val="005B65A6"/>
    <w:rsid w:val="005B6C0D"/>
    <w:rsid w:val="005B778A"/>
    <w:rsid w:val="005B77C1"/>
    <w:rsid w:val="005C04D8"/>
    <w:rsid w:val="005C088E"/>
    <w:rsid w:val="005C0EC5"/>
    <w:rsid w:val="005C1246"/>
    <w:rsid w:val="005C1367"/>
    <w:rsid w:val="005C1393"/>
    <w:rsid w:val="005C1715"/>
    <w:rsid w:val="005C1E0C"/>
    <w:rsid w:val="005C1F99"/>
    <w:rsid w:val="005C2AC0"/>
    <w:rsid w:val="005C3387"/>
    <w:rsid w:val="005C3D32"/>
    <w:rsid w:val="005C4A9A"/>
    <w:rsid w:val="005C4E7C"/>
    <w:rsid w:val="005C5448"/>
    <w:rsid w:val="005C5557"/>
    <w:rsid w:val="005C5F0C"/>
    <w:rsid w:val="005C71CF"/>
    <w:rsid w:val="005C7724"/>
    <w:rsid w:val="005C7A55"/>
    <w:rsid w:val="005C7DAE"/>
    <w:rsid w:val="005C7F48"/>
    <w:rsid w:val="005D1531"/>
    <w:rsid w:val="005D160F"/>
    <w:rsid w:val="005D1D2B"/>
    <w:rsid w:val="005D21DA"/>
    <w:rsid w:val="005D353E"/>
    <w:rsid w:val="005D37FD"/>
    <w:rsid w:val="005D3A09"/>
    <w:rsid w:val="005D3EE5"/>
    <w:rsid w:val="005D47C8"/>
    <w:rsid w:val="005D5647"/>
    <w:rsid w:val="005D5D5B"/>
    <w:rsid w:val="005D63EC"/>
    <w:rsid w:val="005D645C"/>
    <w:rsid w:val="005D6C1C"/>
    <w:rsid w:val="005D72A5"/>
    <w:rsid w:val="005E0647"/>
    <w:rsid w:val="005E0ECE"/>
    <w:rsid w:val="005E1A36"/>
    <w:rsid w:val="005E28FA"/>
    <w:rsid w:val="005E2D23"/>
    <w:rsid w:val="005E2E82"/>
    <w:rsid w:val="005E2FE4"/>
    <w:rsid w:val="005E312B"/>
    <w:rsid w:val="005E32CD"/>
    <w:rsid w:val="005E410E"/>
    <w:rsid w:val="005E4DC1"/>
    <w:rsid w:val="005E5006"/>
    <w:rsid w:val="005E520D"/>
    <w:rsid w:val="005E5B52"/>
    <w:rsid w:val="005E5C28"/>
    <w:rsid w:val="005E709C"/>
    <w:rsid w:val="005E7937"/>
    <w:rsid w:val="005F0910"/>
    <w:rsid w:val="005F0DC3"/>
    <w:rsid w:val="005F19F0"/>
    <w:rsid w:val="005F28BC"/>
    <w:rsid w:val="005F2B2A"/>
    <w:rsid w:val="005F4353"/>
    <w:rsid w:val="005F4ACB"/>
    <w:rsid w:val="005F5A15"/>
    <w:rsid w:val="005F5D73"/>
    <w:rsid w:val="005F60B5"/>
    <w:rsid w:val="005F616F"/>
    <w:rsid w:val="005F70B2"/>
    <w:rsid w:val="005F7BE9"/>
    <w:rsid w:val="0060011C"/>
    <w:rsid w:val="0060032A"/>
    <w:rsid w:val="00600CEB"/>
    <w:rsid w:val="00600DA9"/>
    <w:rsid w:val="0060167B"/>
    <w:rsid w:val="00601F9D"/>
    <w:rsid w:val="0060261B"/>
    <w:rsid w:val="006026C3"/>
    <w:rsid w:val="00602E8F"/>
    <w:rsid w:val="00603642"/>
    <w:rsid w:val="006039C4"/>
    <w:rsid w:val="00603AEF"/>
    <w:rsid w:val="00604A10"/>
    <w:rsid w:val="00604A5F"/>
    <w:rsid w:val="00605D30"/>
    <w:rsid w:val="00605F42"/>
    <w:rsid w:val="006064B1"/>
    <w:rsid w:val="00607431"/>
    <w:rsid w:val="00607652"/>
    <w:rsid w:val="0061033D"/>
    <w:rsid w:val="00610F6B"/>
    <w:rsid w:val="0061142F"/>
    <w:rsid w:val="006126F5"/>
    <w:rsid w:val="00612B4A"/>
    <w:rsid w:val="006130FB"/>
    <w:rsid w:val="006136B1"/>
    <w:rsid w:val="006138A9"/>
    <w:rsid w:val="006141D4"/>
    <w:rsid w:val="00614449"/>
    <w:rsid w:val="0061581F"/>
    <w:rsid w:val="00615C86"/>
    <w:rsid w:val="006160DA"/>
    <w:rsid w:val="00616529"/>
    <w:rsid w:val="006167A3"/>
    <w:rsid w:val="00616DDC"/>
    <w:rsid w:val="00617A26"/>
    <w:rsid w:val="00617CA0"/>
    <w:rsid w:val="00620761"/>
    <w:rsid w:val="00620BF6"/>
    <w:rsid w:val="00620D4F"/>
    <w:rsid w:val="00620F54"/>
    <w:rsid w:val="006210B2"/>
    <w:rsid w:val="00621643"/>
    <w:rsid w:val="006229D8"/>
    <w:rsid w:val="0062354E"/>
    <w:rsid w:val="00623FF8"/>
    <w:rsid w:val="00624432"/>
    <w:rsid w:val="00624B12"/>
    <w:rsid w:val="00624CC9"/>
    <w:rsid w:val="006251A8"/>
    <w:rsid w:val="0062522D"/>
    <w:rsid w:val="006257A7"/>
    <w:rsid w:val="00625C18"/>
    <w:rsid w:val="0062609A"/>
    <w:rsid w:val="00626BBE"/>
    <w:rsid w:val="006270FD"/>
    <w:rsid w:val="006273CB"/>
    <w:rsid w:val="006279F2"/>
    <w:rsid w:val="00627C54"/>
    <w:rsid w:val="00627F14"/>
    <w:rsid w:val="00630091"/>
    <w:rsid w:val="00630359"/>
    <w:rsid w:val="00630910"/>
    <w:rsid w:val="00631323"/>
    <w:rsid w:val="00631657"/>
    <w:rsid w:val="006317F0"/>
    <w:rsid w:val="00631B10"/>
    <w:rsid w:val="00632F31"/>
    <w:rsid w:val="00633274"/>
    <w:rsid w:val="00633E1F"/>
    <w:rsid w:val="00633F07"/>
    <w:rsid w:val="006340C8"/>
    <w:rsid w:val="006345EF"/>
    <w:rsid w:val="0063547D"/>
    <w:rsid w:val="00635E09"/>
    <w:rsid w:val="00635F88"/>
    <w:rsid w:val="00637B18"/>
    <w:rsid w:val="0064021F"/>
    <w:rsid w:val="00640D67"/>
    <w:rsid w:val="00641111"/>
    <w:rsid w:val="00641349"/>
    <w:rsid w:val="00641818"/>
    <w:rsid w:val="00641EC3"/>
    <w:rsid w:val="0064367E"/>
    <w:rsid w:val="00643757"/>
    <w:rsid w:val="006439AD"/>
    <w:rsid w:val="00643A43"/>
    <w:rsid w:val="00644A63"/>
    <w:rsid w:val="00644DB1"/>
    <w:rsid w:val="0064520E"/>
    <w:rsid w:val="00645592"/>
    <w:rsid w:val="006456C4"/>
    <w:rsid w:val="00645985"/>
    <w:rsid w:val="00645A50"/>
    <w:rsid w:val="00645C8B"/>
    <w:rsid w:val="0064642B"/>
    <w:rsid w:val="0064769A"/>
    <w:rsid w:val="00647EAC"/>
    <w:rsid w:val="0065004D"/>
    <w:rsid w:val="00650547"/>
    <w:rsid w:val="006509C4"/>
    <w:rsid w:val="00650B29"/>
    <w:rsid w:val="00651C3E"/>
    <w:rsid w:val="00651E25"/>
    <w:rsid w:val="00652C00"/>
    <w:rsid w:val="00652F2E"/>
    <w:rsid w:val="006534C7"/>
    <w:rsid w:val="0065419F"/>
    <w:rsid w:val="006547C5"/>
    <w:rsid w:val="00654846"/>
    <w:rsid w:val="00654996"/>
    <w:rsid w:val="00655B58"/>
    <w:rsid w:val="00655DDE"/>
    <w:rsid w:val="00655EB7"/>
    <w:rsid w:val="006575D9"/>
    <w:rsid w:val="006577FA"/>
    <w:rsid w:val="00657839"/>
    <w:rsid w:val="006609D1"/>
    <w:rsid w:val="00660F67"/>
    <w:rsid w:val="006614B8"/>
    <w:rsid w:val="00661561"/>
    <w:rsid w:val="0066189C"/>
    <w:rsid w:val="00661A3C"/>
    <w:rsid w:val="00661E3B"/>
    <w:rsid w:val="00662395"/>
    <w:rsid w:val="00663D30"/>
    <w:rsid w:val="00663DF7"/>
    <w:rsid w:val="00664090"/>
    <w:rsid w:val="00665022"/>
    <w:rsid w:val="006658E9"/>
    <w:rsid w:val="00665B76"/>
    <w:rsid w:val="00665BE7"/>
    <w:rsid w:val="00666D7C"/>
    <w:rsid w:val="006675F5"/>
    <w:rsid w:val="0067053E"/>
    <w:rsid w:val="00670555"/>
    <w:rsid w:val="00670A2F"/>
    <w:rsid w:val="00671432"/>
    <w:rsid w:val="00671DD3"/>
    <w:rsid w:val="006722FA"/>
    <w:rsid w:val="006729AF"/>
    <w:rsid w:val="00672B65"/>
    <w:rsid w:val="00672BBE"/>
    <w:rsid w:val="00672FE0"/>
    <w:rsid w:val="00673C93"/>
    <w:rsid w:val="00674550"/>
    <w:rsid w:val="0067486D"/>
    <w:rsid w:val="006765B7"/>
    <w:rsid w:val="00677946"/>
    <w:rsid w:val="00680251"/>
    <w:rsid w:val="006803D0"/>
    <w:rsid w:val="00680785"/>
    <w:rsid w:val="00680935"/>
    <w:rsid w:val="006812B6"/>
    <w:rsid w:val="006813B6"/>
    <w:rsid w:val="00681ADA"/>
    <w:rsid w:val="00682C41"/>
    <w:rsid w:val="00682DB5"/>
    <w:rsid w:val="00683768"/>
    <w:rsid w:val="00683A0E"/>
    <w:rsid w:val="00684A69"/>
    <w:rsid w:val="00684CEB"/>
    <w:rsid w:val="00684F3B"/>
    <w:rsid w:val="006850A2"/>
    <w:rsid w:val="006851B5"/>
    <w:rsid w:val="0068693A"/>
    <w:rsid w:val="00686A3D"/>
    <w:rsid w:val="006871B2"/>
    <w:rsid w:val="0068728F"/>
    <w:rsid w:val="00690272"/>
    <w:rsid w:val="0069066A"/>
    <w:rsid w:val="006911EC"/>
    <w:rsid w:val="006920EF"/>
    <w:rsid w:val="00693563"/>
    <w:rsid w:val="00693C63"/>
    <w:rsid w:val="00693CFF"/>
    <w:rsid w:val="006944E3"/>
    <w:rsid w:val="006946DC"/>
    <w:rsid w:val="00694AD6"/>
    <w:rsid w:val="006957F8"/>
    <w:rsid w:val="00695840"/>
    <w:rsid w:val="00695F53"/>
    <w:rsid w:val="00696808"/>
    <w:rsid w:val="00696D84"/>
    <w:rsid w:val="00697BA0"/>
    <w:rsid w:val="006A04DF"/>
    <w:rsid w:val="006A0695"/>
    <w:rsid w:val="006A0735"/>
    <w:rsid w:val="006A0E58"/>
    <w:rsid w:val="006A0FB3"/>
    <w:rsid w:val="006A1813"/>
    <w:rsid w:val="006A23CD"/>
    <w:rsid w:val="006A2999"/>
    <w:rsid w:val="006A2DC4"/>
    <w:rsid w:val="006A2EDE"/>
    <w:rsid w:val="006A2F1B"/>
    <w:rsid w:val="006A3689"/>
    <w:rsid w:val="006A4127"/>
    <w:rsid w:val="006A42BF"/>
    <w:rsid w:val="006A4D77"/>
    <w:rsid w:val="006A5E6E"/>
    <w:rsid w:val="006A63E9"/>
    <w:rsid w:val="006A6DE9"/>
    <w:rsid w:val="006A6F0C"/>
    <w:rsid w:val="006A720B"/>
    <w:rsid w:val="006B0239"/>
    <w:rsid w:val="006B0307"/>
    <w:rsid w:val="006B0504"/>
    <w:rsid w:val="006B11BF"/>
    <w:rsid w:val="006B13C9"/>
    <w:rsid w:val="006B1577"/>
    <w:rsid w:val="006B1B91"/>
    <w:rsid w:val="006B22CE"/>
    <w:rsid w:val="006B2DF3"/>
    <w:rsid w:val="006B3024"/>
    <w:rsid w:val="006B49F9"/>
    <w:rsid w:val="006B57A2"/>
    <w:rsid w:val="006B6664"/>
    <w:rsid w:val="006B69E5"/>
    <w:rsid w:val="006B6C01"/>
    <w:rsid w:val="006B78E4"/>
    <w:rsid w:val="006B7FA6"/>
    <w:rsid w:val="006C0375"/>
    <w:rsid w:val="006C0E0F"/>
    <w:rsid w:val="006C0F3D"/>
    <w:rsid w:val="006C1562"/>
    <w:rsid w:val="006C1926"/>
    <w:rsid w:val="006C1C69"/>
    <w:rsid w:val="006C215C"/>
    <w:rsid w:val="006C2BC9"/>
    <w:rsid w:val="006C3412"/>
    <w:rsid w:val="006C35D4"/>
    <w:rsid w:val="006C3803"/>
    <w:rsid w:val="006C3B29"/>
    <w:rsid w:val="006C57BB"/>
    <w:rsid w:val="006C5A9B"/>
    <w:rsid w:val="006C6AFA"/>
    <w:rsid w:val="006C6BAB"/>
    <w:rsid w:val="006C6E81"/>
    <w:rsid w:val="006C7983"/>
    <w:rsid w:val="006D0C47"/>
    <w:rsid w:val="006D0E5B"/>
    <w:rsid w:val="006D0ED2"/>
    <w:rsid w:val="006D10F9"/>
    <w:rsid w:val="006D1178"/>
    <w:rsid w:val="006D364A"/>
    <w:rsid w:val="006D4514"/>
    <w:rsid w:val="006D4669"/>
    <w:rsid w:val="006D4D03"/>
    <w:rsid w:val="006D51BB"/>
    <w:rsid w:val="006D55C3"/>
    <w:rsid w:val="006D60B1"/>
    <w:rsid w:val="006D6847"/>
    <w:rsid w:val="006D6B24"/>
    <w:rsid w:val="006D759B"/>
    <w:rsid w:val="006D77E1"/>
    <w:rsid w:val="006E0285"/>
    <w:rsid w:val="006E1A0B"/>
    <w:rsid w:val="006E1A43"/>
    <w:rsid w:val="006E1E62"/>
    <w:rsid w:val="006E1EC8"/>
    <w:rsid w:val="006E22B2"/>
    <w:rsid w:val="006E3055"/>
    <w:rsid w:val="006E3EB8"/>
    <w:rsid w:val="006E448C"/>
    <w:rsid w:val="006E44A2"/>
    <w:rsid w:val="006E4C87"/>
    <w:rsid w:val="006E5A01"/>
    <w:rsid w:val="006E5C09"/>
    <w:rsid w:val="006E6093"/>
    <w:rsid w:val="006E6100"/>
    <w:rsid w:val="006E6338"/>
    <w:rsid w:val="006E66BD"/>
    <w:rsid w:val="006E6BED"/>
    <w:rsid w:val="006E744D"/>
    <w:rsid w:val="006E7563"/>
    <w:rsid w:val="006E7690"/>
    <w:rsid w:val="006F01FC"/>
    <w:rsid w:val="006F03FF"/>
    <w:rsid w:val="006F05AA"/>
    <w:rsid w:val="006F0DF7"/>
    <w:rsid w:val="006F142F"/>
    <w:rsid w:val="006F210B"/>
    <w:rsid w:val="006F2FAE"/>
    <w:rsid w:val="006F38CA"/>
    <w:rsid w:val="006F4044"/>
    <w:rsid w:val="006F4081"/>
    <w:rsid w:val="006F41AC"/>
    <w:rsid w:val="006F46C3"/>
    <w:rsid w:val="006F5745"/>
    <w:rsid w:val="006F5D6B"/>
    <w:rsid w:val="006F6155"/>
    <w:rsid w:val="006F6428"/>
    <w:rsid w:val="006F76F4"/>
    <w:rsid w:val="006F7BF4"/>
    <w:rsid w:val="00700CA8"/>
    <w:rsid w:val="007012BD"/>
    <w:rsid w:val="007014C8"/>
    <w:rsid w:val="00701591"/>
    <w:rsid w:val="007016C9"/>
    <w:rsid w:val="00702009"/>
    <w:rsid w:val="00703207"/>
    <w:rsid w:val="00703DEF"/>
    <w:rsid w:val="007058B1"/>
    <w:rsid w:val="00705BFD"/>
    <w:rsid w:val="00706AFA"/>
    <w:rsid w:val="00706D06"/>
    <w:rsid w:val="00710428"/>
    <w:rsid w:val="00710914"/>
    <w:rsid w:val="00710E49"/>
    <w:rsid w:val="007112E4"/>
    <w:rsid w:val="00711970"/>
    <w:rsid w:val="0071209F"/>
    <w:rsid w:val="007124EB"/>
    <w:rsid w:val="007130FD"/>
    <w:rsid w:val="0071369B"/>
    <w:rsid w:val="00713735"/>
    <w:rsid w:val="00713D67"/>
    <w:rsid w:val="00713D7B"/>
    <w:rsid w:val="00714CE0"/>
    <w:rsid w:val="007175CA"/>
    <w:rsid w:val="0071787E"/>
    <w:rsid w:val="007178C6"/>
    <w:rsid w:val="00717ECF"/>
    <w:rsid w:val="00720899"/>
    <w:rsid w:val="00720F1E"/>
    <w:rsid w:val="007211BD"/>
    <w:rsid w:val="007215B7"/>
    <w:rsid w:val="00723C06"/>
    <w:rsid w:val="00723D40"/>
    <w:rsid w:val="00723F61"/>
    <w:rsid w:val="00724287"/>
    <w:rsid w:val="00724638"/>
    <w:rsid w:val="0072490D"/>
    <w:rsid w:val="00724D18"/>
    <w:rsid w:val="00725114"/>
    <w:rsid w:val="00725A3C"/>
    <w:rsid w:val="00725F5F"/>
    <w:rsid w:val="007265BC"/>
    <w:rsid w:val="007269AC"/>
    <w:rsid w:val="00726C52"/>
    <w:rsid w:val="00727D3F"/>
    <w:rsid w:val="007315CF"/>
    <w:rsid w:val="00731870"/>
    <w:rsid w:val="007330DC"/>
    <w:rsid w:val="007349C7"/>
    <w:rsid w:val="00734A5B"/>
    <w:rsid w:val="00734C08"/>
    <w:rsid w:val="00735576"/>
    <w:rsid w:val="00735ADF"/>
    <w:rsid w:val="007360FD"/>
    <w:rsid w:val="00736197"/>
    <w:rsid w:val="0073653C"/>
    <w:rsid w:val="007370DE"/>
    <w:rsid w:val="007372CB"/>
    <w:rsid w:val="00737376"/>
    <w:rsid w:val="00737CB7"/>
    <w:rsid w:val="00737E24"/>
    <w:rsid w:val="007409AC"/>
    <w:rsid w:val="0074135B"/>
    <w:rsid w:val="007413B8"/>
    <w:rsid w:val="007413FF"/>
    <w:rsid w:val="007419B5"/>
    <w:rsid w:val="00741D5C"/>
    <w:rsid w:val="00742319"/>
    <w:rsid w:val="007433F4"/>
    <w:rsid w:val="00743AA7"/>
    <w:rsid w:val="00743FA8"/>
    <w:rsid w:val="007445EF"/>
    <w:rsid w:val="00745070"/>
    <w:rsid w:val="00745A73"/>
    <w:rsid w:val="007465BD"/>
    <w:rsid w:val="007470F0"/>
    <w:rsid w:val="007473A1"/>
    <w:rsid w:val="00747D9F"/>
    <w:rsid w:val="007500F6"/>
    <w:rsid w:val="00750626"/>
    <w:rsid w:val="00750726"/>
    <w:rsid w:val="00750B63"/>
    <w:rsid w:val="0075148E"/>
    <w:rsid w:val="00751973"/>
    <w:rsid w:val="00752076"/>
    <w:rsid w:val="0075219E"/>
    <w:rsid w:val="007523D0"/>
    <w:rsid w:val="00754385"/>
    <w:rsid w:val="00754958"/>
    <w:rsid w:val="0075565F"/>
    <w:rsid w:val="007558E3"/>
    <w:rsid w:val="007568F3"/>
    <w:rsid w:val="00756971"/>
    <w:rsid w:val="00756CF2"/>
    <w:rsid w:val="00756D20"/>
    <w:rsid w:val="00756E44"/>
    <w:rsid w:val="007575EF"/>
    <w:rsid w:val="00757DAB"/>
    <w:rsid w:val="007603CB"/>
    <w:rsid w:val="007604D8"/>
    <w:rsid w:val="00760FA0"/>
    <w:rsid w:val="007613A9"/>
    <w:rsid w:val="00762C70"/>
    <w:rsid w:val="0076308C"/>
    <w:rsid w:val="007639B4"/>
    <w:rsid w:val="00764724"/>
    <w:rsid w:val="00764829"/>
    <w:rsid w:val="00765521"/>
    <w:rsid w:val="00765A1F"/>
    <w:rsid w:val="00765DFA"/>
    <w:rsid w:val="007665E6"/>
    <w:rsid w:val="00767041"/>
    <w:rsid w:val="00770744"/>
    <w:rsid w:val="007708AE"/>
    <w:rsid w:val="00771B8A"/>
    <w:rsid w:val="00771DE5"/>
    <w:rsid w:val="00771EE4"/>
    <w:rsid w:val="007723E4"/>
    <w:rsid w:val="00772C29"/>
    <w:rsid w:val="0077357E"/>
    <w:rsid w:val="0077371E"/>
    <w:rsid w:val="00773A9C"/>
    <w:rsid w:val="007747EB"/>
    <w:rsid w:val="00774A44"/>
    <w:rsid w:val="00776BBC"/>
    <w:rsid w:val="00777A7D"/>
    <w:rsid w:val="00777B48"/>
    <w:rsid w:val="00777B5B"/>
    <w:rsid w:val="00777C1B"/>
    <w:rsid w:val="00780029"/>
    <w:rsid w:val="007807E9"/>
    <w:rsid w:val="0078087D"/>
    <w:rsid w:val="00780D01"/>
    <w:rsid w:val="00781029"/>
    <w:rsid w:val="00781668"/>
    <w:rsid w:val="00781B8D"/>
    <w:rsid w:val="00782410"/>
    <w:rsid w:val="00782557"/>
    <w:rsid w:val="00782663"/>
    <w:rsid w:val="00782ABE"/>
    <w:rsid w:val="00782B8A"/>
    <w:rsid w:val="00784678"/>
    <w:rsid w:val="007861D2"/>
    <w:rsid w:val="00787010"/>
    <w:rsid w:val="0078704E"/>
    <w:rsid w:val="00787424"/>
    <w:rsid w:val="00787E00"/>
    <w:rsid w:val="00787E5E"/>
    <w:rsid w:val="007903C3"/>
    <w:rsid w:val="0079048E"/>
    <w:rsid w:val="007905A0"/>
    <w:rsid w:val="00790B30"/>
    <w:rsid w:val="00791845"/>
    <w:rsid w:val="00791E03"/>
    <w:rsid w:val="00791F3D"/>
    <w:rsid w:val="007926B8"/>
    <w:rsid w:val="007929E7"/>
    <w:rsid w:val="00793157"/>
    <w:rsid w:val="007937ED"/>
    <w:rsid w:val="00793D28"/>
    <w:rsid w:val="007947F9"/>
    <w:rsid w:val="007952EA"/>
    <w:rsid w:val="007956B7"/>
    <w:rsid w:val="00795B4E"/>
    <w:rsid w:val="00796110"/>
    <w:rsid w:val="00796608"/>
    <w:rsid w:val="00796B34"/>
    <w:rsid w:val="00796FFA"/>
    <w:rsid w:val="0079730C"/>
    <w:rsid w:val="007978A1"/>
    <w:rsid w:val="007A05E5"/>
    <w:rsid w:val="007A15F1"/>
    <w:rsid w:val="007A2A0B"/>
    <w:rsid w:val="007A2B13"/>
    <w:rsid w:val="007A381F"/>
    <w:rsid w:val="007A393A"/>
    <w:rsid w:val="007A3A57"/>
    <w:rsid w:val="007A4256"/>
    <w:rsid w:val="007A4585"/>
    <w:rsid w:val="007A4659"/>
    <w:rsid w:val="007A58FB"/>
    <w:rsid w:val="007A5904"/>
    <w:rsid w:val="007A5D18"/>
    <w:rsid w:val="007A5F87"/>
    <w:rsid w:val="007A69F7"/>
    <w:rsid w:val="007A6A67"/>
    <w:rsid w:val="007B0076"/>
    <w:rsid w:val="007B063D"/>
    <w:rsid w:val="007B0909"/>
    <w:rsid w:val="007B18B5"/>
    <w:rsid w:val="007B19C3"/>
    <w:rsid w:val="007B1AF7"/>
    <w:rsid w:val="007B1F1F"/>
    <w:rsid w:val="007B20BA"/>
    <w:rsid w:val="007B2209"/>
    <w:rsid w:val="007B28E1"/>
    <w:rsid w:val="007B3615"/>
    <w:rsid w:val="007B3902"/>
    <w:rsid w:val="007B39E0"/>
    <w:rsid w:val="007B44EA"/>
    <w:rsid w:val="007B47F6"/>
    <w:rsid w:val="007B538F"/>
    <w:rsid w:val="007B5BA4"/>
    <w:rsid w:val="007B5D78"/>
    <w:rsid w:val="007B6218"/>
    <w:rsid w:val="007B6736"/>
    <w:rsid w:val="007B686B"/>
    <w:rsid w:val="007B6968"/>
    <w:rsid w:val="007B6B9D"/>
    <w:rsid w:val="007B7419"/>
    <w:rsid w:val="007B75A7"/>
    <w:rsid w:val="007B7611"/>
    <w:rsid w:val="007BE63C"/>
    <w:rsid w:val="007C0D0D"/>
    <w:rsid w:val="007C0DFF"/>
    <w:rsid w:val="007C2CAB"/>
    <w:rsid w:val="007C3052"/>
    <w:rsid w:val="007C343F"/>
    <w:rsid w:val="007C3488"/>
    <w:rsid w:val="007C406E"/>
    <w:rsid w:val="007C581A"/>
    <w:rsid w:val="007C5ED6"/>
    <w:rsid w:val="007C626C"/>
    <w:rsid w:val="007C645F"/>
    <w:rsid w:val="007C69D4"/>
    <w:rsid w:val="007C7721"/>
    <w:rsid w:val="007C7DD1"/>
    <w:rsid w:val="007D052D"/>
    <w:rsid w:val="007D2366"/>
    <w:rsid w:val="007D256A"/>
    <w:rsid w:val="007D3031"/>
    <w:rsid w:val="007D30CB"/>
    <w:rsid w:val="007D3160"/>
    <w:rsid w:val="007D3996"/>
    <w:rsid w:val="007D4055"/>
    <w:rsid w:val="007D4772"/>
    <w:rsid w:val="007D4BB2"/>
    <w:rsid w:val="007D4DFD"/>
    <w:rsid w:val="007D4E2D"/>
    <w:rsid w:val="007D4E33"/>
    <w:rsid w:val="007D51C7"/>
    <w:rsid w:val="007D5C57"/>
    <w:rsid w:val="007D5E44"/>
    <w:rsid w:val="007D6491"/>
    <w:rsid w:val="007D699F"/>
    <w:rsid w:val="007D6E9D"/>
    <w:rsid w:val="007D743C"/>
    <w:rsid w:val="007D79F1"/>
    <w:rsid w:val="007D7A4B"/>
    <w:rsid w:val="007D7EE2"/>
    <w:rsid w:val="007E00AC"/>
    <w:rsid w:val="007E02D0"/>
    <w:rsid w:val="007E089E"/>
    <w:rsid w:val="007E1B80"/>
    <w:rsid w:val="007E21FE"/>
    <w:rsid w:val="007E27AA"/>
    <w:rsid w:val="007E3525"/>
    <w:rsid w:val="007E356F"/>
    <w:rsid w:val="007E3FEF"/>
    <w:rsid w:val="007E414E"/>
    <w:rsid w:val="007E4E9D"/>
    <w:rsid w:val="007E4EC0"/>
    <w:rsid w:val="007E5447"/>
    <w:rsid w:val="007E5D87"/>
    <w:rsid w:val="007E6386"/>
    <w:rsid w:val="007E7D0B"/>
    <w:rsid w:val="007F042B"/>
    <w:rsid w:val="007F0887"/>
    <w:rsid w:val="007F0DEA"/>
    <w:rsid w:val="007F22B9"/>
    <w:rsid w:val="007F29CE"/>
    <w:rsid w:val="007F30D5"/>
    <w:rsid w:val="007F341A"/>
    <w:rsid w:val="007F3BDC"/>
    <w:rsid w:val="007F41AA"/>
    <w:rsid w:val="007F441D"/>
    <w:rsid w:val="007F46F8"/>
    <w:rsid w:val="007F4ACF"/>
    <w:rsid w:val="007F506C"/>
    <w:rsid w:val="007F5241"/>
    <w:rsid w:val="007F5277"/>
    <w:rsid w:val="007F56AB"/>
    <w:rsid w:val="007F5C0C"/>
    <w:rsid w:val="007F63EA"/>
    <w:rsid w:val="007F682F"/>
    <w:rsid w:val="007F694B"/>
    <w:rsid w:val="007F75D2"/>
    <w:rsid w:val="00801CF4"/>
    <w:rsid w:val="00802D36"/>
    <w:rsid w:val="008033AB"/>
    <w:rsid w:val="00803E18"/>
    <w:rsid w:val="008042D8"/>
    <w:rsid w:val="00804798"/>
    <w:rsid w:val="00804C9F"/>
    <w:rsid w:val="00804CAA"/>
    <w:rsid w:val="0080612D"/>
    <w:rsid w:val="00807194"/>
    <w:rsid w:val="00807DF6"/>
    <w:rsid w:val="008103A8"/>
    <w:rsid w:val="008109D4"/>
    <w:rsid w:val="00810AFE"/>
    <w:rsid w:val="0081103D"/>
    <w:rsid w:val="008114BA"/>
    <w:rsid w:val="00811B49"/>
    <w:rsid w:val="008122CB"/>
    <w:rsid w:val="0081235D"/>
    <w:rsid w:val="00813663"/>
    <w:rsid w:val="00813D4F"/>
    <w:rsid w:val="008144DF"/>
    <w:rsid w:val="008153AE"/>
    <w:rsid w:val="00815EB6"/>
    <w:rsid w:val="00815FEC"/>
    <w:rsid w:val="0082001D"/>
    <w:rsid w:val="00820342"/>
    <w:rsid w:val="00820443"/>
    <w:rsid w:val="00821765"/>
    <w:rsid w:val="00821DA9"/>
    <w:rsid w:val="00822D38"/>
    <w:rsid w:val="008233FA"/>
    <w:rsid w:val="008236D7"/>
    <w:rsid w:val="00823E13"/>
    <w:rsid w:val="00823F06"/>
    <w:rsid w:val="00824318"/>
    <w:rsid w:val="00824355"/>
    <w:rsid w:val="008249DC"/>
    <w:rsid w:val="00824CE3"/>
    <w:rsid w:val="00825E33"/>
    <w:rsid w:val="008261A4"/>
    <w:rsid w:val="00826304"/>
    <w:rsid w:val="00827BD5"/>
    <w:rsid w:val="00827CF6"/>
    <w:rsid w:val="00827E4B"/>
    <w:rsid w:val="008300AA"/>
    <w:rsid w:val="00830E77"/>
    <w:rsid w:val="00830E9F"/>
    <w:rsid w:val="0083102A"/>
    <w:rsid w:val="00831BBA"/>
    <w:rsid w:val="00831ECE"/>
    <w:rsid w:val="00831FBF"/>
    <w:rsid w:val="008331C5"/>
    <w:rsid w:val="00833DCB"/>
    <w:rsid w:val="0083495C"/>
    <w:rsid w:val="00834F0C"/>
    <w:rsid w:val="0083580F"/>
    <w:rsid w:val="00836C6F"/>
    <w:rsid w:val="008373F1"/>
    <w:rsid w:val="00837EF0"/>
    <w:rsid w:val="00840291"/>
    <w:rsid w:val="00840321"/>
    <w:rsid w:val="008404CD"/>
    <w:rsid w:val="0084082C"/>
    <w:rsid w:val="00840DDA"/>
    <w:rsid w:val="0084208A"/>
    <w:rsid w:val="008423F7"/>
    <w:rsid w:val="0084289A"/>
    <w:rsid w:val="0084303E"/>
    <w:rsid w:val="00843734"/>
    <w:rsid w:val="008439D0"/>
    <w:rsid w:val="00843EAD"/>
    <w:rsid w:val="0084500A"/>
    <w:rsid w:val="0084502F"/>
    <w:rsid w:val="0084525E"/>
    <w:rsid w:val="0084579B"/>
    <w:rsid w:val="00845A6E"/>
    <w:rsid w:val="00845B81"/>
    <w:rsid w:val="00845DB1"/>
    <w:rsid w:val="00845F66"/>
    <w:rsid w:val="00846BE0"/>
    <w:rsid w:val="00847226"/>
    <w:rsid w:val="008477C7"/>
    <w:rsid w:val="00847CEB"/>
    <w:rsid w:val="00847F5C"/>
    <w:rsid w:val="00850084"/>
    <w:rsid w:val="008503A8"/>
    <w:rsid w:val="008508AC"/>
    <w:rsid w:val="00850FE2"/>
    <w:rsid w:val="00851D98"/>
    <w:rsid w:val="0085235F"/>
    <w:rsid w:val="00852B37"/>
    <w:rsid w:val="00852DB2"/>
    <w:rsid w:val="00852DC3"/>
    <w:rsid w:val="00853175"/>
    <w:rsid w:val="008537FC"/>
    <w:rsid w:val="008539F9"/>
    <w:rsid w:val="008543F0"/>
    <w:rsid w:val="0085521C"/>
    <w:rsid w:val="00855B50"/>
    <w:rsid w:val="008571CE"/>
    <w:rsid w:val="0085772D"/>
    <w:rsid w:val="00857763"/>
    <w:rsid w:val="0085795F"/>
    <w:rsid w:val="00857CE9"/>
    <w:rsid w:val="0086005A"/>
    <w:rsid w:val="00860219"/>
    <w:rsid w:val="008603B8"/>
    <w:rsid w:val="00860BCD"/>
    <w:rsid w:val="008614E3"/>
    <w:rsid w:val="00861655"/>
    <w:rsid w:val="00862044"/>
    <w:rsid w:val="00862254"/>
    <w:rsid w:val="008627AF"/>
    <w:rsid w:val="008629E9"/>
    <w:rsid w:val="00862EC8"/>
    <w:rsid w:val="00863168"/>
    <w:rsid w:val="0086344E"/>
    <w:rsid w:val="00864E02"/>
    <w:rsid w:val="00865571"/>
    <w:rsid w:val="0086580A"/>
    <w:rsid w:val="0086667A"/>
    <w:rsid w:val="00867A44"/>
    <w:rsid w:val="00870055"/>
    <w:rsid w:val="00870717"/>
    <w:rsid w:val="00871F17"/>
    <w:rsid w:val="00871FF0"/>
    <w:rsid w:val="00872F4A"/>
    <w:rsid w:val="0087409C"/>
    <w:rsid w:val="00875143"/>
    <w:rsid w:val="0087559B"/>
    <w:rsid w:val="008757D8"/>
    <w:rsid w:val="0087604F"/>
    <w:rsid w:val="0087625E"/>
    <w:rsid w:val="00876CA8"/>
    <w:rsid w:val="00876E64"/>
    <w:rsid w:val="00881F1A"/>
    <w:rsid w:val="00882892"/>
    <w:rsid w:val="008828D9"/>
    <w:rsid w:val="00882E47"/>
    <w:rsid w:val="008830AD"/>
    <w:rsid w:val="0088428C"/>
    <w:rsid w:val="0088477A"/>
    <w:rsid w:val="00884780"/>
    <w:rsid w:val="00885B9E"/>
    <w:rsid w:val="00885ECD"/>
    <w:rsid w:val="00886652"/>
    <w:rsid w:val="00887B44"/>
    <w:rsid w:val="00887CD5"/>
    <w:rsid w:val="00890139"/>
    <w:rsid w:val="00890AE9"/>
    <w:rsid w:val="008912A6"/>
    <w:rsid w:val="0089191C"/>
    <w:rsid w:val="00891ED9"/>
    <w:rsid w:val="0089285D"/>
    <w:rsid w:val="00894ABE"/>
    <w:rsid w:val="00894F5C"/>
    <w:rsid w:val="008957C2"/>
    <w:rsid w:val="00895AE7"/>
    <w:rsid w:val="00896802"/>
    <w:rsid w:val="0089721E"/>
    <w:rsid w:val="00897352"/>
    <w:rsid w:val="008A0D97"/>
    <w:rsid w:val="008A0F9D"/>
    <w:rsid w:val="008A1345"/>
    <w:rsid w:val="008A1580"/>
    <w:rsid w:val="008A1947"/>
    <w:rsid w:val="008A2061"/>
    <w:rsid w:val="008A2B28"/>
    <w:rsid w:val="008A2DA0"/>
    <w:rsid w:val="008A3BA5"/>
    <w:rsid w:val="008A3BB4"/>
    <w:rsid w:val="008A3DEF"/>
    <w:rsid w:val="008A4151"/>
    <w:rsid w:val="008A55D2"/>
    <w:rsid w:val="008A62DC"/>
    <w:rsid w:val="008A7311"/>
    <w:rsid w:val="008A78F6"/>
    <w:rsid w:val="008A7924"/>
    <w:rsid w:val="008A798F"/>
    <w:rsid w:val="008B03F7"/>
    <w:rsid w:val="008B04AA"/>
    <w:rsid w:val="008B0A06"/>
    <w:rsid w:val="008B0AAB"/>
    <w:rsid w:val="008B1040"/>
    <w:rsid w:val="008B1070"/>
    <w:rsid w:val="008B15F3"/>
    <w:rsid w:val="008B511F"/>
    <w:rsid w:val="008B623F"/>
    <w:rsid w:val="008B6417"/>
    <w:rsid w:val="008B6875"/>
    <w:rsid w:val="008B6A83"/>
    <w:rsid w:val="008B6C08"/>
    <w:rsid w:val="008B6C92"/>
    <w:rsid w:val="008B76A6"/>
    <w:rsid w:val="008C001B"/>
    <w:rsid w:val="008C088F"/>
    <w:rsid w:val="008C0D30"/>
    <w:rsid w:val="008C1C41"/>
    <w:rsid w:val="008C1FC6"/>
    <w:rsid w:val="008C22CF"/>
    <w:rsid w:val="008C2563"/>
    <w:rsid w:val="008C31D5"/>
    <w:rsid w:val="008C4629"/>
    <w:rsid w:val="008C5899"/>
    <w:rsid w:val="008C6417"/>
    <w:rsid w:val="008C77F3"/>
    <w:rsid w:val="008C7F28"/>
    <w:rsid w:val="008D00B6"/>
    <w:rsid w:val="008D0DD1"/>
    <w:rsid w:val="008D2C08"/>
    <w:rsid w:val="008D2FC4"/>
    <w:rsid w:val="008D2FF7"/>
    <w:rsid w:val="008D4575"/>
    <w:rsid w:val="008D45E4"/>
    <w:rsid w:val="008D4860"/>
    <w:rsid w:val="008D48F9"/>
    <w:rsid w:val="008D4EE5"/>
    <w:rsid w:val="008D50EC"/>
    <w:rsid w:val="008D5195"/>
    <w:rsid w:val="008D5802"/>
    <w:rsid w:val="008D5F0F"/>
    <w:rsid w:val="008D76EC"/>
    <w:rsid w:val="008E06E7"/>
    <w:rsid w:val="008E0BB0"/>
    <w:rsid w:val="008E1439"/>
    <w:rsid w:val="008E157F"/>
    <w:rsid w:val="008E1E55"/>
    <w:rsid w:val="008E4097"/>
    <w:rsid w:val="008E4CE6"/>
    <w:rsid w:val="008E7858"/>
    <w:rsid w:val="008F01B6"/>
    <w:rsid w:val="008F08BF"/>
    <w:rsid w:val="008F146D"/>
    <w:rsid w:val="008F194D"/>
    <w:rsid w:val="008F1C0D"/>
    <w:rsid w:val="008F2D2B"/>
    <w:rsid w:val="008F2EB4"/>
    <w:rsid w:val="008F328F"/>
    <w:rsid w:val="008F3348"/>
    <w:rsid w:val="008F3559"/>
    <w:rsid w:val="008F3917"/>
    <w:rsid w:val="008F431A"/>
    <w:rsid w:val="008F49AB"/>
    <w:rsid w:val="008F51DA"/>
    <w:rsid w:val="008F5C19"/>
    <w:rsid w:val="008F5D5B"/>
    <w:rsid w:val="008F674C"/>
    <w:rsid w:val="008F74C6"/>
    <w:rsid w:val="008F75CE"/>
    <w:rsid w:val="008F761C"/>
    <w:rsid w:val="008F7BA8"/>
    <w:rsid w:val="009034E2"/>
    <w:rsid w:val="00903A60"/>
    <w:rsid w:val="00904084"/>
    <w:rsid w:val="00904176"/>
    <w:rsid w:val="009043A3"/>
    <w:rsid w:val="00904E02"/>
    <w:rsid w:val="0090628A"/>
    <w:rsid w:val="00906793"/>
    <w:rsid w:val="009069D1"/>
    <w:rsid w:val="0090754E"/>
    <w:rsid w:val="00907633"/>
    <w:rsid w:val="00910965"/>
    <w:rsid w:val="00910AD9"/>
    <w:rsid w:val="00911D68"/>
    <w:rsid w:val="00911D85"/>
    <w:rsid w:val="009124CD"/>
    <w:rsid w:val="00912B2F"/>
    <w:rsid w:val="00912C2A"/>
    <w:rsid w:val="009135C3"/>
    <w:rsid w:val="00913BE5"/>
    <w:rsid w:val="00914E29"/>
    <w:rsid w:val="00915EAA"/>
    <w:rsid w:val="00916DF8"/>
    <w:rsid w:val="00920844"/>
    <w:rsid w:val="00920A87"/>
    <w:rsid w:val="00920C61"/>
    <w:rsid w:val="00922AFB"/>
    <w:rsid w:val="00924009"/>
    <w:rsid w:val="009248C2"/>
    <w:rsid w:val="00924EE8"/>
    <w:rsid w:val="009257AD"/>
    <w:rsid w:val="009259F0"/>
    <w:rsid w:val="00926615"/>
    <w:rsid w:val="00927286"/>
    <w:rsid w:val="00927463"/>
    <w:rsid w:val="00927F56"/>
    <w:rsid w:val="0093009C"/>
    <w:rsid w:val="00930299"/>
    <w:rsid w:val="00930514"/>
    <w:rsid w:val="009305F2"/>
    <w:rsid w:val="009306B0"/>
    <w:rsid w:val="00930FC9"/>
    <w:rsid w:val="0093105B"/>
    <w:rsid w:val="00931252"/>
    <w:rsid w:val="0093290F"/>
    <w:rsid w:val="00932D07"/>
    <w:rsid w:val="00932D62"/>
    <w:rsid w:val="00933209"/>
    <w:rsid w:val="009332A4"/>
    <w:rsid w:val="009337CD"/>
    <w:rsid w:val="0093443E"/>
    <w:rsid w:val="009347D0"/>
    <w:rsid w:val="00935C89"/>
    <w:rsid w:val="00936561"/>
    <w:rsid w:val="00936722"/>
    <w:rsid w:val="00936E32"/>
    <w:rsid w:val="00937EBE"/>
    <w:rsid w:val="00937F30"/>
    <w:rsid w:val="009403FE"/>
    <w:rsid w:val="00940468"/>
    <w:rsid w:val="00941C43"/>
    <w:rsid w:val="009423E3"/>
    <w:rsid w:val="00943197"/>
    <w:rsid w:val="0094426C"/>
    <w:rsid w:val="00944756"/>
    <w:rsid w:val="00944D3C"/>
    <w:rsid w:val="00944D6E"/>
    <w:rsid w:val="0094611E"/>
    <w:rsid w:val="00946708"/>
    <w:rsid w:val="0094713C"/>
    <w:rsid w:val="00947A50"/>
    <w:rsid w:val="009501A4"/>
    <w:rsid w:val="00950385"/>
    <w:rsid w:val="00950655"/>
    <w:rsid w:val="009527CC"/>
    <w:rsid w:val="00952927"/>
    <w:rsid w:val="009535A1"/>
    <w:rsid w:val="0095368B"/>
    <w:rsid w:val="009537AA"/>
    <w:rsid w:val="00955FD9"/>
    <w:rsid w:val="009561FD"/>
    <w:rsid w:val="009565CA"/>
    <w:rsid w:val="009576E5"/>
    <w:rsid w:val="0096026F"/>
    <w:rsid w:val="00960620"/>
    <w:rsid w:val="00960C4B"/>
    <w:rsid w:val="00960D09"/>
    <w:rsid w:val="00962DF5"/>
    <w:rsid w:val="00963B3B"/>
    <w:rsid w:val="0096526B"/>
    <w:rsid w:val="00966053"/>
    <w:rsid w:val="0096669F"/>
    <w:rsid w:val="009675E2"/>
    <w:rsid w:val="00970069"/>
    <w:rsid w:val="009700F0"/>
    <w:rsid w:val="00970373"/>
    <w:rsid w:val="00970D07"/>
    <w:rsid w:val="00970E12"/>
    <w:rsid w:val="0097127E"/>
    <w:rsid w:val="009714F9"/>
    <w:rsid w:val="00972137"/>
    <w:rsid w:val="00972ACB"/>
    <w:rsid w:val="009731A4"/>
    <w:rsid w:val="00974060"/>
    <w:rsid w:val="00974C94"/>
    <w:rsid w:val="00974D06"/>
    <w:rsid w:val="00975F98"/>
    <w:rsid w:val="00976284"/>
    <w:rsid w:val="00976337"/>
    <w:rsid w:val="00976CE7"/>
    <w:rsid w:val="00976DC9"/>
    <w:rsid w:val="00977205"/>
    <w:rsid w:val="009775C9"/>
    <w:rsid w:val="00977EB1"/>
    <w:rsid w:val="009804FE"/>
    <w:rsid w:val="0098089E"/>
    <w:rsid w:val="00981D18"/>
    <w:rsid w:val="0098335E"/>
    <w:rsid w:val="009838DE"/>
    <w:rsid w:val="009844A3"/>
    <w:rsid w:val="009844C5"/>
    <w:rsid w:val="00984860"/>
    <w:rsid w:val="009850C8"/>
    <w:rsid w:val="0098630A"/>
    <w:rsid w:val="009868E0"/>
    <w:rsid w:val="00986C0B"/>
    <w:rsid w:val="00986C22"/>
    <w:rsid w:val="009872BF"/>
    <w:rsid w:val="0098794A"/>
    <w:rsid w:val="00987EA4"/>
    <w:rsid w:val="00991954"/>
    <w:rsid w:val="00992A92"/>
    <w:rsid w:val="00993B40"/>
    <w:rsid w:val="0099511C"/>
    <w:rsid w:val="00995D1A"/>
    <w:rsid w:val="00995D1D"/>
    <w:rsid w:val="009968C1"/>
    <w:rsid w:val="009973BA"/>
    <w:rsid w:val="00997860"/>
    <w:rsid w:val="00997EC7"/>
    <w:rsid w:val="00997FFC"/>
    <w:rsid w:val="009A1ACC"/>
    <w:rsid w:val="009A21DE"/>
    <w:rsid w:val="009A2A93"/>
    <w:rsid w:val="009A3262"/>
    <w:rsid w:val="009A5A3A"/>
    <w:rsid w:val="009A6EF8"/>
    <w:rsid w:val="009A7F9F"/>
    <w:rsid w:val="009B003A"/>
    <w:rsid w:val="009B09ED"/>
    <w:rsid w:val="009B12F4"/>
    <w:rsid w:val="009B398E"/>
    <w:rsid w:val="009B400D"/>
    <w:rsid w:val="009B41B9"/>
    <w:rsid w:val="009B4E7B"/>
    <w:rsid w:val="009B52EE"/>
    <w:rsid w:val="009B5ADD"/>
    <w:rsid w:val="009B62CD"/>
    <w:rsid w:val="009B6F30"/>
    <w:rsid w:val="009B747C"/>
    <w:rsid w:val="009B7A4C"/>
    <w:rsid w:val="009C0893"/>
    <w:rsid w:val="009C0B5D"/>
    <w:rsid w:val="009C1005"/>
    <w:rsid w:val="009C109F"/>
    <w:rsid w:val="009C14A9"/>
    <w:rsid w:val="009C18EF"/>
    <w:rsid w:val="009C1DE5"/>
    <w:rsid w:val="009C348A"/>
    <w:rsid w:val="009C41AF"/>
    <w:rsid w:val="009C5344"/>
    <w:rsid w:val="009C75BB"/>
    <w:rsid w:val="009C7942"/>
    <w:rsid w:val="009D0295"/>
    <w:rsid w:val="009D0424"/>
    <w:rsid w:val="009D044A"/>
    <w:rsid w:val="009D0AE6"/>
    <w:rsid w:val="009D0FBF"/>
    <w:rsid w:val="009D1334"/>
    <w:rsid w:val="009D2986"/>
    <w:rsid w:val="009D2A43"/>
    <w:rsid w:val="009D470E"/>
    <w:rsid w:val="009D503E"/>
    <w:rsid w:val="009D5D12"/>
    <w:rsid w:val="009D644C"/>
    <w:rsid w:val="009D6CD5"/>
    <w:rsid w:val="009D7367"/>
    <w:rsid w:val="009D7C89"/>
    <w:rsid w:val="009D7FC6"/>
    <w:rsid w:val="009E033A"/>
    <w:rsid w:val="009E0355"/>
    <w:rsid w:val="009E0A12"/>
    <w:rsid w:val="009E0A59"/>
    <w:rsid w:val="009E19A2"/>
    <w:rsid w:val="009E19F6"/>
    <w:rsid w:val="009E2124"/>
    <w:rsid w:val="009E23BB"/>
    <w:rsid w:val="009E26D9"/>
    <w:rsid w:val="009E31ED"/>
    <w:rsid w:val="009E40AA"/>
    <w:rsid w:val="009E4783"/>
    <w:rsid w:val="009E4831"/>
    <w:rsid w:val="009E4BA9"/>
    <w:rsid w:val="009E57A2"/>
    <w:rsid w:val="009E5A7D"/>
    <w:rsid w:val="009E616E"/>
    <w:rsid w:val="009E64B5"/>
    <w:rsid w:val="009E6F93"/>
    <w:rsid w:val="009E7C7F"/>
    <w:rsid w:val="009E7E64"/>
    <w:rsid w:val="009F074F"/>
    <w:rsid w:val="009F07CB"/>
    <w:rsid w:val="009F0AF2"/>
    <w:rsid w:val="009F0B8D"/>
    <w:rsid w:val="009F11B3"/>
    <w:rsid w:val="009F25BE"/>
    <w:rsid w:val="009F2A23"/>
    <w:rsid w:val="009F3733"/>
    <w:rsid w:val="009F37B9"/>
    <w:rsid w:val="009F3C18"/>
    <w:rsid w:val="009F40EE"/>
    <w:rsid w:val="009F41C7"/>
    <w:rsid w:val="009F48B1"/>
    <w:rsid w:val="009F6833"/>
    <w:rsid w:val="009F6E34"/>
    <w:rsid w:val="009F71BE"/>
    <w:rsid w:val="009F7A3D"/>
    <w:rsid w:val="009F7E1C"/>
    <w:rsid w:val="00A00473"/>
    <w:rsid w:val="00A00D75"/>
    <w:rsid w:val="00A0110C"/>
    <w:rsid w:val="00A0131C"/>
    <w:rsid w:val="00A0150F"/>
    <w:rsid w:val="00A01E70"/>
    <w:rsid w:val="00A0271E"/>
    <w:rsid w:val="00A02D56"/>
    <w:rsid w:val="00A03DA4"/>
    <w:rsid w:val="00A03DAC"/>
    <w:rsid w:val="00A0541B"/>
    <w:rsid w:val="00A06137"/>
    <w:rsid w:val="00A06973"/>
    <w:rsid w:val="00A06C9C"/>
    <w:rsid w:val="00A07014"/>
    <w:rsid w:val="00A10B84"/>
    <w:rsid w:val="00A10ED0"/>
    <w:rsid w:val="00A11186"/>
    <w:rsid w:val="00A1268B"/>
    <w:rsid w:val="00A131C1"/>
    <w:rsid w:val="00A1387C"/>
    <w:rsid w:val="00A1480E"/>
    <w:rsid w:val="00A15C52"/>
    <w:rsid w:val="00A16A26"/>
    <w:rsid w:val="00A17187"/>
    <w:rsid w:val="00A17D6B"/>
    <w:rsid w:val="00A20BDF"/>
    <w:rsid w:val="00A21D87"/>
    <w:rsid w:val="00A2350F"/>
    <w:rsid w:val="00A2384B"/>
    <w:rsid w:val="00A23A67"/>
    <w:rsid w:val="00A23ACD"/>
    <w:rsid w:val="00A24D70"/>
    <w:rsid w:val="00A250C9"/>
    <w:rsid w:val="00A25BCB"/>
    <w:rsid w:val="00A26834"/>
    <w:rsid w:val="00A26869"/>
    <w:rsid w:val="00A26A37"/>
    <w:rsid w:val="00A26A50"/>
    <w:rsid w:val="00A2739A"/>
    <w:rsid w:val="00A27C85"/>
    <w:rsid w:val="00A30358"/>
    <w:rsid w:val="00A30497"/>
    <w:rsid w:val="00A3087E"/>
    <w:rsid w:val="00A30E76"/>
    <w:rsid w:val="00A30F3D"/>
    <w:rsid w:val="00A31028"/>
    <w:rsid w:val="00A314A7"/>
    <w:rsid w:val="00A31957"/>
    <w:rsid w:val="00A32FDE"/>
    <w:rsid w:val="00A33CC7"/>
    <w:rsid w:val="00A33CF8"/>
    <w:rsid w:val="00A3423B"/>
    <w:rsid w:val="00A34CB8"/>
    <w:rsid w:val="00A34D63"/>
    <w:rsid w:val="00A35CDA"/>
    <w:rsid w:val="00A373D0"/>
    <w:rsid w:val="00A40557"/>
    <w:rsid w:val="00A423D3"/>
    <w:rsid w:val="00A42AA1"/>
    <w:rsid w:val="00A42D04"/>
    <w:rsid w:val="00A42F03"/>
    <w:rsid w:val="00A430B5"/>
    <w:rsid w:val="00A440B3"/>
    <w:rsid w:val="00A44183"/>
    <w:rsid w:val="00A4451D"/>
    <w:rsid w:val="00A44AB3"/>
    <w:rsid w:val="00A44AC8"/>
    <w:rsid w:val="00A44B50"/>
    <w:rsid w:val="00A44F9C"/>
    <w:rsid w:val="00A45CE4"/>
    <w:rsid w:val="00A464D0"/>
    <w:rsid w:val="00A46540"/>
    <w:rsid w:val="00A46687"/>
    <w:rsid w:val="00A46EAD"/>
    <w:rsid w:val="00A47162"/>
    <w:rsid w:val="00A47B60"/>
    <w:rsid w:val="00A47EE8"/>
    <w:rsid w:val="00A504E7"/>
    <w:rsid w:val="00A5216D"/>
    <w:rsid w:val="00A52253"/>
    <w:rsid w:val="00A52C99"/>
    <w:rsid w:val="00A52FFD"/>
    <w:rsid w:val="00A54B18"/>
    <w:rsid w:val="00A55B93"/>
    <w:rsid w:val="00A56C18"/>
    <w:rsid w:val="00A57534"/>
    <w:rsid w:val="00A5764C"/>
    <w:rsid w:val="00A576F0"/>
    <w:rsid w:val="00A60078"/>
    <w:rsid w:val="00A60168"/>
    <w:rsid w:val="00A60384"/>
    <w:rsid w:val="00A60766"/>
    <w:rsid w:val="00A613F9"/>
    <w:rsid w:val="00A6232A"/>
    <w:rsid w:val="00A62495"/>
    <w:rsid w:val="00A628D8"/>
    <w:rsid w:val="00A645AC"/>
    <w:rsid w:val="00A6462F"/>
    <w:rsid w:val="00A65E41"/>
    <w:rsid w:val="00A668B9"/>
    <w:rsid w:val="00A66CAE"/>
    <w:rsid w:val="00A66E25"/>
    <w:rsid w:val="00A67436"/>
    <w:rsid w:val="00A67B2F"/>
    <w:rsid w:val="00A7027B"/>
    <w:rsid w:val="00A7064A"/>
    <w:rsid w:val="00A7136A"/>
    <w:rsid w:val="00A71BF6"/>
    <w:rsid w:val="00A71F58"/>
    <w:rsid w:val="00A7217F"/>
    <w:rsid w:val="00A72286"/>
    <w:rsid w:val="00A72384"/>
    <w:rsid w:val="00A72849"/>
    <w:rsid w:val="00A72CBB"/>
    <w:rsid w:val="00A73700"/>
    <w:rsid w:val="00A737C2"/>
    <w:rsid w:val="00A73BEF"/>
    <w:rsid w:val="00A73C79"/>
    <w:rsid w:val="00A74DDE"/>
    <w:rsid w:val="00A76925"/>
    <w:rsid w:val="00A803A2"/>
    <w:rsid w:val="00A803AF"/>
    <w:rsid w:val="00A8084F"/>
    <w:rsid w:val="00A80B0C"/>
    <w:rsid w:val="00A80EF3"/>
    <w:rsid w:val="00A81291"/>
    <w:rsid w:val="00A81C5D"/>
    <w:rsid w:val="00A83922"/>
    <w:rsid w:val="00A8457D"/>
    <w:rsid w:val="00A8496E"/>
    <w:rsid w:val="00A84D9C"/>
    <w:rsid w:val="00A84FF7"/>
    <w:rsid w:val="00A850C0"/>
    <w:rsid w:val="00A85D99"/>
    <w:rsid w:val="00A8656B"/>
    <w:rsid w:val="00A86A96"/>
    <w:rsid w:val="00A86E34"/>
    <w:rsid w:val="00A872CC"/>
    <w:rsid w:val="00A87DBF"/>
    <w:rsid w:val="00A906D8"/>
    <w:rsid w:val="00A909A5"/>
    <w:rsid w:val="00A90A26"/>
    <w:rsid w:val="00A90C43"/>
    <w:rsid w:val="00A91353"/>
    <w:rsid w:val="00A919EE"/>
    <w:rsid w:val="00A91E63"/>
    <w:rsid w:val="00A9206C"/>
    <w:rsid w:val="00A934EF"/>
    <w:rsid w:val="00A9350D"/>
    <w:rsid w:val="00A9424D"/>
    <w:rsid w:val="00A945ED"/>
    <w:rsid w:val="00A94FBA"/>
    <w:rsid w:val="00A95712"/>
    <w:rsid w:val="00A95910"/>
    <w:rsid w:val="00A95CA3"/>
    <w:rsid w:val="00A963C6"/>
    <w:rsid w:val="00A96D91"/>
    <w:rsid w:val="00AA02D0"/>
    <w:rsid w:val="00AA07E9"/>
    <w:rsid w:val="00AA0AF9"/>
    <w:rsid w:val="00AA1E4F"/>
    <w:rsid w:val="00AA1ED5"/>
    <w:rsid w:val="00AA2342"/>
    <w:rsid w:val="00AA278A"/>
    <w:rsid w:val="00AA4E78"/>
    <w:rsid w:val="00AA4FC1"/>
    <w:rsid w:val="00AA56F5"/>
    <w:rsid w:val="00AA5F58"/>
    <w:rsid w:val="00AA68D2"/>
    <w:rsid w:val="00AA6AED"/>
    <w:rsid w:val="00AA75CA"/>
    <w:rsid w:val="00AA767C"/>
    <w:rsid w:val="00AA7B29"/>
    <w:rsid w:val="00AB0CFF"/>
    <w:rsid w:val="00AB1338"/>
    <w:rsid w:val="00AB1598"/>
    <w:rsid w:val="00AB1767"/>
    <w:rsid w:val="00AB1A6A"/>
    <w:rsid w:val="00AB22E5"/>
    <w:rsid w:val="00AB2B4B"/>
    <w:rsid w:val="00AB2D5E"/>
    <w:rsid w:val="00AB40A1"/>
    <w:rsid w:val="00AB42AF"/>
    <w:rsid w:val="00AB48BD"/>
    <w:rsid w:val="00AB4A7E"/>
    <w:rsid w:val="00AB5562"/>
    <w:rsid w:val="00AB5A77"/>
    <w:rsid w:val="00AB5B3C"/>
    <w:rsid w:val="00AB5E1A"/>
    <w:rsid w:val="00AB789D"/>
    <w:rsid w:val="00AB7F09"/>
    <w:rsid w:val="00AC01B9"/>
    <w:rsid w:val="00AC0301"/>
    <w:rsid w:val="00AC0933"/>
    <w:rsid w:val="00AC12F9"/>
    <w:rsid w:val="00AC1765"/>
    <w:rsid w:val="00AC1D19"/>
    <w:rsid w:val="00AC262B"/>
    <w:rsid w:val="00AC3172"/>
    <w:rsid w:val="00AC398A"/>
    <w:rsid w:val="00AC4987"/>
    <w:rsid w:val="00AC4BAD"/>
    <w:rsid w:val="00AC555A"/>
    <w:rsid w:val="00AC76AE"/>
    <w:rsid w:val="00AC77B0"/>
    <w:rsid w:val="00AC7811"/>
    <w:rsid w:val="00AC7D00"/>
    <w:rsid w:val="00AC7E97"/>
    <w:rsid w:val="00AD0471"/>
    <w:rsid w:val="00AD0B91"/>
    <w:rsid w:val="00AD1089"/>
    <w:rsid w:val="00AD275B"/>
    <w:rsid w:val="00AD2765"/>
    <w:rsid w:val="00AD29AD"/>
    <w:rsid w:val="00AD2D11"/>
    <w:rsid w:val="00AD32AA"/>
    <w:rsid w:val="00AD5A41"/>
    <w:rsid w:val="00AD6E13"/>
    <w:rsid w:val="00AD709C"/>
    <w:rsid w:val="00AD74BF"/>
    <w:rsid w:val="00AE04C6"/>
    <w:rsid w:val="00AE0506"/>
    <w:rsid w:val="00AE06CE"/>
    <w:rsid w:val="00AE12DF"/>
    <w:rsid w:val="00AE12FB"/>
    <w:rsid w:val="00AE1F13"/>
    <w:rsid w:val="00AE22DE"/>
    <w:rsid w:val="00AE23E4"/>
    <w:rsid w:val="00AE28DF"/>
    <w:rsid w:val="00AE303B"/>
    <w:rsid w:val="00AE38DF"/>
    <w:rsid w:val="00AE3D6F"/>
    <w:rsid w:val="00AE3D98"/>
    <w:rsid w:val="00AE48CF"/>
    <w:rsid w:val="00AE4B47"/>
    <w:rsid w:val="00AE4B70"/>
    <w:rsid w:val="00AE4F23"/>
    <w:rsid w:val="00AE506F"/>
    <w:rsid w:val="00AE51FD"/>
    <w:rsid w:val="00AE51FF"/>
    <w:rsid w:val="00AE65A8"/>
    <w:rsid w:val="00AE7499"/>
    <w:rsid w:val="00AE7F95"/>
    <w:rsid w:val="00AF02B1"/>
    <w:rsid w:val="00AF061D"/>
    <w:rsid w:val="00AF06AC"/>
    <w:rsid w:val="00AF1A6F"/>
    <w:rsid w:val="00AF1D59"/>
    <w:rsid w:val="00AF1E8C"/>
    <w:rsid w:val="00AF1FC5"/>
    <w:rsid w:val="00AF25C6"/>
    <w:rsid w:val="00AF2949"/>
    <w:rsid w:val="00AF2F8F"/>
    <w:rsid w:val="00AF434D"/>
    <w:rsid w:val="00AF43DD"/>
    <w:rsid w:val="00AF490B"/>
    <w:rsid w:val="00AF4E24"/>
    <w:rsid w:val="00AF526B"/>
    <w:rsid w:val="00AF591B"/>
    <w:rsid w:val="00AF750D"/>
    <w:rsid w:val="00B00926"/>
    <w:rsid w:val="00B00C63"/>
    <w:rsid w:val="00B00ECC"/>
    <w:rsid w:val="00B0159A"/>
    <w:rsid w:val="00B024D5"/>
    <w:rsid w:val="00B02C21"/>
    <w:rsid w:val="00B03372"/>
    <w:rsid w:val="00B041CC"/>
    <w:rsid w:val="00B046DB"/>
    <w:rsid w:val="00B05791"/>
    <w:rsid w:val="00B06286"/>
    <w:rsid w:val="00B06375"/>
    <w:rsid w:val="00B0758A"/>
    <w:rsid w:val="00B07947"/>
    <w:rsid w:val="00B07B3F"/>
    <w:rsid w:val="00B1150A"/>
    <w:rsid w:val="00B11B58"/>
    <w:rsid w:val="00B11DCE"/>
    <w:rsid w:val="00B123F3"/>
    <w:rsid w:val="00B12C4D"/>
    <w:rsid w:val="00B135FA"/>
    <w:rsid w:val="00B14AE7"/>
    <w:rsid w:val="00B17538"/>
    <w:rsid w:val="00B176BB"/>
    <w:rsid w:val="00B20D13"/>
    <w:rsid w:val="00B2104F"/>
    <w:rsid w:val="00B210B2"/>
    <w:rsid w:val="00B21D54"/>
    <w:rsid w:val="00B23588"/>
    <w:rsid w:val="00B23D6D"/>
    <w:rsid w:val="00B2544C"/>
    <w:rsid w:val="00B26670"/>
    <w:rsid w:val="00B26752"/>
    <w:rsid w:val="00B270B2"/>
    <w:rsid w:val="00B277B7"/>
    <w:rsid w:val="00B27914"/>
    <w:rsid w:val="00B27E6D"/>
    <w:rsid w:val="00B3001C"/>
    <w:rsid w:val="00B30670"/>
    <w:rsid w:val="00B30AF4"/>
    <w:rsid w:val="00B3134E"/>
    <w:rsid w:val="00B31876"/>
    <w:rsid w:val="00B319E0"/>
    <w:rsid w:val="00B32262"/>
    <w:rsid w:val="00B32480"/>
    <w:rsid w:val="00B32A24"/>
    <w:rsid w:val="00B332E1"/>
    <w:rsid w:val="00B33655"/>
    <w:rsid w:val="00B35805"/>
    <w:rsid w:val="00B35B3D"/>
    <w:rsid w:val="00B35F78"/>
    <w:rsid w:val="00B369C2"/>
    <w:rsid w:val="00B36B8B"/>
    <w:rsid w:val="00B36CB5"/>
    <w:rsid w:val="00B3795D"/>
    <w:rsid w:val="00B40E57"/>
    <w:rsid w:val="00B41BDE"/>
    <w:rsid w:val="00B422E8"/>
    <w:rsid w:val="00B437E0"/>
    <w:rsid w:val="00B43933"/>
    <w:rsid w:val="00B44A7D"/>
    <w:rsid w:val="00B44B54"/>
    <w:rsid w:val="00B44D12"/>
    <w:rsid w:val="00B44E82"/>
    <w:rsid w:val="00B45B49"/>
    <w:rsid w:val="00B45B60"/>
    <w:rsid w:val="00B46416"/>
    <w:rsid w:val="00B469F9"/>
    <w:rsid w:val="00B46EA1"/>
    <w:rsid w:val="00B473D0"/>
    <w:rsid w:val="00B474DA"/>
    <w:rsid w:val="00B500FA"/>
    <w:rsid w:val="00B5021F"/>
    <w:rsid w:val="00B50744"/>
    <w:rsid w:val="00B519BA"/>
    <w:rsid w:val="00B524D6"/>
    <w:rsid w:val="00B5263B"/>
    <w:rsid w:val="00B53D49"/>
    <w:rsid w:val="00B54079"/>
    <w:rsid w:val="00B5485A"/>
    <w:rsid w:val="00B54EEF"/>
    <w:rsid w:val="00B55516"/>
    <w:rsid w:val="00B5598D"/>
    <w:rsid w:val="00B56377"/>
    <w:rsid w:val="00B56CA3"/>
    <w:rsid w:val="00B57A45"/>
    <w:rsid w:val="00B57C3F"/>
    <w:rsid w:val="00B60399"/>
    <w:rsid w:val="00B60F88"/>
    <w:rsid w:val="00B616F9"/>
    <w:rsid w:val="00B619B6"/>
    <w:rsid w:val="00B623B7"/>
    <w:rsid w:val="00B629CB"/>
    <w:rsid w:val="00B62ED5"/>
    <w:rsid w:val="00B636E9"/>
    <w:rsid w:val="00B64276"/>
    <w:rsid w:val="00B653D2"/>
    <w:rsid w:val="00B65FF5"/>
    <w:rsid w:val="00B663E0"/>
    <w:rsid w:val="00B66D07"/>
    <w:rsid w:val="00B67B1A"/>
    <w:rsid w:val="00B67E92"/>
    <w:rsid w:val="00B67E99"/>
    <w:rsid w:val="00B7017A"/>
    <w:rsid w:val="00B70425"/>
    <w:rsid w:val="00B70456"/>
    <w:rsid w:val="00B7049F"/>
    <w:rsid w:val="00B71C21"/>
    <w:rsid w:val="00B71EE8"/>
    <w:rsid w:val="00B72132"/>
    <w:rsid w:val="00B721DE"/>
    <w:rsid w:val="00B72672"/>
    <w:rsid w:val="00B72841"/>
    <w:rsid w:val="00B7304D"/>
    <w:rsid w:val="00B73502"/>
    <w:rsid w:val="00B74C6F"/>
    <w:rsid w:val="00B75687"/>
    <w:rsid w:val="00B76828"/>
    <w:rsid w:val="00B7690A"/>
    <w:rsid w:val="00B77097"/>
    <w:rsid w:val="00B7758C"/>
    <w:rsid w:val="00B777DE"/>
    <w:rsid w:val="00B779F2"/>
    <w:rsid w:val="00B77D0F"/>
    <w:rsid w:val="00B80014"/>
    <w:rsid w:val="00B80E1B"/>
    <w:rsid w:val="00B80EF1"/>
    <w:rsid w:val="00B81ECE"/>
    <w:rsid w:val="00B821B0"/>
    <w:rsid w:val="00B8277A"/>
    <w:rsid w:val="00B82C1B"/>
    <w:rsid w:val="00B82CC4"/>
    <w:rsid w:val="00B83D6E"/>
    <w:rsid w:val="00B84865"/>
    <w:rsid w:val="00B84DB3"/>
    <w:rsid w:val="00B850AD"/>
    <w:rsid w:val="00B86A93"/>
    <w:rsid w:val="00B874A7"/>
    <w:rsid w:val="00B87B96"/>
    <w:rsid w:val="00B9004A"/>
    <w:rsid w:val="00B91360"/>
    <w:rsid w:val="00B913A1"/>
    <w:rsid w:val="00B91800"/>
    <w:rsid w:val="00B926F5"/>
    <w:rsid w:val="00B937A7"/>
    <w:rsid w:val="00B9567D"/>
    <w:rsid w:val="00B95BBA"/>
    <w:rsid w:val="00B95EA3"/>
    <w:rsid w:val="00B95FE8"/>
    <w:rsid w:val="00B972CC"/>
    <w:rsid w:val="00B97512"/>
    <w:rsid w:val="00BA0661"/>
    <w:rsid w:val="00BA0C02"/>
    <w:rsid w:val="00BA0D30"/>
    <w:rsid w:val="00BA15E6"/>
    <w:rsid w:val="00BA2007"/>
    <w:rsid w:val="00BA26DE"/>
    <w:rsid w:val="00BA2E9D"/>
    <w:rsid w:val="00BA354B"/>
    <w:rsid w:val="00BA38BA"/>
    <w:rsid w:val="00BA4195"/>
    <w:rsid w:val="00BA4272"/>
    <w:rsid w:val="00BA5054"/>
    <w:rsid w:val="00BA5D70"/>
    <w:rsid w:val="00BA646F"/>
    <w:rsid w:val="00BB0192"/>
    <w:rsid w:val="00BB0EA7"/>
    <w:rsid w:val="00BB2362"/>
    <w:rsid w:val="00BB2982"/>
    <w:rsid w:val="00BB7003"/>
    <w:rsid w:val="00BC0DA8"/>
    <w:rsid w:val="00BC0F9D"/>
    <w:rsid w:val="00BC108E"/>
    <w:rsid w:val="00BC19B5"/>
    <w:rsid w:val="00BC1AEE"/>
    <w:rsid w:val="00BC2C03"/>
    <w:rsid w:val="00BC2D9A"/>
    <w:rsid w:val="00BC314B"/>
    <w:rsid w:val="00BC394A"/>
    <w:rsid w:val="00BC433A"/>
    <w:rsid w:val="00BC46DF"/>
    <w:rsid w:val="00BC489C"/>
    <w:rsid w:val="00BC55C2"/>
    <w:rsid w:val="00BC5DCA"/>
    <w:rsid w:val="00BC6882"/>
    <w:rsid w:val="00BC6C0C"/>
    <w:rsid w:val="00BC7B52"/>
    <w:rsid w:val="00BC7DB2"/>
    <w:rsid w:val="00BD085F"/>
    <w:rsid w:val="00BD0BC4"/>
    <w:rsid w:val="00BD0EF4"/>
    <w:rsid w:val="00BD1933"/>
    <w:rsid w:val="00BD20A8"/>
    <w:rsid w:val="00BD3095"/>
    <w:rsid w:val="00BD30BD"/>
    <w:rsid w:val="00BD36D0"/>
    <w:rsid w:val="00BD37F3"/>
    <w:rsid w:val="00BD3929"/>
    <w:rsid w:val="00BD40BF"/>
    <w:rsid w:val="00BD5D9F"/>
    <w:rsid w:val="00BD730B"/>
    <w:rsid w:val="00BD7BB5"/>
    <w:rsid w:val="00BD7F62"/>
    <w:rsid w:val="00BE071F"/>
    <w:rsid w:val="00BE0ABF"/>
    <w:rsid w:val="00BE25EB"/>
    <w:rsid w:val="00BE3145"/>
    <w:rsid w:val="00BE31A8"/>
    <w:rsid w:val="00BE3646"/>
    <w:rsid w:val="00BE431A"/>
    <w:rsid w:val="00BE55BE"/>
    <w:rsid w:val="00BE56DD"/>
    <w:rsid w:val="00BE5B5D"/>
    <w:rsid w:val="00BE5ED5"/>
    <w:rsid w:val="00BE6348"/>
    <w:rsid w:val="00BE63FD"/>
    <w:rsid w:val="00BE690A"/>
    <w:rsid w:val="00BE690E"/>
    <w:rsid w:val="00BE76F9"/>
    <w:rsid w:val="00BE77AA"/>
    <w:rsid w:val="00BF03AC"/>
    <w:rsid w:val="00BF0402"/>
    <w:rsid w:val="00BF0CC5"/>
    <w:rsid w:val="00BF148C"/>
    <w:rsid w:val="00BF27E4"/>
    <w:rsid w:val="00BF290F"/>
    <w:rsid w:val="00BF2C22"/>
    <w:rsid w:val="00BF3048"/>
    <w:rsid w:val="00BF374D"/>
    <w:rsid w:val="00BF4E23"/>
    <w:rsid w:val="00BF55A1"/>
    <w:rsid w:val="00BF57F0"/>
    <w:rsid w:val="00BF5B0E"/>
    <w:rsid w:val="00BF6231"/>
    <w:rsid w:val="00BF712E"/>
    <w:rsid w:val="00BF7893"/>
    <w:rsid w:val="00BF78CB"/>
    <w:rsid w:val="00BF79D1"/>
    <w:rsid w:val="00C00606"/>
    <w:rsid w:val="00C00F27"/>
    <w:rsid w:val="00C01366"/>
    <w:rsid w:val="00C015DE"/>
    <w:rsid w:val="00C016B6"/>
    <w:rsid w:val="00C01928"/>
    <w:rsid w:val="00C020BE"/>
    <w:rsid w:val="00C0222E"/>
    <w:rsid w:val="00C022B1"/>
    <w:rsid w:val="00C03072"/>
    <w:rsid w:val="00C03787"/>
    <w:rsid w:val="00C038E7"/>
    <w:rsid w:val="00C03FA1"/>
    <w:rsid w:val="00C04575"/>
    <w:rsid w:val="00C046BF"/>
    <w:rsid w:val="00C04725"/>
    <w:rsid w:val="00C0523B"/>
    <w:rsid w:val="00C05758"/>
    <w:rsid w:val="00C059F6"/>
    <w:rsid w:val="00C064E3"/>
    <w:rsid w:val="00C070A1"/>
    <w:rsid w:val="00C074CA"/>
    <w:rsid w:val="00C07CBD"/>
    <w:rsid w:val="00C1024D"/>
    <w:rsid w:val="00C10416"/>
    <w:rsid w:val="00C10909"/>
    <w:rsid w:val="00C11577"/>
    <w:rsid w:val="00C126BB"/>
    <w:rsid w:val="00C12A96"/>
    <w:rsid w:val="00C12B3B"/>
    <w:rsid w:val="00C13D04"/>
    <w:rsid w:val="00C14400"/>
    <w:rsid w:val="00C15C60"/>
    <w:rsid w:val="00C15CB4"/>
    <w:rsid w:val="00C15CEA"/>
    <w:rsid w:val="00C1624C"/>
    <w:rsid w:val="00C1632B"/>
    <w:rsid w:val="00C16A58"/>
    <w:rsid w:val="00C17F17"/>
    <w:rsid w:val="00C20396"/>
    <w:rsid w:val="00C206E2"/>
    <w:rsid w:val="00C20B88"/>
    <w:rsid w:val="00C20C17"/>
    <w:rsid w:val="00C2175F"/>
    <w:rsid w:val="00C23D45"/>
    <w:rsid w:val="00C249E8"/>
    <w:rsid w:val="00C24B36"/>
    <w:rsid w:val="00C24B60"/>
    <w:rsid w:val="00C253B9"/>
    <w:rsid w:val="00C25C11"/>
    <w:rsid w:val="00C25EE1"/>
    <w:rsid w:val="00C264B6"/>
    <w:rsid w:val="00C27173"/>
    <w:rsid w:val="00C278FB"/>
    <w:rsid w:val="00C30180"/>
    <w:rsid w:val="00C30930"/>
    <w:rsid w:val="00C30F39"/>
    <w:rsid w:val="00C30F4B"/>
    <w:rsid w:val="00C3110B"/>
    <w:rsid w:val="00C317C9"/>
    <w:rsid w:val="00C31A14"/>
    <w:rsid w:val="00C32185"/>
    <w:rsid w:val="00C322E1"/>
    <w:rsid w:val="00C32687"/>
    <w:rsid w:val="00C32985"/>
    <w:rsid w:val="00C32E08"/>
    <w:rsid w:val="00C33675"/>
    <w:rsid w:val="00C34239"/>
    <w:rsid w:val="00C34EAD"/>
    <w:rsid w:val="00C3582C"/>
    <w:rsid w:val="00C35D39"/>
    <w:rsid w:val="00C36478"/>
    <w:rsid w:val="00C36A3B"/>
    <w:rsid w:val="00C375B9"/>
    <w:rsid w:val="00C375D2"/>
    <w:rsid w:val="00C37942"/>
    <w:rsid w:val="00C401AC"/>
    <w:rsid w:val="00C40AE5"/>
    <w:rsid w:val="00C41EAC"/>
    <w:rsid w:val="00C4264E"/>
    <w:rsid w:val="00C43E4B"/>
    <w:rsid w:val="00C44B9C"/>
    <w:rsid w:val="00C4502A"/>
    <w:rsid w:val="00C45279"/>
    <w:rsid w:val="00C45CA6"/>
    <w:rsid w:val="00C46143"/>
    <w:rsid w:val="00C4624A"/>
    <w:rsid w:val="00C464DC"/>
    <w:rsid w:val="00C46A18"/>
    <w:rsid w:val="00C46C5C"/>
    <w:rsid w:val="00C475AC"/>
    <w:rsid w:val="00C50159"/>
    <w:rsid w:val="00C5074E"/>
    <w:rsid w:val="00C50C16"/>
    <w:rsid w:val="00C51065"/>
    <w:rsid w:val="00C51439"/>
    <w:rsid w:val="00C51CC6"/>
    <w:rsid w:val="00C51CD7"/>
    <w:rsid w:val="00C5284E"/>
    <w:rsid w:val="00C52BE3"/>
    <w:rsid w:val="00C536F6"/>
    <w:rsid w:val="00C548D7"/>
    <w:rsid w:val="00C5497D"/>
    <w:rsid w:val="00C5561A"/>
    <w:rsid w:val="00C556B5"/>
    <w:rsid w:val="00C5599C"/>
    <w:rsid w:val="00C55CFC"/>
    <w:rsid w:val="00C56A7E"/>
    <w:rsid w:val="00C56D64"/>
    <w:rsid w:val="00C56FE8"/>
    <w:rsid w:val="00C57482"/>
    <w:rsid w:val="00C578AF"/>
    <w:rsid w:val="00C57C57"/>
    <w:rsid w:val="00C603A1"/>
    <w:rsid w:val="00C603A3"/>
    <w:rsid w:val="00C60F0C"/>
    <w:rsid w:val="00C615E6"/>
    <w:rsid w:val="00C619D1"/>
    <w:rsid w:val="00C61CA6"/>
    <w:rsid w:val="00C62108"/>
    <w:rsid w:val="00C6334E"/>
    <w:rsid w:val="00C63D31"/>
    <w:rsid w:val="00C64816"/>
    <w:rsid w:val="00C64B66"/>
    <w:rsid w:val="00C6573D"/>
    <w:rsid w:val="00C658A7"/>
    <w:rsid w:val="00C65969"/>
    <w:rsid w:val="00C65C4D"/>
    <w:rsid w:val="00C661AA"/>
    <w:rsid w:val="00C66CC4"/>
    <w:rsid w:val="00C66CCC"/>
    <w:rsid w:val="00C679C7"/>
    <w:rsid w:val="00C704BE"/>
    <w:rsid w:val="00C70832"/>
    <w:rsid w:val="00C71DEC"/>
    <w:rsid w:val="00C71F5B"/>
    <w:rsid w:val="00C71FC8"/>
    <w:rsid w:val="00C72700"/>
    <w:rsid w:val="00C72A3C"/>
    <w:rsid w:val="00C734D9"/>
    <w:rsid w:val="00C7388F"/>
    <w:rsid w:val="00C73B34"/>
    <w:rsid w:val="00C73D4B"/>
    <w:rsid w:val="00C74715"/>
    <w:rsid w:val="00C74F32"/>
    <w:rsid w:val="00C75274"/>
    <w:rsid w:val="00C75400"/>
    <w:rsid w:val="00C75B7A"/>
    <w:rsid w:val="00C75E98"/>
    <w:rsid w:val="00C762DF"/>
    <w:rsid w:val="00C765CD"/>
    <w:rsid w:val="00C767C4"/>
    <w:rsid w:val="00C76E91"/>
    <w:rsid w:val="00C76FA4"/>
    <w:rsid w:val="00C772FA"/>
    <w:rsid w:val="00C775B2"/>
    <w:rsid w:val="00C8107B"/>
    <w:rsid w:val="00C81254"/>
    <w:rsid w:val="00C81C45"/>
    <w:rsid w:val="00C82992"/>
    <w:rsid w:val="00C83919"/>
    <w:rsid w:val="00C839C6"/>
    <w:rsid w:val="00C83DA9"/>
    <w:rsid w:val="00C84F42"/>
    <w:rsid w:val="00C85E26"/>
    <w:rsid w:val="00C862E3"/>
    <w:rsid w:val="00C868CE"/>
    <w:rsid w:val="00C90304"/>
    <w:rsid w:val="00C90E3A"/>
    <w:rsid w:val="00C91858"/>
    <w:rsid w:val="00C91E23"/>
    <w:rsid w:val="00C93010"/>
    <w:rsid w:val="00C93954"/>
    <w:rsid w:val="00C9408C"/>
    <w:rsid w:val="00C944CA"/>
    <w:rsid w:val="00C94B06"/>
    <w:rsid w:val="00C94F96"/>
    <w:rsid w:val="00C954B4"/>
    <w:rsid w:val="00C963B1"/>
    <w:rsid w:val="00C976F8"/>
    <w:rsid w:val="00CA023D"/>
    <w:rsid w:val="00CA0E73"/>
    <w:rsid w:val="00CA16D9"/>
    <w:rsid w:val="00CA1E3A"/>
    <w:rsid w:val="00CA205A"/>
    <w:rsid w:val="00CA21FE"/>
    <w:rsid w:val="00CA3862"/>
    <w:rsid w:val="00CA4841"/>
    <w:rsid w:val="00CA5BAC"/>
    <w:rsid w:val="00CA5F79"/>
    <w:rsid w:val="00CA690C"/>
    <w:rsid w:val="00CA6A4C"/>
    <w:rsid w:val="00CA6E23"/>
    <w:rsid w:val="00CA7512"/>
    <w:rsid w:val="00CA7691"/>
    <w:rsid w:val="00CA795D"/>
    <w:rsid w:val="00CB0359"/>
    <w:rsid w:val="00CB0750"/>
    <w:rsid w:val="00CB0E1E"/>
    <w:rsid w:val="00CB14B2"/>
    <w:rsid w:val="00CB1F10"/>
    <w:rsid w:val="00CB2301"/>
    <w:rsid w:val="00CB2495"/>
    <w:rsid w:val="00CB4849"/>
    <w:rsid w:val="00CB4871"/>
    <w:rsid w:val="00CB4BD9"/>
    <w:rsid w:val="00CB4C84"/>
    <w:rsid w:val="00CB4DBA"/>
    <w:rsid w:val="00CB4F9B"/>
    <w:rsid w:val="00CB52A6"/>
    <w:rsid w:val="00CB550D"/>
    <w:rsid w:val="00CB6A20"/>
    <w:rsid w:val="00CB6FFF"/>
    <w:rsid w:val="00CB7E5B"/>
    <w:rsid w:val="00CC0422"/>
    <w:rsid w:val="00CC04D2"/>
    <w:rsid w:val="00CC0B94"/>
    <w:rsid w:val="00CC18FF"/>
    <w:rsid w:val="00CC2324"/>
    <w:rsid w:val="00CC26F8"/>
    <w:rsid w:val="00CC27F7"/>
    <w:rsid w:val="00CC2CFB"/>
    <w:rsid w:val="00CC2ECA"/>
    <w:rsid w:val="00CC32B2"/>
    <w:rsid w:val="00CC35B8"/>
    <w:rsid w:val="00CC37DA"/>
    <w:rsid w:val="00CC3800"/>
    <w:rsid w:val="00CC3BDA"/>
    <w:rsid w:val="00CC3C66"/>
    <w:rsid w:val="00CC3E22"/>
    <w:rsid w:val="00CC4411"/>
    <w:rsid w:val="00CC4EF7"/>
    <w:rsid w:val="00CC4FE3"/>
    <w:rsid w:val="00CC554D"/>
    <w:rsid w:val="00CC56EA"/>
    <w:rsid w:val="00CC5926"/>
    <w:rsid w:val="00CC63A8"/>
    <w:rsid w:val="00CC64C5"/>
    <w:rsid w:val="00CC667A"/>
    <w:rsid w:val="00CC686A"/>
    <w:rsid w:val="00CC69B8"/>
    <w:rsid w:val="00CC6B37"/>
    <w:rsid w:val="00CC761C"/>
    <w:rsid w:val="00CC7C13"/>
    <w:rsid w:val="00CD11BD"/>
    <w:rsid w:val="00CD11C7"/>
    <w:rsid w:val="00CD206A"/>
    <w:rsid w:val="00CD27FF"/>
    <w:rsid w:val="00CD37F5"/>
    <w:rsid w:val="00CD3BEF"/>
    <w:rsid w:val="00CD3D68"/>
    <w:rsid w:val="00CD43CC"/>
    <w:rsid w:val="00CD4CBF"/>
    <w:rsid w:val="00CD56F1"/>
    <w:rsid w:val="00CD58D2"/>
    <w:rsid w:val="00CD59EE"/>
    <w:rsid w:val="00CD7376"/>
    <w:rsid w:val="00CD7CA1"/>
    <w:rsid w:val="00CE1637"/>
    <w:rsid w:val="00CE1A43"/>
    <w:rsid w:val="00CE26F5"/>
    <w:rsid w:val="00CE2C3B"/>
    <w:rsid w:val="00CE313F"/>
    <w:rsid w:val="00CE31B2"/>
    <w:rsid w:val="00CE34D7"/>
    <w:rsid w:val="00CE37B4"/>
    <w:rsid w:val="00CE3B20"/>
    <w:rsid w:val="00CE3DB9"/>
    <w:rsid w:val="00CE42C5"/>
    <w:rsid w:val="00CE440D"/>
    <w:rsid w:val="00CE4D31"/>
    <w:rsid w:val="00CE4E91"/>
    <w:rsid w:val="00CE52AF"/>
    <w:rsid w:val="00CE57B0"/>
    <w:rsid w:val="00CE596E"/>
    <w:rsid w:val="00CE660D"/>
    <w:rsid w:val="00CE6E94"/>
    <w:rsid w:val="00CE75A8"/>
    <w:rsid w:val="00CF0289"/>
    <w:rsid w:val="00CF0E33"/>
    <w:rsid w:val="00CF0ECD"/>
    <w:rsid w:val="00CF0F2C"/>
    <w:rsid w:val="00CF1CCD"/>
    <w:rsid w:val="00CF20D4"/>
    <w:rsid w:val="00CF25C2"/>
    <w:rsid w:val="00CF2782"/>
    <w:rsid w:val="00CF391D"/>
    <w:rsid w:val="00CF45C6"/>
    <w:rsid w:val="00CF61AE"/>
    <w:rsid w:val="00CF61C1"/>
    <w:rsid w:val="00CF6A40"/>
    <w:rsid w:val="00CF7616"/>
    <w:rsid w:val="00CF7710"/>
    <w:rsid w:val="00CF78FD"/>
    <w:rsid w:val="00D00174"/>
    <w:rsid w:val="00D020B9"/>
    <w:rsid w:val="00D0241A"/>
    <w:rsid w:val="00D027F9"/>
    <w:rsid w:val="00D03393"/>
    <w:rsid w:val="00D03816"/>
    <w:rsid w:val="00D03C3F"/>
    <w:rsid w:val="00D03C88"/>
    <w:rsid w:val="00D03D63"/>
    <w:rsid w:val="00D046BC"/>
    <w:rsid w:val="00D04865"/>
    <w:rsid w:val="00D04C42"/>
    <w:rsid w:val="00D0581B"/>
    <w:rsid w:val="00D058AA"/>
    <w:rsid w:val="00D05B72"/>
    <w:rsid w:val="00D061FA"/>
    <w:rsid w:val="00D06730"/>
    <w:rsid w:val="00D06941"/>
    <w:rsid w:val="00D06CC8"/>
    <w:rsid w:val="00D06D3E"/>
    <w:rsid w:val="00D06E60"/>
    <w:rsid w:val="00D074BC"/>
    <w:rsid w:val="00D075E6"/>
    <w:rsid w:val="00D107E0"/>
    <w:rsid w:val="00D12438"/>
    <w:rsid w:val="00D1293A"/>
    <w:rsid w:val="00D131BB"/>
    <w:rsid w:val="00D132B1"/>
    <w:rsid w:val="00D13740"/>
    <w:rsid w:val="00D13A31"/>
    <w:rsid w:val="00D14531"/>
    <w:rsid w:val="00D15038"/>
    <w:rsid w:val="00D151FD"/>
    <w:rsid w:val="00D1535C"/>
    <w:rsid w:val="00D15B98"/>
    <w:rsid w:val="00D15CFE"/>
    <w:rsid w:val="00D16553"/>
    <w:rsid w:val="00D16674"/>
    <w:rsid w:val="00D1680C"/>
    <w:rsid w:val="00D16AEF"/>
    <w:rsid w:val="00D16B2E"/>
    <w:rsid w:val="00D16DE7"/>
    <w:rsid w:val="00D16FCB"/>
    <w:rsid w:val="00D20C6A"/>
    <w:rsid w:val="00D20D30"/>
    <w:rsid w:val="00D21AD4"/>
    <w:rsid w:val="00D22273"/>
    <w:rsid w:val="00D22489"/>
    <w:rsid w:val="00D22954"/>
    <w:rsid w:val="00D229F5"/>
    <w:rsid w:val="00D23317"/>
    <w:rsid w:val="00D23C7C"/>
    <w:rsid w:val="00D23C80"/>
    <w:rsid w:val="00D24F1F"/>
    <w:rsid w:val="00D25057"/>
    <w:rsid w:val="00D2525C"/>
    <w:rsid w:val="00D256C0"/>
    <w:rsid w:val="00D258A0"/>
    <w:rsid w:val="00D25CF0"/>
    <w:rsid w:val="00D26E8E"/>
    <w:rsid w:val="00D3048F"/>
    <w:rsid w:val="00D317CB"/>
    <w:rsid w:val="00D31813"/>
    <w:rsid w:val="00D321A7"/>
    <w:rsid w:val="00D32293"/>
    <w:rsid w:val="00D32E81"/>
    <w:rsid w:val="00D332A8"/>
    <w:rsid w:val="00D334DD"/>
    <w:rsid w:val="00D338A5"/>
    <w:rsid w:val="00D346DD"/>
    <w:rsid w:val="00D34DC0"/>
    <w:rsid w:val="00D355E2"/>
    <w:rsid w:val="00D36616"/>
    <w:rsid w:val="00D36B74"/>
    <w:rsid w:val="00D37858"/>
    <w:rsid w:val="00D37B4D"/>
    <w:rsid w:val="00D37ECF"/>
    <w:rsid w:val="00D40080"/>
    <w:rsid w:val="00D4013F"/>
    <w:rsid w:val="00D402F1"/>
    <w:rsid w:val="00D412B3"/>
    <w:rsid w:val="00D416A9"/>
    <w:rsid w:val="00D42159"/>
    <w:rsid w:val="00D42576"/>
    <w:rsid w:val="00D43289"/>
    <w:rsid w:val="00D43A18"/>
    <w:rsid w:val="00D43B07"/>
    <w:rsid w:val="00D43C49"/>
    <w:rsid w:val="00D43FCD"/>
    <w:rsid w:val="00D448D6"/>
    <w:rsid w:val="00D45BE4"/>
    <w:rsid w:val="00D4608B"/>
    <w:rsid w:val="00D46976"/>
    <w:rsid w:val="00D46C74"/>
    <w:rsid w:val="00D507BD"/>
    <w:rsid w:val="00D512A6"/>
    <w:rsid w:val="00D513CD"/>
    <w:rsid w:val="00D52191"/>
    <w:rsid w:val="00D52A7A"/>
    <w:rsid w:val="00D52C29"/>
    <w:rsid w:val="00D53404"/>
    <w:rsid w:val="00D53487"/>
    <w:rsid w:val="00D5351D"/>
    <w:rsid w:val="00D53803"/>
    <w:rsid w:val="00D53994"/>
    <w:rsid w:val="00D53D7D"/>
    <w:rsid w:val="00D54378"/>
    <w:rsid w:val="00D547B4"/>
    <w:rsid w:val="00D5499E"/>
    <w:rsid w:val="00D54C1A"/>
    <w:rsid w:val="00D54E48"/>
    <w:rsid w:val="00D5563C"/>
    <w:rsid w:val="00D568F1"/>
    <w:rsid w:val="00D56A9C"/>
    <w:rsid w:val="00D56D4F"/>
    <w:rsid w:val="00D57152"/>
    <w:rsid w:val="00D60606"/>
    <w:rsid w:val="00D60934"/>
    <w:rsid w:val="00D60BB1"/>
    <w:rsid w:val="00D61F6F"/>
    <w:rsid w:val="00D63225"/>
    <w:rsid w:val="00D63DA3"/>
    <w:rsid w:val="00D64270"/>
    <w:rsid w:val="00D644C1"/>
    <w:rsid w:val="00D64FF0"/>
    <w:rsid w:val="00D6588B"/>
    <w:rsid w:val="00D65C3F"/>
    <w:rsid w:val="00D662B3"/>
    <w:rsid w:val="00D666B1"/>
    <w:rsid w:val="00D66915"/>
    <w:rsid w:val="00D66D4A"/>
    <w:rsid w:val="00D66E27"/>
    <w:rsid w:val="00D67635"/>
    <w:rsid w:val="00D70F87"/>
    <w:rsid w:val="00D71D7E"/>
    <w:rsid w:val="00D71D9C"/>
    <w:rsid w:val="00D72447"/>
    <w:rsid w:val="00D72680"/>
    <w:rsid w:val="00D72AE1"/>
    <w:rsid w:val="00D72F6C"/>
    <w:rsid w:val="00D73341"/>
    <w:rsid w:val="00D7368E"/>
    <w:rsid w:val="00D737DB"/>
    <w:rsid w:val="00D738FA"/>
    <w:rsid w:val="00D73CBD"/>
    <w:rsid w:val="00D73E2F"/>
    <w:rsid w:val="00D74837"/>
    <w:rsid w:val="00D757D4"/>
    <w:rsid w:val="00D76409"/>
    <w:rsid w:val="00D76791"/>
    <w:rsid w:val="00D76E74"/>
    <w:rsid w:val="00D77E04"/>
    <w:rsid w:val="00D80044"/>
    <w:rsid w:val="00D808A8"/>
    <w:rsid w:val="00D80E20"/>
    <w:rsid w:val="00D81B57"/>
    <w:rsid w:val="00D81B8C"/>
    <w:rsid w:val="00D81D2D"/>
    <w:rsid w:val="00D82240"/>
    <w:rsid w:val="00D822C5"/>
    <w:rsid w:val="00D82467"/>
    <w:rsid w:val="00D82C1D"/>
    <w:rsid w:val="00D836B5"/>
    <w:rsid w:val="00D839B0"/>
    <w:rsid w:val="00D83D7A"/>
    <w:rsid w:val="00D8563F"/>
    <w:rsid w:val="00D86BD1"/>
    <w:rsid w:val="00D86DE2"/>
    <w:rsid w:val="00D878EA"/>
    <w:rsid w:val="00D87D33"/>
    <w:rsid w:val="00D90AE6"/>
    <w:rsid w:val="00D90DAD"/>
    <w:rsid w:val="00D92EF3"/>
    <w:rsid w:val="00D931C7"/>
    <w:rsid w:val="00D93277"/>
    <w:rsid w:val="00D932D1"/>
    <w:rsid w:val="00D93721"/>
    <w:rsid w:val="00D94577"/>
    <w:rsid w:val="00D9515F"/>
    <w:rsid w:val="00D9627F"/>
    <w:rsid w:val="00D9681F"/>
    <w:rsid w:val="00D97429"/>
    <w:rsid w:val="00D9749C"/>
    <w:rsid w:val="00D97A4C"/>
    <w:rsid w:val="00D97F71"/>
    <w:rsid w:val="00DA0B8D"/>
    <w:rsid w:val="00DA1D9C"/>
    <w:rsid w:val="00DA1DBF"/>
    <w:rsid w:val="00DA1E99"/>
    <w:rsid w:val="00DA278C"/>
    <w:rsid w:val="00DA2A62"/>
    <w:rsid w:val="00DA34D3"/>
    <w:rsid w:val="00DA3C7B"/>
    <w:rsid w:val="00DA48D8"/>
    <w:rsid w:val="00DA51F3"/>
    <w:rsid w:val="00DA6432"/>
    <w:rsid w:val="00DA6A61"/>
    <w:rsid w:val="00DA6E3C"/>
    <w:rsid w:val="00DA6E7C"/>
    <w:rsid w:val="00DA72AC"/>
    <w:rsid w:val="00DA78A1"/>
    <w:rsid w:val="00DB03EC"/>
    <w:rsid w:val="00DB0DF2"/>
    <w:rsid w:val="00DB1A20"/>
    <w:rsid w:val="00DB1BE1"/>
    <w:rsid w:val="00DB1D1D"/>
    <w:rsid w:val="00DB2867"/>
    <w:rsid w:val="00DB2C85"/>
    <w:rsid w:val="00DB3011"/>
    <w:rsid w:val="00DB3830"/>
    <w:rsid w:val="00DB38AF"/>
    <w:rsid w:val="00DB3C36"/>
    <w:rsid w:val="00DB3DE6"/>
    <w:rsid w:val="00DB3E86"/>
    <w:rsid w:val="00DB5782"/>
    <w:rsid w:val="00DB645E"/>
    <w:rsid w:val="00DB650B"/>
    <w:rsid w:val="00DB6E61"/>
    <w:rsid w:val="00DB7028"/>
    <w:rsid w:val="00DB754F"/>
    <w:rsid w:val="00DB75E5"/>
    <w:rsid w:val="00DC18AE"/>
    <w:rsid w:val="00DC20F7"/>
    <w:rsid w:val="00DC288D"/>
    <w:rsid w:val="00DC310B"/>
    <w:rsid w:val="00DC3F6D"/>
    <w:rsid w:val="00DC4255"/>
    <w:rsid w:val="00DC440B"/>
    <w:rsid w:val="00DC4FD2"/>
    <w:rsid w:val="00DC51F8"/>
    <w:rsid w:val="00DC580D"/>
    <w:rsid w:val="00DC58FB"/>
    <w:rsid w:val="00DC631B"/>
    <w:rsid w:val="00DC75A6"/>
    <w:rsid w:val="00DC7676"/>
    <w:rsid w:val="00DC7D8F"/>
    <w:rsid w:val="00DD0250"/>
    <w:rsid w:val="00DD09C8"/>
    <w:rsid w:val="00DD0B21"/>
    <w:rsid w:val="00DD1D91"/>
    <w:rsid w:val="00DD1ED2"/>
    <w:rsid w:val="00DD2524"/>
    <w:rsid w:val="00DD2592"/>
    <w:rsid w:val="00DD26EB"/>
    <w:rsid w:val="00DD2E9D"/>
    <w:rsid w:val="00DD3BEA"/>
    <w:rsid w:val="00DD40DB"/>
    <w:rsid w:val="00DD4484"/>
    <w:rsid w:val="00DD473B"/>
    <w:rsid w:val="00DD4BCD"/>
    <w:rsid w:val="00DD4D77"/>
    <w:rsid w:val="00DD4F68"/>
    <w:rsid w:val="00DD5977"/>
    <w:rsid w:val="00DD59AF"/>
    <w:rsid w:val="00DD5AC1"/>
    <w:rsid w:val="00DD5C51"/>
    <w:rsid w:val="00DD5D38"/>
    <w:rsid w:val="00DD6038"/>
    <w:rsid w:val="00DD65CA"/>
    <w:rsid w:val="00DD6CD5"/>
    <w:rsid w:val="00DE0B87"/>
    <w:rsid w:val="00DE15FA"/>
    <w:rsid w:val="00DE32FA"/>
    <w:rsid w:val="00DE33F8"/>
    <w:rsid w:val="00DE3417"/>
    <w:rsid w:val="00DE379B"/>
    <w:rsid w:val="00DE409D"/>
    <w:rsid w:val="00DE4396"/>
    <w:rsid w:val="00DE4AA7"/>
    <w:rsid w:val="00DE4DC3"/>
    <w:rsid w:val="00DE5B39"/>
    <w:rsid w:val="00DE7128"/>
    <w:rsid w:val="00DF039F"/>
    <w:rsid w:val="00DF0CEF"/>
    <w:rsid w:val="00DF20E4"/>
    <w:rsid w:val="00DF245E"/>
    <w:rsid w:val="00DF262B"/>
    <w:rsid w:val="00DF269C"/>
    <w:rsid w:val="00DF391F"/>
    <w:rsid w:val="00DF429C"/>
    <w:rsid w:val="00DF42F0"/>
    <w:rsid w:val="00DF49D5"/>
    <w:rsid w:val="00DF525B"/>
    <w:rsid w:val="00DF52D8"/>
    <w:rsid w:val="00DF6072"/>
    <w:rsid w:val="00DF63D4"/>
    <w:rsid w:val="00DF6F9A"/>
    <w:rsid w:val="00DF751E"/>
    <w:rsid w:val="00DF7AEB"/>
    <w:rsid w:val="00DF7AED"/>
    <w:rsid w:val="00E006E9"/>
    <w:rsid w:val="00E00C6B"/>
    <w:rsid w:val="00E01153"/>
    <w:rsid w:val="00E0129D"/>
    <w:rsid w:val="00E012B9"/>
    <w:rsid w:val="00E012FC"/>
    <w:rsid w:val="00E01560"/>
    <w:rsid w:val="00E01B12"/>
    <w:rsid w:val="00E01C6F"/>
    <w:rsid w:val="00E01CD9"/>
    <w:rsid w:val="00E01CEA"/>
    <w:rsid w:val="00E01FD9"/>
    <w:rsid w:val="00E0235C"/>
    <w:rsid w:val="00E02EF3"/>
    <w:rsid w:val="00E0310A"/>
    <w:rsid w:val="00E034A6"/>
    <w:rsid w:val="00E03564"/>
    <w:rsid w:val="00E03B00"/>
    <w:rsid w:val="00E03DC6"/>
    <w:rsid w:val="00E04A07"/>
    <w:rsid w:val="00E05D6A"/>
    <w:rsid w:val="00E05DC1"/>
    <w:rsid w:val="00E061A7"/>
    <w:rsid w:val="00E07833"/>
    <w:rsid w:val="00E07E08"/>
    <w:rsid w:val="00E1008E"/>
    <w:rsid w:val="00E10162"/>
    <w:rsid w:val="00E10AFD"/>
    <w:rsid w:val="00E10F1B"/>
    <w:rsid w:val="00E114E0"/>
    <w:rsid w:val="00E11859"/>
    <w:rsid w:val="00E141BB"/>
    <w:rsid w:val="00E144FC"/>
    <w:rsid w:val="00E14901"/>
    <w:rsid w:val="00E15371"/>
    <w:rsid w:val="00E15A87"/>
    <w:rsid w:val="00E15B8B"/>
    <w:rsid w:val="00E16193"/>
    <w:rsid w:val="00E161F7"/>
    <w:rsid w:val="00E16213"/>
    <w:rsid w:val="00E162BA"/>
    <w:rsid w:val="00E167CB"/>
    <w:rsid w:val="00E17150"/>
    <w:rsid w:val="00E179F2"/>
    <w:rsid w:val="00E17BFF"/>
    <w:rsid w:val="00E203BB"/>
    <w:rsid w:val="00E20B24"/>
    <w:rsid w:val="00E21087"/>
    <w:rsid w:val="00E21A90"/>
    <w:rsid w:val="00E222FC"/>
    <w:rsid w:val="00E231CF"/>
    <w:rsid w:val="00E239F5"/>
    <w:rsid w:val="00E23E24"/>
    <w:rsid w:val="00E23F56"/>
    <w:rsid w:val="00E25125"/>
    <w:rsid w:val="00E263F1"/>
    <w:rsid w:val="00E26E96"/>
    <w:rsid w:val="00E27503"/>
    <w:rsid w:val="00E27ADF"/>
    <w:rsid w:val="00E27E58"/>
    <w:rsid w:val="00E302C2"/>
    <w:rsid w:val="00E3033C"/>
    <w:rsid w:val="00E3080D"/>
    <w:rsid w:val="00E30B40"/>
    <w:rsid w:val="00E30FBA"/>
    <w:rsid w:val="00E3124E"/>
    <w:rsid w:val="00E31AE5"/>
    <w:rsid w:val="00E31E13"/>
    <w:rsid w:val="00E3204E"/>
    <w:rsid w:val="00E3211B"/>
    <w:rsid w:val="00E331AD"/>
    <w:rsid w:val="00E337B7"/>
    <w:rsid w:val="00E34341"/>
    <w:rsid w:val="00E3453A"/>
    <w:rsid w:val="00E34556"/>
    <w:rsid w:val="00E348D9"/>
    <w:rsid w:val="00E34C5F"/>
    <w:rsid w:val="00E34F20"/>
    <w:rsid w:val="00E35AB8"/>
    <w:rsid w:val="00E35BD7"/>
    <w:rsid w:val="00E35E37"/>
    <w:rsid w:val="00E362CA"/>
    <w:rsid w:val="00E37060"/>
    <w:rsid w:val="00E37B54"/>
    <w:rsid w:val="00E4061E"/>
    <w:rsid w:val="00E40FE7"/>
    <w:rsid w:val="00E41EEB"/>
    <w:rsid w:val="00E42361"/>
    <w:rsid w:val="00E43FF9"/>
    <w:rsid w:val="00E4433E"/>
    <w:rsid w:val="00E44365"/>
    <w:rsid w:val="00E44E03"/>
    <w:rsid w:val="00E45343"/>
    <w:rsid w:val="00E45DE0"/>
    <w:rsid w:val="00E46122"/>
    <w:rsid w:val="00E466CE"/>
    <w:rsid w:val="00E47255"/>
    <w:rsid w:val="00E4793A"/>
    <w:rsid w:val="00E540F2"/>
    <w:rsid w:val="00E55B2A"/>
    <w:rsid w:val="00E55E79"/>
    <w:rsid w:val="00E56772"/>
    <w:rsid w:val="00E57314"/>
    <w:rsid w:val="00E574C8"/>
    <w:rsid w:val="00E60EFA"/>
    <w:rsid w:val="00E611FE"/>
    <w:rsid w:val="00E616B3"/>
    <w:rsid w:val="00E61AB7"/>
    <w:rsid w:val="00E62CE4"/>
    <w:rsid w:val="00E63603"/>
    <w:rsid w:val="00E63B80"/>
    <w:rsid w:val="00E63E2D"/>
    <w:rsid w:val="00E65E90"/>
    <w:rsid w:val="00E66195"/>
    <w:rsid w:val="00E67B30"/>
    <w:rsid w:val="00E71827"/>
    <w:rsid w:val="00E71A91"/>
    <w:rsid w:val="00E71D15"/>
    <w:rsid w:val="00E71F15"/>
    <w:rsid w:val="00E720D0"/>
    <w:rsid w:val="00E7250B"/>
    <w:rsid w:val="00E7292B"/>
    <w:rsid w:val="00E73C93"/>
    <w:rsid w:val="00E7419F"/>
    <w:rsid w:val="00E74936"/>
    <w:rsid w:val="00E768B0"/>
    <w:rsid w:val="00E76AC5"/>
    <w:rsid w:val="00E80194"/>
    <w:rsid w:val="00E805BC"/>
    <w:rsid w:val="00E8097F"/>
    <w:rsid w:val="00E80A6B"/>
    <w:rsid w:val="00E810AF"/>
    <w:rsid w:val="00E8158F"/>
    <w:rsid w:val="00E815DA"/>
    <w:rsid w:val="00E817BF"/>
    <w:rsid w:val="00E81B2F"/>
    <w:rsid w:val="00E81BA9"/>
    <w:rsid w:val="00E81CB9"/>
    <w:rsid w:val="00E8266D"/>
    <w:rsid w:val="00E829A8"/>
    <w:rsid w:val="00E82C83"/>
    <w:rsid w:val="00E82EFF"/>
    <w:rsid w:val="00E8377A"/>
    <w:rsid w:val="00E837B1"/>
    <w:rsid w:val="00E840ED"/>
    <w:rsid w:val="00E84CBD"/>
    <w:rsid w:val="00E85411"/>
    <w:rsid w:val="00E85B3F"/>
    <w:rsid w:val="00E85DFB"/>
    <w:rsid w:val="00E85E8F"/>
    <w:rsid w:val="00E8641E"/>
    <w:rsid w:val="00E868D2"/>
    <w:rsid w:val="00E86BFF"/>
    <w:rsid w:val="00E873F0"/>
    <w:rsid w:val="00E8775C"/>
    <w:rsid w:val="00E87951"/>
    <w:rsid w:val="00E90617"/>
    <w:rsid w:val="00E90DD7"/>
    <w:rsid w:val="00E91573"/>
    <w:rsid w:val="00E917C0"/>
    <w:rsid w:val="00E920CC"/>
    <w:rsid w:val="00E92907"/>
    <w:rsid w:val="00E92ADC"/>
    <w:rsid w:val="00E92C93"/>
    <w:rsid w:val="00E93078"/>
    <w:rsid w:val="00E939E0"/>
    <w:rsid w:val="00E942DB"/>
    <w:rsid w:val="00E944A0"/>
    <w:rsid w:val="00E946EB"/>
    <w:rsid w:val="00E94BAC"/>
    <w:rsid w:val="00E94DDD"/>
    <w:rsid w:val="00E955E4"/>
    <w:rsid w:val="00E95D53"/>
    <w:rsid w:val="00E95E45"/>
    <w:rsid w:val="00E967B7"/>
    <w:rsid w:val="00E96CB3"/>
    <w:rsid w:val="00E96DFC"/>
    <w:rsid w:val="00E97358"/>
    <w:rsid w:val="00E979EA"/>
    <w:rsid w:val="00E97E1A"/>
    <w:rsid w:val="00E97ED6"/>
    <w:rsid w:val="00EA07E8"/>
    <w:rsid w:val="00EA16D8"/>
    <w:rsid w:val="00EA1C0C"/>
    <w:rsid w:val="00EA1F76"/>
    <w:rsid w:val="00EA22D5"/>
    <w:rsid w:val="00EA22EE"/>
    <w:rsid w:val="00EA245C"/>
    <w:rsid w:val="00EA2C00"/>
    <w:rsid w:val="00EA2F06"/>
    <w:rsid w:val="00EA3598"/>
    <w:rsid w:val="00EA3794"/>
    <w:rsid w:val="00EA3836"/>
    <w:rsid w:val="00EA3C10"/>
    <w:rsid w:val="00EA4920"/>
    <w:rsid w:val="00EA5071"/>
    <w:rsid w:val="00EA585C"/>
    <w:rsid w:val="00EA5CF5"/>
    <w:rsid w:val="00EA60B6"/>
    <w:rsid w:val="00EA6268"/>
    <w:rsid w:val="00EA6615"/>
    <w:rsid w:val="00EA66A0"/>
    <w:rsid w:val="00EA6BA3"/>
    <w:rsid w:val="00EA7DD6"/>
    <w:rsid w:val="00EB0CEE"/>
    <w:rsid w:val="00EB29D6"/>
    <w:rsid w:val="00EB2FB3"/>
    <w:rsid w:val="00EB36AB"/>
    <w:rsid w:val="00EB37C8"/>
    <w:rsid w:val="00EB3BF2"/>
    <w:rsid w:val="00EB4153"/>
    <w:rsid w:val="00EB4720"/>
    <w:rsid w:val="00EB472A"/>
    <w:rsid w:val="00EB5CE6"/>
    <w:rsid w:val="00EB6169"/>
    <w:rsid w:val="00EB6CA0"/>
    <w:rsid w:val="00EB7761"/>
    <w:rsid w:val="00EB7A7F"/>
    <w:rsid w:val="00EB7EF8"/>
    <w:rsid w:val="00EC0571"/>
    <w:rsid w:val="00EC0F3B"/>
    <w:rsid w:val="00EC238A"/>
    <w:rsid w:val="00EC2B94"/>
    <w:rsid w:val="00EC37E8"/>
    <w:rsid w:val="00EC3BFA"/>
    <w:rsid w:val="00EC4AFD"/>
    <w:rsid w:val="00EC4B9C"/>
    <w:rsid w:val="00EC57DF"/>
    <w:rsid w:val="00EC643E"/>
    <w:rsid w:val="00EC6A71"/>
    <w:rsid w:val="00ED029A"/>
    <w:rsid w:val="00ED0461"/>
    <w:rsid w:val="00ED0520"/>
    <w:rsid w:val="00ED09D9"/>
    <w:rsid w:val="00ED0BC2"/>
    <w:rsid w:val="00ED2494"/>
    <w:rsid w:val="00ED265F"/>
    <w:rsid w:val="00ED26CB"/>
    <w:rsid w:val="00ED2AA1"/>
    <w:rsid w:val="00ED33D4"/>
    <w:rsid w:val="00ED3DA8"/>
    <w:rsid w:val="00ED40EC"/>
    <w:rsid w:val="00ED49DD"/>
    <w:rsid w:val="00ED53C1"/>
    <w:rsid w:val="00ED561B"/>
    <w:rsid w:val="00ED5635"/>
    <w:rsid w:val="00ED66E1"/>
    <w:rsid w:val="00ED7235"/>
    <w:rsid w:val="00EE013D"/>
    <w:rsid w:val="00EE0291"/>
    <w:rsid w:val="00EE07CF"/>
    <w:rsid w:val="00EE0ED5"/>
    <w:rsid w:val="00EE1317"/>
    <w:rsid w:val="00EE34DC"/>
    <w:rsid w:val="00EE4022"/>
    <w:rsid w:val="00EE491C"/>
    <w:rsid w:val="00EE5159"/>
    <w:rsid w:val="00EE590D"/>
    <w:rsid w:val="00EE5A76"/>
    <w:rsid w:val="00EE5EB1"/>
    <w:rsid w:val="00EE6587"/>
    <w:rsid w:val="00EE68A9"/>
    <w:rsid w:val="00EE6D9A"/>
    <w:rsid w:val="00EE6E53"/>
    <w:rsid w:val="00EE6E65"/>
    <w:rsid w:val="00EE7554"/>
    <w:rsid w:val="00EE770F"/>
    <w:rsid w:val="00EE7CCC"/>
    <w:rsid w:val="00EE7DF4"/>
    <w:rsid w:val="00EE7EC1"/>
    <w:rsid w:val="00EF0B35"/>
    <w:rsid w:val="00EF13FE"/>
    <w:rsid w:val="00EF158C"/>
    <w:rsid w:val="00EF17F9"/>
    <w:rsid w:val="00EF1FC0"/>
    <w:rsid w:val="00EF208C"/>
    <w:rsid w:val="00EF2738"/>
    <w:rsid w:val="00EF28FB"/>
    <w:rsid w:val="00EF330F"/>
    <w:rsid w:val="00EF35DC"/>
    <w:rsid w:val="00EF3757"/>
    <w:rsid w:val="00EF5490"/>
    <w:rsid w:val="00EF5E5A"/>
    <w:rsid w:val="00EF5F6E"/>
    <w:rsid w:val="00EF6092"/>
    <w:rsid w:val="00EF67BD"/>
    <w:rsid w:val="00EF6A68"/>
    <w:rsid w:val="00EF6AD0"/>
    <w:rsid w:val="00EF75D2"/>
    <w:rsid w:val="00F0087A"/>
    <w:rsid w:val="00F00ADD"/>
    <w:rsid w:val="00F00D71"/>
    <w:rsid w:val="00F01153"/>
    <w:rsid w:val="00F012E6"/>
    <w:rsid w:val="00F021F0"/>
    <w:rsid w:val="00F02F02"/>
    <w:rsid w:val="00F02F6F"/>
    <w:rsid w:val="00F03554"/>
    <w:rsid w:val="00F03DF2"/>
    <w:rsid w:val="00F04120"/>
    <w:rsid w:val="00F0491B"/>
    <w:rsid w:val="00F05229"/>
    <w:rsid w:val="00F0572F"/>
    <w:rsid w:val="00F059A6"/>
    <w:rsid w:val="00F05A2D"/>
    <w:rsid w:val="00F0602F"/>
    <w:rsid w:val="00F0643A"/>
    <w:rsid w:val="00F066A6"/>
    <w:rsid w:val="00F07551"/>
    <w:rsid w:val="00F108C8"/>
    <w:rsid w:val="00F10D04"/>
    <w:rsid w:val="00F113F9"/>
    <w:rsid w:val="00F115A5"/>
    <w:rsid w:val="00F117CD"/>
    <w:rsid w:val="00F11C88"/>
    <w:rsid w:val="00F11DDB"/>
    <w:rsid w:val="00F11E51"/>
    <w:rsid w:val="00F127FE"/>
    <w:rsid w:val="00F13B9D"/>
    <w:rsid w:val="00F140D5"/>
    <w:rsid w:val="00F145F5"/>
    <w:rsid w:val="00F15069"/>
    <w:rsid w:val="00F150C5"/>
    <w:rsid w:val="00F1542F"/>
    <w:rsid w:val="00F15591"/>
    <w:rsid w:val="00F16943"/>
    <w:rsid w:val="00F16C95"/>
    <w:rsid w:val="00F171CA"/>
    <w:rsid w:val="00F17285"/>
    <w:rsid w:val="00F208D0"/>
    <w:rsid w:val="00F218A7"/>
    <w:rsid w:val="00F2190E"/>
    <w:rsid w:val="00F21A57"/>
    <w:rsid w:val="00F235FC"/>
    <w:rsid w:val="00F251BE"/>
    <w:rsid w:val="00F2562A"/>
    <w:rsid w:val="00F25B30"/>
    <w:rsid w:val="00F25E1B"/>
    <w:rsid w:val="00F262CD"/>
    <w:rsid w:val="00F262E0"/>
    <w:rsid w:val="00F26CED"/>
    <w:rsid w:val="00F26E1B"/>
    <w:rsid w:val="00F26E73"/>
    <w:rsid w:val="00F274C1"/>
    <w:rsid w:val="00F279D3"/>
    <w:rsid w:val="00F31A2F"/>
    <w:rsid w:val="00F32275"/>
    <w:rsid w:val="00F32420"/>
    <w:rsid w:val="00F32EA8"/>
    <w:rsid w:val="00F3318A"/>
    <w:rsid w:val="00F337B3"/>
    <w:rsid w:val="00F34161"/>
    <w:rsid w:val="00F34293"/>
    <w:rsid w:val="00F34F9D"/>
    <w:rsid w:val="00F3524C"/>
    <w:rsid w:val="00F3653F"/>
    <w:rsid w:val="00F36ED3"/>
    <w:rsid w:val="00F3715E"/>
    <w:rsid w:val="00F41796"/>
    <w:rsid w:val="00F41A42"/>
    <w:rsid w:val="00F42318"/>
    <w:rsid w:val="00F428A3"/>
    <w:rsid w:val="00F4342F"/>
    <w:rsid w:val="00F43988"/>
    <w:rsid w:val="00F43C46"/>
    <w:rsid w:val="00F442A4"/>
    <w:rsid w:val="00F445A8"/>
    <w:rsid w:val="00F44832"/>
    <w:rsid w:val="00F4542C"/>
    <w:rsid w:val="00F462E7"/>
    <w:rsid w:val="00F47032"/>
    <w:rsid w:val="00F4753D"/>
    <w:rsid w:val="00F47B30"/>
    <w:rsid w:val="00F47F08"/>
    <w:rsid w:val="00F501DA"/>
    <w:rsid w:val="00F50EB3"/>
    <w:rsid w:val="00F5213B"/>
    <w:rsid w:val="00F52565"/>
    <w:rsid w:val="00F52CF3"/>
    <w:rsid w:val="00F53422"/>
    <w:rsid w:val="00F53606"/>
    <w:rsid w:val="00F53B0C"/>
    <w:rsid w:val="00F5449B"/>
    <w:rsid w:val="00F54939"/>
    <w:rsid w:val="00F54A31"/>
    <w:rsid w:val="00F558B5"/>
    <w:rsid w:val="00F55AA9"/>
    <w:rsid w:val="00F566AC"/>
    <w:rsid w:val="00F56DCD"/>
    <w:rsid w:val="00F60D70"/>
    <w:rsid w:val="00F60EB7"/>
    <w:rsid w:val="00F6140F"/>
    <w:rsid w:val="00F614CF"/>
    <w:rsid w:val="00F6205E"/>
    <w:rsid w:val="00F6209C"/>
    <w:rsid w:val="00F623BF"/>
    <w:rsid w:val="00F62B8A"/>
    <w:rsid w:val="00F62D81"/>
    <w:rsid w:val="00F6338A"/>
    <w:rsid w:val="00F63599"/>
    <w:rsid w:val="00F63D78"/>
    <w:rsid w:val="00F656BA"/>
    <w:rsid w:val="00F6579E"/>
    <w:rsid w:val="00F65FA5"/>
    <w:rsid w:val="00F6659F"/>
    <w:rsid w:val="00F66939"/>
    <w:rsid w:val="00F66DE6"/>
    <w:rsid w:val="00F6711D"/>
    <w:rsid w:val="00F6743D"/>
    <w:rsid w:val="00F67BF2"/>
    <w:rsid w:val="00F67EDB"/>
    <w:rsid w:val="00F70650"/>
    <w:rsid w:val="00F71409"/>
    <w:rsid w:val="00F71518"/>
    <w:rsid w:val="00F71563"/>
    <w:rsid w:val="00F71BBD"/>
    <w:rsid w:val="00F72358"/>
    <w:rsid w:val="00F72ECD"/>
    <w:rsid w:val="00F73049"/>
    <w:rsid w:val="00F73383"/>
    <w:rsid w:val="00F73463"/>
    <w:rsid w:val="00F73786"/>
    <w:rsid w:val="00F740B4"/>
    <w:rsid w:val="00F748EE"/>
    <w:rsid w:val="00F74F78"/>
    <w:rsid w:val="00F75007"/>
    <w:rsid w:val="00F75015"/>
    <w:rsid w:val="00F75107"/>
    <w:rsid w:val="00F7540B"/>
    <w:rsid w:val="00F75705"/>
    <w:rsid w:val="00F75707"/>
    <w:rsid w:val="00F7665E"/>
    <w:rsid w:val="00F774BC"/>
    <w:rsid w:val="00F7796F"/>
    <w:rsid w:val="00F77A58"/>
    <w:rsid w:val="00F77DC7"/>
    <w:rsid w:val="00F8011E"/>
    <w:rsid w:val="00F80B15"/>
    <w:rsid w:val="00F80C76"/>
    <w:rsid w:val="00F8167E"/>
    <w:rsid w:val="00F81D09"/>
    <w:rsid w:val="00F81D94"/>
    <w:rsid w:val="00F82733"/>
    <w:rsid w:val="00F8360A"/>
    <w:rsid w:val="00F83674"/>
    <w:rsid w:val="00F83CD8"/>
    <w:rsid w:val="00F83F07"/>
    <w:rsid w:val="00F84819"/>
    <w:rsid w:val="00F84BFB"/>
    <w:rsid w:val="00F84E1C"/>
    <w:rsid w:val="00F85C66"/>
    <w:rsid w:val="00F869DE"/>
    <w:rsid w:val="00F86F3F"/>
    <w:rsid w:val="00F8772E"/>
    <w:rsid w:val="00F9132A"/>
    <w:rsid w:val="00F919B2"/>
    <w:rsid w:val="00F91E37"/>
    <w:rsid w:val="00F93EA3"/>
    <w:rsid w:val="00F940E1"/>
    <w:rsid w:val="00F95016"/>
    <w:rsid w:val="00F95851"/>
    <w:rsid w:val="00F96266"/>
    <w:rsid w:val="00F967D9"/>
    <w:rsid w:val="00F96F36"/>
    <w:rsid w:val="00F975C5"/>
    <w:rsid w:val="00F978F8"/>
    <w:rsid w:val="00F97F09"/>
    <w:rsid w:val="00FA0BEA"/>
    <w:rsid w:val="00FA138B"/>
    <w:rsid w:val="00FA15E6"/>
    <w:rsid w:val="00FA188B"/>
    <w:rsid w:val="00FA210B"/>
    <w:rsid w:val="00FA3B00"/>
    <w:rsid w:val="00FA47E2"/>
    <w:rsid w:val="00FA4F29"/>
    <w:rsid w:val="00FA54ED"/>
    <w:rsid w:val="00FA608A"/>
    <w:rsid w:val="00FA60A1"/>
    <w:rsid w:val="00FA692F"/>
    <w:rsid w:val="00FA72B8"/>
    <w:rsid w:val="00FA79C7"/>
    <w:rsid w:val="00FA7F10"/>
    <w:rsid w:val="00FB05B5"/>
    <w:rsid w:val="00FB1900"/>
    <w:rsid w:val="00FB2342"/>
    <w:rsid w:val="00FB25BF"/>
    <w:rsid w:val="00FB2B44"/>
    <w:rsid w:val="00FB3E12"/>
    <w:rsid w:val="00FB3EFF"/>
    <w:rsid w:val="00FB424E"/>
    <w:rsid w:val="00FB4898"/>
    <w:rsid w:val="00FB4FF5"/>
    <w:rsid w:val="00FB5207"/>
    <w:rsid w:val="00FB671E"/>
    <w:rsid w:val="00FB68C0"/>
    <w:rsid w:val="00FB6AC3"/>
    <w:rsid w:val="00FB783A"/>
    <w:rsid w:val="00FB7FA7"/>
    <w:rsid w:val="00FC05FE"/>
    <w:rsid w:val="00FC0E70"/>
    <w:rsid w:val="00FC12E7"/>
    <w:rsid w:val="00FC1508"/>
    <w:rsid w:val="00FC150F"/>
    <w:rsid w:val="00FC1704"/>
    <w:rsid w:val="00FC255A"/>
    <w:rsid w:val="00FC2783"/>
    <w:rsid w:val="00FC3664"/>
    <w:rsid w:val="00FC37EE"/>
    <w:rsid w:val="00FC3A76"/>
    <w:rsid w:val="00FC3DD1"/>
    <w:rsid w:val="00FC4B6A"/>
    <w:rsid w:val="00FC4F73"/>
    <w:rsid w:val="00FC67E5"/>
    <w:rsid w:val="00FC6C0E"/>
    <w:rsid w:val="00FC74D8"/>
    <w:rsid w:val="00FC75F2"/>
    <w:rsid w:val="00FC7F7D"/>
    <w:rsid w:val="00FD0E45"/>
    <w:rsid w:val="00FD14F2"/>
    <w:rsid w:val="00FD1C1B"/>
    <w:rsid w:val="00FD1C40"/>
    <w:rsid w:val="00FD1DD1"/>
    <w:rsid w:val="00FD1EA4"/>
    <w:rsid w:val="00FD2121"/>
    <w:rsid w:val="00FD28B4"/>
    <w:rsid w:val="00FD3503"/>
    <w:rsid w:val="00FD4096"/>
    <w:rsid w:val="00FD40AC"/>
    <w:rsid w:val="00FD4141"/>
    <w:rsid w:val="00FD443F"/>
    <w:rsid w:val="00FD4738"/>
    <w:rsid w:val="00FD600D"/>
    <w:rsid w:val="00FD63A8"/>
    <w:rsid w:val="00FD6C3E"/>
    <w:rsid w:val="00FD70AD"/>
    <w:rsid w:val="00FD7ED7"/>
    <w:rsid w:val="00FE2575"/>
    <w:rsid w:val="00FE2E83"/>
    <w:rsid w:val="00FE312B"/>
    <w:rsid w:val="00FE313C"/>
    <w:rsid w:val="00FE342E"/>
    <w:rsid w:val="00FE365C"/>
    <w:rsid w:val="00FE374A"/>
    <w:rsid w:val="00FE38DC"/>
    <w:rsid w:val="00FE410B"/>
    <w:rsid w:val="00FE467D"/>
    <w:rsid w:val="00FE4798"/>
    <w:rsid w:val="00FE4C05"/>
    <w:rsid w:val="00FE4C07"/>
    <w:rsid w:val="00FE5655"/>
    <w:rsid w:val="00FE57FA"/>
    <w:rsid w:val="00FE6F8C"/>
    <w:rsid w:val="00FE771B"/>
    <w:rsid w:val="00FE7951"/>
    <w:rsid w:val="00FE79A3"/>
    <w:rsid w:val="00FF020D"/>
    <w:rsid w:val="00FF05C0"/>
    <w:rsid w:val="00FF0A90"/>
    <w:rsid w:val="00FF1177"/>
    <w:rsid w:val="00FF1C1F"/>
    <w:rsid w:val="00FF1DE4"/>
    <w:rsid w:val="00FF1EF6"/>
    <w:rsid w:val="00FF24CC"/>
    <w:rsid w:val="00FF2E75"/>
    <w:rsid w:val="00FF3701"/>
    <w:rsid w:val="00FF3FCA"/>
    <w:rsid w:val="00FF47FD"/>
    <w:rsid w:val="00FF52ED"/>
    <w:rsid w:val="00FF5D71"/>
    <w:rsid w:val="00FF6A10"/>
    <w:rsid w:val="00FF6B8E"/>
    <w:rsid w:val="00FF6C02"/>
    <w:rsid w:val="00FF6D27"/>
    <w:rsid w:val="00FF7CD3"/>
    <w:rsid w:val="01062881"/>
    <w:rsid w:val="0126D713"/>
    <w:rsid w:val="01F8D699"/>
    <w:rsid w:val="029EEF9E"/>
    <w:rsid w:val="036ECFA6"/>
    <w:rsid w:val="047D31C8"/>
    <w:rsid w:val="0494F03F"/>
    <w:rsid w:val="04CF5A9D"/>
    <w:rsid w:val="053C4E6B"/>
    <w:rsid w:val="05FEEEAE"/>
    <w:rsid w:val="06D2CCFA"/>
    <w:rsid w:val="070C736E"/>
    <w:rsid w:val="071F39ED"/>
    <w:rsid w:val="07908372"/>
    <w:rsid w:val="08D2B375"/>
    <w:rsid w:val="094D007C"/>
    <w:rsid w:val="09A993C5"/>
    <w:rsid w:val="0A15D2E7"/>
    <w:rsid w:val="0A2F5587"/>
    <w:rsid w:val="0A427640"/>
    <w:rsid w:val="0AAF6FA0"/>
    <w:rsid w:val="0AE3720C"/>
    <w:rsid w:val="0B774725"/>
    <w:rsid w:val="0BF6E2F0"/>
    <w:rsid w:val="0C3337AC"/>
    <w:rsid w:val="0E625108"/>
    <w:rsid w:val="0F9EE3D1"/>
    <w:rsid w:val="1022481F"/>
    <w:rsid w:val="10D4A089"/>
    <w:rsid w:val="10F93183"/>
    <w:rsid w:val="110F7B70"/>
    <w:rsid w:val="1126668D"/>
    <w:rsid w:val="11B0DDC2"/>
    <w:rsid w:val="12528127"/>
    <w:rsid w:val="12A55CB8"/>
    <w:rsid w:val="12A73ACF"/>
    <w:rsid w:val="1321898F"/>
    <w:rsid w:val="13719827"/>
    <w:rsid w:val="13AFC969"/>
    <w:rsid w:val="140DB553"/>
    <w:rsid w:val="15287905"/>
    <w:rsid w:val="153236A5"/>
    <w:rsid w:val="15D53765"/>
    <w:rsid w:val="170CF1F9"/>
    <w:rsid w:val="18044D02"/>
    <w:rsid w:val="19060167"/>
    <w:rsid w:val="19C76E7A"/>
    <w:rsid w:val="1B520C6B"/>
    <w:rsid w:val="1B8C7004"/>
    <w:rsid w:val="1C2E6986"/>
    <w:rsid w:val="1CE71131"/>
    <w:rsid w:val="1D2C58CC"/>
    <w:rsid w:val="1D60B184"/>
    <w:rsid w:val="1DEE5537"/>
    <w:rsid w:val="1E083191"/>
    <w:rsid w:val="1ED0DF5E"/>
    <w:rsid w:val="1FCE20AE"/>
    <w:rsid w:val="1FD3A132"/>
    <w:rsid w:val="206ED155"/>
    <w:rsid w:val="2091B5D2"/>
    <w:rsid w:val="2095AED0"/>
    <w:rsid w:val="2131FA42"/>
    <w:rsid w:val="216B2784"/>
    <w:rsid w:val="216FBD87"/>
    <w:rsid w:val="21CCAB30"/>
    <w:rsid w:val="231431A6"/>
    <w:rsid w:val="23379947"/>
    <w:rsid w:val="23BD59EE"/>
    <w:rsid w:val="25E6D7BD"/>
    <w:rsid w:val="25F0F0D6"/>
    <w:rsid w:val="26049A58"/>
    <w:rsid w:val="26C8D43D"/>
    <w:rsid w:val="26E799F5"/>
    <w:rsid w:val="27093F8E"/>
    <w:rsid w:val="27A81F4A"/>
    <w:rsid w:val="28AB8373"/>
    <w:rsid w:val="28FAB91C"/>
    <w:rsid w:val="2910EF06"/>
    <w:rsid w:val="291AC90A"/>
    <w:rsid w:val="293245C4"/>
    <w:rsid w:val="296CADF9"/>
    <w:rsid w:val="2976F145"/>
    <w:rsid w:val="2AD621CB"/>
    <w:rsid w:val="2B567238"/>
    <w:rsid w:val="2BAC0149"/>
    <w:rsid w:val="2C2EF6E3"/>
    <w:rsid w:val="2D07376A"/>
    <w:rsid w:val="2D0FA107"/>
    <w:rsid w:val="2E4B50D1"/>
    <w:rsid w:val="2F0679FE"/>
    <w:rsid w:val="2FDF2FDF"/>
    <w:rsid w:val="30CBE066"/>
    <w:rsid w:val="32AAE528"/>
    <w:rsid w:val="32F4F392"/>
    <w:rsid w:val="33A3074B"/>
    <w:rsid w:val="34460EEF"/>
    <w:rsid w:val="353D13AA"/>
    <w:rsid w:val="35C7F339"/>
    <w:rsid w:val="37830FF4"/>
    <w:rsid w:val="379614F6"/>
    <w:rsid w:val="37AA4A32"/>
    <w:rsid w:val="38911D1B"/>
    <w:rsid w:val="3A11873E"/>
    <w:rsid w:val="3AA90834"/>
    <w:rsid w:val="3B2ADEF2"/>
    <w:rsid w:val="3B43DE6F"/>
    <w:rsid w:val="3B9933AC"/>
    <w:rsid w:val="3BA5A353"/>
    <w:rsid w:val="3C36D810"/>
    <w:rsid w:val="3C62375B"/>
    <w:rsid w:val="3CE54E81"/>
    <w:rsid w:val="3CF21254"/>
    <w:rsid w:val="3E52FE04"/>
    <w:rsid w:val="3EAC934B"/>
    <w:rsid w:val="3F0C0EE4"/>
    <w:rsid w:val="3F8243D6"/>
    <w:rsid w:val="3FA4C9DA"/>
    <w:rsid w:val="3FE2EB84"/>
    <w:rsid w:val="4010953F"/>
    <w:rsid w:val="408B014D"/>
    <w:rsid w:val="40EEDD76"/>
    <w:rsid w:val="41646ED6"/>
    <w:rsid w:val="41AD7142"/>
    <w:rsid w:val="42A4D26A"/>
    <w:rsid w:val="431173AE"/>
    <w:rsid w:val="43EA51F5"/>
    <w:rsid w:val="4401A0CC"/>
    <w:rsid w:val="44184479"/>
    <w:rsid w:val="445EC7FC"/>
    <w:rsid w:val="4517FB73"/>
    <w:rsid w:val="46419864"/>
    <w:rsid w:val="46504241"/>
    <w:rsid w:val="468EF951"/>
    <w:rsid w:val="46A8857A"/>
    <w:rsid w:val="485BF50E"/>
    <w:rsid w:val="489286D6"/>
    <w:rsid w:val="48961249"/>
    <w:rsid w:val="48A60B1A"/>
    <w:rsid w:val="48AB67AA"/>
    <w:rsid w:val="49011E50"/>
    <w:rsid w:val="4A19BFEB"/>
    <w:rsid w:val="4AEC09B6"/>
    <w:rsid w:val="4B0A6121"/>
    <w:rsid w:val="4B3FD889"/>
    <w:rsid w:val="4B411434"/>
    <w:rsid w:val="4BEBE1F4"/>
    <w:rsid w:val="4C337224"/>
    <w:rsid w:val="4C6E6EA0"/>
    <w:rsid w:val="4CBB8DF0"/>
    <w:rsid w:val="4CFB91FA"/>
    <w:rsid w:val="4E064581"/>
    <w:rsid w:val="4ED79697"/>
    <w:rsid w:val="4F4B893D"/>
    <w:rsid w:val="511672E6"/>
    <w:rsid w:val="5220442A"/>
    <w:rsid w:val="52F36B53"/>
    <w:rsid w:val="531BB2DB"/>
    <w:rsid w:val="5389D1F4"/>
    <w:rsid w:val="539AD769"/>
    <w:rsid w:val="5455D256"/>
    <w:rsid w:val="5467261A"/>
    <w:rsid w:val="5472C338"/>
    <w:rsid w:val="54761754"/>
    <w:rsid w:val="552D00CC"/>
    <w:rsid w:val="565C21DA"/>
    <w:rsid w:val="56676420"/>
    <w:rsid w:val="57F0573F"/>
    <w:rsid w:val="586D71DE"/>
    <w:rsid w:val="588BA418"/>
    <w:rsid w:val="58AE9AFB"/>
    <w:rsid w:val="58EE7300"/>
    <w:rsid w:val="58FF2CF0"/>
    <w:rsid w:val="5946820E"/>
    <w:rsid w:val="59F1CF16"/>
    <w:rsid w:val="59F9CBCB"/>
    <w:rsid w:val="5B16C981"/>
    <w:rsid w:val="5B753F0C"/>
    <w:rsid w:val="5C758F23"/>
    <w:rsid w:val="5DCE9E6F"/>
    <w:rsid w:val="5EE72C8E"/>
    <w:rsid w:val="5EF530FB"/>
    <w:rsid w:val="5F618D29"/>
    <w:rsid w:val="5F7F3A73"/>
    <w:rsid w:val="5FB4FB51"/>
    <w:rsid w:val="60BBFF0D"/>
    <w:rsid w:val="61FE475F"/>
    <w:rsid w:val="62121492"/>
    <w:rsid w:val="6256C88E"/>
    <w:rsid w:val="62B7EDE0"/>
    <w:rsid w:val="633F4968"/>
    <w:rsid w:val="63EA5F63"/>
    <w:rsid w:val="6464FAE0"/>
    <w:rsid w:val="65CD75F4"/>
    <w:rsid w:val="67A36DF5"/>
    <w:rsid w:val="688FCA3F"/>
    <w:rsid w:val="691BAB0A"/>
    <w:rsid w:val="693BB186"/>
    <w:rsid w:val="69C7BD19"/>
    <w:rsid w:val="6C5D0F35"/>
    <w:rsid w:val="6C95E505"/>
    <w:rsid w:val="6CB1066A"/>
    <w:rsid w:val="6CDD4F0C"/>
    <w:rsid w:val="6D2F344C"/>
    <w:rsid w:val="6DA15A4E"/>
    <w:rsid w:val="6DA291E8"/>
    <w:rsid w:val="6E4CDD75"/>
    <w:rsid w:val="6E680E07"/>
    <w:rsid w:val="6E864596"/>
    <w:rsid w:val="6F57F90C"/>
    <w:rsid w:val="6F655FE6"/>
    <w:rsid w:val="6FCF9B5F"/>
    <w:rsid w:val="70A1E230"/>
    <w:rsid w:val="70AA74FB"/>
    <w:rsid w:val="70FBABAD"/>
    <w:rsid w:val="716FF6D5"/>
    <w:rsid w:val="71EDB938"/>
    <w:rsid w:val="72BFECB2"/>
    <w:rsid w:val="7342B7FE"/>
    <w:rsid w:val="73A25FFA"/>
    <w:rsid w:val="73CCDEA0"/>
    <w:rsid w:val="73F84548"/>
    <w:rsid w:val="74F572CF"/>
    <w:rsid w:val="757A2E94"/>
    <w:rsid w:val="75E042FE"/>
    <w:rsid w:val="7630A902"/>
    <w:rsid w:val="76A2AA99"/>
    <w:rsid w:val="76FD5D69"/>
    <w:rsid w:val="7719C03C"/>
    <w:rsid w:val="782BE1B0"/>
    <w:rsid w:val="792B7065"/>
    <w:rsid w:val="799C28E9"/>
    <w:rsid w:val="79AF41AA"/>
    <w:rsid w:val="79CB86D6"/>
    <w:rsid w:val="79D96B45"/>
    <w:rsid w:val="7A6E5E1A"/>
    <w:rsid w:val="7A7848F7"/>
    <w:rsid w:val="7AEC7869"/>
    <w:rsid w:val="7AEF1125"/>
    <w:rsid w:val="7B13ACF8"/>
    <w:rsid w:val="7BB6E4A0"/>
    <w:rsid w:val="7BB8FCC6"/>
    <w:rsid w:val="7C1677F4"/>
    <w:rsid w:val="7C17451B"/>
    <w:rsid w:val="7C8D8BF9"/>
    <w:rsid w:val="7CB1C16C"/>
    <w:rsid w:val="7D21121D"/>
    <w:rsid w:val="7E9958B1"/>
    <w:rsid w:val="7EC3D7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5678"/>
  <w15:docId w15:val="{326F937F-B533-4BC5-97AB-FB9A1874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B5E"/>
    <w:pPr>
      <w:spacing w:line="360" w:lineRule="auto"/>
      <w:ind w:left="0" w:firstLine="0"/>
    </w:pPr>
  </w:style>
  <w:style w:type="paragraph" w:styleId="Heading1">
    <w:name w:val="heading 1"/>
    <w:basedOn w:val="Normal"/>
    <w:next w:val="Normal"/>
    <w:link w:val="Heading1Char"/>
    <w:uiPriority w:val="9"/>
    <w:qFormat/>
    <w:rsid w:val="003D5D5C"/>
    <w:pPr>
      <w:keepNext/>
      <w:keepLines/>
      <w:numPr>
        <w:numId w:val="81"/>
      </w:numPr>
      <w:spacing w:before="240" w:after="120" w:line="312" w:lineRule="auto"/>
      <w:jc w:val="center"/>
      <w:outlineLvl w:val="0"/>
    </w:pPr>
    <w:rPr>
      <w:b/>
      <w:bCs/>
      <w:sz w:val="32"/>
      <w:szCs w:val="32"/>
    </w:rPr>
  </w:style>
  <w:style w:type="paragraph" w:styleId="Heading2">
    <w:name w:val="heading 2"/>
    <w:basedOn w:val="Normal"/>
    <w:next w:val="Normal"/>
    <w:link w:val="Heading2Char"/>
    <w:uiPriority w:val="9"/>
    <w:unhideWhenUsed/>
    <w:qFormat/>
    <w:rsid w:val="00BF3048"/>
    <w:pPr>
      <w:keepNext/>
      <w:keepLines/>
      <w:numPr>
        <w:ilvl w:val="1"/>
        <w:numId w:val="81"/>
      </w:numPr>
      <w:spacing w:after="80" w:line="288" w:lineRule="auto"/>
      <w:ind w:left="0"/>
      <w:jc w:val="both"/>
      <w:outlineLvl w:val="1"/>
    </w:pPr>
    <w:rPr>
      <w:b/>
      <w:bCs/>
      <w:color w:val="000000"/>
    </w:rPr>
  </w:style>
  <w:style w:type="paragraph" w:styleId="Heading3">
    <w:name w:val="heading 3"/>
    <w:basedOn w:val="Normal"/>
    <w:next w:val="Normal"/>
    <w:link w:val="Heading3Char"/>
    <w:uiPriority w:val="9"/>
    <w:unhideWhenUsed/>
    <w:qFormat/>
    <w:rsid w:val="00BF3048"/>
    <w:pPr>
      <w:keepNext/>
      <w:keepLines/>
      <w:numPr>
        <w:ilvl w:val="2"/>
        <w:numId w:val="81"/>
      </w:numPr>
      <w:ind w:left="720"/>
      <w:jc w:val="both"/>
      <w:outlineLvl w:val="2"/>
    </w:pPr>
    <w:rPr>
      <w:b/>
      <w:bCs/>
    </w:rPr>
  </w:style>
  <w:style w:type="paragraph" w:styleId="Heading4">
    <w:name w:val="heading 4"/>
    <w:basedOn w:val="ListParagraph"/>
    <w:next w:val="Normal"/>
    <w:link w:val="Heading4Char"/>
    <w:uiPriority w:val="9"/>
    <w:unhideWhenUsed/>
    <w:qFormat/>
    <w:rsid w:val="008F5C19"/>
    <w:pPr>
      <w:numPr>
        <w:ilvl w:val="1"/>
        <w:numId w:val="11"/>
      </w:numPr>
      <w:ind w:left="2805"/>
      <w:outlineLvl w:val="3"/>
    </w:pPr>
    <w:rPr>
      <w:b/>
      <w:bCs/>
    </w:rPr>
  </w:style>
  <w:style w:type="paragraph" w:styleId="Heading5">
    <w:name w:val="heading 5"/>
    <w:basedOn w:val="Normal"/>
    <w:next w:val="Normal"/>
    <w:uiPriority w:val="9"/>
    <w:semiHidden/>
    <w:unhideWhenUsed/>
    <w:qFormat/>
    <w:pPr>
      <w:keepNext/>
      <w:keepLines/>
      <w:numPr>
        <w:ilvl w:val="4"/>
        <w:numId w:val="81"/>
      </w:numPr>
      <w:spacing w:before="220" w:after="40"/>
      <w:outlineLvl w:val="4"/>
    </w:pPr>
    <w:rPr>
      <w:sz w:val="22"/>
      <w:szCs w:val="22"/>
    </w:rPr>
  </w:style>
  <w:style w:type="paragraph" w:styleId="Heading6">
    <w:name w:val="heading 6"/>
    <w:basedOn w:val="Normal"/>
    <w:next w:val="Normal"/>
    <w:uiPriority w:val="9"/>
    <w:unhideWhenUsed/>
    <w:qFormat/>
    <w:pPr>
      <w:keepNext/>
      <w:keepLines/>
      <w:numPr>
        <w:ilvl w:val="5"/>
        <w:numId w:val="81"/>
      </w:numPr>
      <w:spacing w:before="200" w:after="40"/>
      <w:outlineLvl w:val="5"/>
    </w:pPr>
    <w:rPr>
      <w:sz w:val="20"/>
      <w:szCs w:val="20"/>
    </w:rPr>
  </w:style>
  <w:style w:type="paragraph" w:styleId="Heading7">
    <w:name w:val="heading 7"/>
    <w:basedOn w:val="Normal"/>
    <w:next w:val="Normal"/>
    <w:link w:val="Heading7Char"/>
    <w:uiPriority w:val="9"/>
    <w:semiHidden/>
    <w:unhideWhenUsed/>
    <w:qFormat/>
    <w:rsid w:val="00DB75E5"/>
    <w:pPr>
      <w:keepNext/>
      <w:keepLines/>
      <w:numPr>
        <w:ilvl w:val="6"/>
        <w:numId w:val="8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B75E5"/>
    <w:pPr>
      <w:keepNext/>
      <w:keepLines/>
      <w:numPr>
        <w:ilvl w:val="7"/>
        <w:numId w:val="8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B75E5"/>
    <w:pPr>
      <w:keepNext/>
      <w:keepLines/>
      <w:numPr>
        <w:ilvl w:val="8"/>
        <w:numId w:val="8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sz w:val="72"/>
      <w:szCs w:val="72"/>
    </w:rPr>
  </w:style>
  <w:style w:type="table" w:customStyle="1" w:styleId="TableNormal00">
    <w:name w:val="TableNormal0"/>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character" w:customStyle="1" w:styleId="Heading1Char">
    <w:name w:val="Heading 1 Char"/>
    <w:link w:val="Heading1"/>
    <w:uiPriority w:val="9"/>
    <w:rsid w:val="003D5D5C"/>
    <w:rPr>
      <w:b/>
      <w:bCs/>
      <w:sz w:val="32"/>
      <w:szCs w:val="32"/>
    </w:rPr>
  </w:style>
  <w:style w:type="character" w:customStyle="1" w:styleId="Heading3Char">
    <w:name w:val="Heading 3 Char"/>
    <w:link w:val="Heading3"/>
    <w:uiPriority w:val="9"/>
    <w:rsid w:val="00BF3048"/>
    <w:rPr>
      <w:b/>
      <w:bCs/>
    </w:rPr>
  </w:style>
  <w:style w:type="character" w:customStyle="1" w:styleId="Heading2Char">
    <w:name w:val="Heading 2 Char"/>
    <w:link w:val="Heading2"/>
    <w:uiPriority w:val="9"/>
    <w:rsid w:val="00BF3048"/>
    <w:rPr>
      <w:b/>
      <w:bCs/>
      <w:color w:val="000000"/>
    </w:rPr>
  </w:style>
  <w:style w:type="character" w:customStyle="1" w:styleId="Heading4Char">
    <w:name w:val="Heading 4 Char"/>
    <w:link w:val="Heading4"/>
    <w:uiPriority w:val="9"/>
    <w:rsid w:val="008F5C19"/>
    <w:rPr>
      <w:b/>
      <w:bCs/>
    </w:rPr>
  </w:style>
  <w:style w:type="paragraph" w:styleId="ListParagraph">
    <w:name w:val="List Paragraph"/>
    <w:basedOn w:val="Normal"/>
    <w:uiPriority w:val="34"/>
    <w:qFormat/>
    <w:rsid w:val="00B96128"/>
    <w:pPr>
      <w:contextualSpacing/>
    </w:pPr>
  </w:style>
  <w:style w:type="paragraph" w:styleId="Header">
    <w:name w:val="header"/>
    <w:basedOn w:val="Normal"/>
    <w:link w:val="HeaderChar"/>
    <w:uiPriority w:val="99"/>
    <w:unhideWhenUsed/>
    <w:rsid w:val="008F7232"/>
    <w:pPr>
      <w:tabs>
        <w:tab w:val="center" w:pos="4680"/>
        <w:tab w:val="right" w:pos="9360"/>
      </w:tabs>
      <w:spacing w:line="240" w:lineRule="auto"/>
    </w:pPr>
  </w:style>
  <w:style w:type="character" w:customStyle="1" w:styleId="HeaderChar">
    <w:name w:val="Header Char"/>
    <w:link w:val="Header"/>
    <w:uiPriority w:val="99"/>
    <w:rsid w:val="008F7232"/>
    <w:rPr>
      <w:rFonts w:ascii="Arial" w:hAnsi="Arial" w:cs="Times New Roman"/>
      <w:sz w:val="24"/>
      <w:szCs w:val="24"/>
    </w:rPr>
  </w:style>
  <w:style w:type="paragraph" w:styleId="Footer">
    <w:name w:val="footer"/>
    <w:basedOn w:val="Normal"/>
    <w:link w:val="FooterChar"/>
    <w:uiPriority w:val="99"/>
    <w:unhideWhenUsed/>
    <w:rsid w:val="008F7232"/>
    <w:pPr>
      <w:tabs>
        <w:tab w:val="center" w:pos="4680"/>
        <w:tab w:val="right" w:pos="9360"/>
      </w:tabs>
      <w:spacing w:line="240" w:lineRule="auto"/>
    </w:pPr>
  </w:style>
  <w:style w:type="character" w:customStyle="1" w:styleId="FooterChar">
    <w:name w:val="Footer Char"/>
    <w:link w:val="Footer"/>
    <w:uiPriority w:val="99"/>
    <w:rsid w:val="008F7232"/>
    <w:rPr>
      <w:rFonts w:ascii="Arial" w:hAnsi="Arial" w:cs="Times New Roman"/>
      <w:sz w:val="24"/>
      <w:szCs w:val="24"/>
    </w:rPr>
  </w:style>
  <w:style w:type="character" w:styleId="Hyperlink">
    <w:name w:val="Hyperlink"/>
    <w:uiPriority w:val="99"/>
    <w:unhideWhenUsed/>
    <w:rsid w:val="004A15EA"/>
    <w:rPr>
      <w:color w:val="0000FF"/>
      <w:u w:val="single"/>
    </w:rPr>
  </w:style>
  <w:style w:type="table" w:styleId="TableGrid">
    <w:name w:val="Table Grid"/>
    <w:basedOn w:val="TableNormal"/>
    <w:uiPriority w:val="59"/>
    <w:rsid w:val="002C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2C403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B01B6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B67"/>
    <w:rPr>
      <w:rFonts w:ascii="Tahoma" w:hAnsi="Tahoma" w:cs="Tahoma"/>
      <w:sz w:val="16"/>
      <w:szCs w:val="16"/>
    </w:rPr>
  </w:style>
  <w:style w:type="paragraph" w:styleId="NormalWeb">
    <w:name w:val="Normal (Web)"/>
    <w:basedOn w:val="Normal"/>
    <w:uiPriority w:val="99"/>
    <w:unhideWhenUsed/>
    <w:rsid w:val="007452BB"/>
    <w:pPr>
      <w:spacing w:before="100" w:beforeAutospacing="1" w:after="100" w:afterAutospacing="1" w:line="240" w:lineRule="auto"/>
    </w:pPr>
  </w:style>
  <w:style w:type="character" w:customStyle="1" w:styleId="Heading7Char">
    <w:name w:val="Heading 7 Char"/>
    <w:basedOn w:val="DefaultParagraphFont"/>
    <w:link w:val="Heading7"/>
    <w:uiPriority w:val="9"/>
    <w:semiHidden/>
    <w:rsid w:val="00DB75E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B75E5"/>
    <w:rPr>
      <w:rFonts w:asciiTheme="majorHAnsi" w:eastAsiaTheme="majorEastAsia" w:hAnsiTheme="majorHAnsi" w:cstheme="majorBidi"/>
      <w:color w:val="272727" w:themeColor="text1" w:themeTint="D8"/>
      <w:sz w:val="21"/>
      <w:szCs w:val="21"/>
    </w:rPr>
  </w:style>
  <w:style w:type="numbering" w:customStyle="1" w:styleId="CDR">
    <w:name w:val="CDR"/>
    <w:uiPriority w:val="99"/>
    <w:rsid w:val="00BA3331"/>
  </w:style>
  <w:style w:type="character" w:customStyle="1" w:styleId="Heading9Char">
    <w:name w:val="Heading 9 Char"/>
    <w:basedOn w:val="DefaultParagraphFont"/>
    <w:link w:val="Heading9"/>
    <w:uiPriority w:val="9"/>
    <w:semiHidden/>
    <w:rsid w:val="00DB75E5"/>
    <w:rPr>
      <w:rFonts w:asciiTheme="majorHAnsi" w:eastAsiaTheme="majorEastAsia" w:hAnsiTheme="majorHAnsi" w:cstheme="majorBidi"/>
      <w:i/>
      <w:iCs/>
      <w:color w:val="272727" w:themeColor="text1" w:themeTint="D8"/>
      <w:sz w:val="21"/>
      <w:szCs w:val="21"/>
    </w:rPr>
  </w:style>
  <w:style w:type="table" w:customStyle="1" w:styleId="TableNormal000">
    <w:name w:val="TableNormal00"/>
    <w:rsid w:val="00BC6C0C"/>
    <w:tblPr>
      <w:tblCellMar>
        <w:top w:w="100" w:type="dxa"/>
        <w:left w:w="100" w:type="dxa"/>
        <w:bottom w:w="100" w:type="dxa"/>
        <w:right w:w="100" w:type="dxa"/>
      </w:tblCellMar>
    </w:tblPr>
  </w:style>
  <w:style w:type="table" w:customStyle="1" w:styleId="TableNormal10">
    <w:name w:val="TableNormal10"/>
    <w:rsid w:val="00BC6C0C"/>
    <w:tblPr>
      <w:tblCellMar>
        <w:top w:w="100" w:type="dxa"/>
        <w:left w:w="100" w:type="dxa"/>
        <w:bottom w:w="100" w:type="dxa"/>
        <w:right w:w="100" w:type="dxa"/>
      </w:tblCellMar>
    </w:tblPr>
  </w:style>
  <w:style w:type="character" w:styleId="Strong">
    <w:name w:val="Strong"/>
    <w:uiPriority w:val="22"/>
    <w:qFormat/>
    <w:rsid w:val="00873A18"/>
    <w:rPr>
      <w:b w:val="0"/>
      <w:bCs w:val="0"/>
    </w:rPr>
  </w:style>
  <w:style w:type="paragraph" w:styleId="NoSpacing">
    <w:name w:val="No Spacing"/>
    <w:link w:val="NoSpacingChar"/>
    <w:uiPriority w:val="1"/>
    <w:qFormat/>
    <w:rsid w:val="00A175A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175A4"/>
    <w:rPr>
      <w:rFonts w:asciiTheme="minorHAnsi" w:eastAsiaTheme="minorEastAsia" w:hAnsiTheme="minorHAnsi" w:cstheme="minorBidi"/>
      <w:sz w:val="22"/>
      <w:szCs w:val="22"/>
    </w:rPr>
  </w:style>
  <w:style w:type="table" w:styleId="TableGridLight">
    <w:name w:val="Grid Table Light"/>
    <w:basedOn w:val="TableNormal"/>
    <w:uiPriority w:val="40"/>
    <w:rsid w:val="00A175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3731CB"/>
    <w:pPr>
      <w:spacing w:after="100"/>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paragraph" w:styleId="Caption">
    <w:name w:val="caption"/>
    <w:basedOn w:val="Normal"/>
    <w:next w:val="Normal"/>
    <w:uiPriority w:val="35"/>
    <w:unhideWhenUsed/>
    <w:qFormat/>
    <w:rsid w:val="008F5C19"/>
    <w:pPr>
      <w:spacing w:after="200" w:line="240" w:lineRule="auto"/>
      <w:jc w:val="center"/>
    </w:pPr>
    <w:rPr>
      <w:i/>
      <w:iCs/>
    </w:rPr>
  </w:style>
  <w:style w:type="paragraph" w:styleId="TableofFigures">
    <w:name w:val="table of figures"/>
    <w:basedOn w:val="Normal"/>
    <w:next w:val="Normal"/>
    <w:uiPriority w:val="99"/>
    <w:unhideWhenUsed/>
    <w:rsid w:val="00706F74"/>
  </w:style>
  <w:style w:type="character" w:customStyle="1" w:styleId="TitleChar">
    <w:name w:val="Title Char"/>
    <w:basedOn w:val="DefaultParagraphFont"/>
    <w:link w:val="Title"/>
    <w:rsid w:val="009D6D6A"/>
    <w:rPr>
      <w:sz w:val="72"/>
      <w:szCs w:val="72"/>
    </w:r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paragraph" w:styleId="TOC2">
    <w:name w:val="toc 2"/>
    <w:basedOn w:val="Normal"/>
    <w:next w:val="Normal"/>
    <w:autoRedefine/>
    <w:uiPriority w:val="39"/>
    <w:unhideWhenUsed/>
    <w:rsid w:val="006D56D2"/>
    <w:pPr>
      <w:spacing w:after="100"/>
      <w:ind w:left="260"/>
    </w:pPr>
  </w:style>
  <w:style w:type="paragraph" w:styleId="TOC3">
    <w:name w:val="toc 3"/>
    <w:basedOn w:val="Normal"/>
    <w:next w:val="Normal"/>
    <w:autoRedefine/>
    <w:uiPriority w:val="39"/>
    <w:unhideWhenUsed/>
    <w:rsid w:val="006D56D2"/>
    <w:pPr>
      <w:spacing w:after="100"/>
      <w:ind w:left="520"/>
    </w:pPr>
  </w:style>
  <w:style w:type="paragraph" w:styleId="TOC4">
    <w:name w:val="toc 4"/>
    <w:basedOn w:val="Normal"/>
    <w:next w:val="Normal"/>
    <w:autoRedefine/>
    <w:uiPriority w:val="39"/>
    <w:unhideWhenUsed/>
    <w:rsid w:val="006D56D2"/>
    <w:pPr>
      <w:spacing w:after="100"/>
      <w:ind w:left="780"/>
    </w:pPr>
  </w:style>
  <w:style w:type="paragraph" w:styleId="TOC5">
    <w:name w:val="toc 5"/>
    <w:basedOn w:val="Normal"/>
    <w:next w:val="Normal"/>
    <w:autoRedefine/>
    <w:uiPriority w:val="39"/>
    <w:unhideWhenUsed/>
    <w:rsid w:val="006D56D2"/>
    <w:pPr>
      <w:spacing w:after="100" w:line="278" w:lineRule="auto"/>
      <w:ind w:left="960"/>
    </w:pPr>
    <w:rPr>
      <w:rFonts w:asciiTheme="minorHAnsi" w:eastAsiaTheme="minorEastAsia" w:hAnsiTheme="minorHAnsi" w:cstheme="minorBidi"/>
      <w:b/>
      <w:bCs/>
      <w:kern w:val="2"/>
      <w:sz w:val="24"/>
      <w:szCs w:val="24"/>
      <w:lang w:val="en-US"/>
    </w:rPr>
  </w:style>
  <w:style w:type="paragraph" w:styleId="TOC6">
    <w:name w:val="toc 6"/>
    <w:basedOn w:val="Normal"/>
    <w:next w:val="Normal"/>
    <w:autoRedefine/>
    <w:uiPriority w:val="39"/>
    <w:unhideWhenUsed/>
    <w:rsid w:val="006D56D2"/>
    <w:pPr>
      <w:spacing w:after="100" w:line="278" w:lineRule="auto"/>
      <w:ind w:left="1200"/>
    </w:pPr>
    <w:rPr>
      <w:rFonts w:asciiTheme="minorHAnsi" w:eastAsiaTheme="minorEastAsia" w:hAnsiTheme="minorHAnsi" w:cstheme="minorBidi"/>
      <w:b/>
      <w:bCs/>
      <w:kern w:val="2"/>
      <w:sz w:val="24"/>
      <w:szCs w:val="24"/>
      <w:lang w:val="en-US"/>
    </w:rPr>
  </w:style>
  <w:style w:type="paragraph" w:styleId="TOC7">
    <w:name w:val="toc 7"/>
    <w:basedOn w:val="Normal"/>
    <w:next w:val="Normal"/>
    <w:autoRedefine/>
    <w:uiPriority w:val="39"/>
    <w:unhideWhenUsed/>
    <w:rsid w:val="006D56D2"/>
    <w:pPr>
      <w:spacing w:after="100" w:line="278" w:lineRule="auto"/>
      <w:ind w:left="1440"/>
    </w:pPr>
    <w:rPr>
      <w:rFonts w:asciiTheme="minorHAnsi" w:eastAsiaTheme="minorEastAsia" w:hAnsiTheme="minorHAnsi" w:cstheme="minorBidi"/>
      <w:b/>
      <w:bCs/>
      <w:kern w:val="2"/>
      <w:sz w:val="24"/>
      <w:szCs w:val="24"/>
      <w:lang w:val="en-US"/>
    </w:rPr>
  </w:style>
  <w:style w:type="paragraph" w:styleId="TOC8">
    <w:name w:val="toc 8"/>
    <w:basedOn w:val="Normal"/>
    <w:next w:val="Normal"/>
    <w:autoRedefine/>
    <w:uiPriority w:val="39"/>
    <w:unhideWhenUsed/>
    <w:rsid w:val="006D56D2"/>
    <w:pPr>
      <w:spacing w:after="100" w:line="278" w:lineRule="auto"/>
      <w:ind w:left="1680"/>
    </w:pPr>
    <w:rPr>
      <w:rFonts w:asciiTheme="minorHAnsi" w:eastAsiaTheme="minorEastAsia" w:hAnsiTheme="minorHAnsi" w:cstheme="minorBidi"/>
      <w:b/>
      <w:bCs/>
      <w:kern w:val="2"/>
      <w:sz w:val="24"/>
      <w:szCs w:val="24"/>
      <w:lang w:val="en-US"/>
    </w:rPr>
  </w:style>
  <w:style w:type="paragraph" w:styleId="TOC9">
    <w:name w:val="toc 9"/>
    <w:basedOn w:val="Normal"/>
    <w:next w:val="Normal"/>
    <w:autoRedefine/>
    <w:uiPriority w:val="39"/>
    <w:unhideWhenUsed/>
    <w:rsid w:val="006D56D2"/>
    <w:pPr>
      <w:spacing w:after="100" w:line="278" w:lineRule="auto"/>
      <w:ind w:left="1920"/>
    </w:pPr>
    <w:rPr>
      <w:rFonts w:asciiTheme="minorHAnsi" w:eastAsiaTheme="minorEastAsia" w:hAnsiTheme="minorHAnsi" w:cstheme="minorBidi"/>
      <w:b/>
      <w:bCs/>
      <w:kern w:val="2"/>
      <w:sz w:val="24"/>
      <w:szCs w:val="24"/>
      <w:lang w:val="en-US"/>
    </w:rPr>
  </w:style>
  <w:style w:type="character" w:styleId="UnresolvedMention">
    <w:name w:val="Unresolved Mention"/>
    <w:basedOn w:val="DefaultParagraphFont"/>
    <w:uiPriority w:val="99"/>
    <w:semiHidden/>
    <w:unhideWhenUsed/>
    <w:rsid w:val="006D56D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TableNormal0000">
    <w:name w:val="TableNormal000"/>
    <w:rsid w:val="00326223"/>
    <w:tblPr>
      <w:tblCellMar>
        <w:top w:w="100" w:type="dxa"/>
        <w:left w:w="100" w:type="dxa"/>
        <w:bottom w:w="100" w:type="dxa"/>
        <w:right w:w="100" w:type="dxa"/>
      </w:tblCellMar>
    </w:tblPr>
  </w:style>
  <w:style w:type="table" w:customStyle="1" w:styleId="TableNormal100">
    <w:name w:val="TableNormal100"/>
    <w:rsid w:val="00326223"/>
    <w:tblPr>
      <w:tblCellMar>
        <w:top w:w="100" w:type="dxa"/>
        <w:left w:w="100" w:type="dxa"/>
        <w:bottom w:w="100" w:type="dxa"/>
        <w:right w:w="100" w:type="dxa"/>
      </w:tblCellMar>
    </w:tblPr>
  </w:style>
  <w:style w:type="table" w:customStyle="1" w:styleId="TableNormal00000">
    <w:name w:val="TableNormal0000"/>
    <w:rsid w:val="007E4E9D"/>
    <w:tblPr>
      <w:tblCellMar>
        <w:top w:w="100" w:type="dxa"/>
        <w:left w:w="100" w:type="dxa"/>
        <w:bottom w:w="100" w:type="dxa"/>
        <w:right w:w="100" w:type="dxa"/>
      </w:tblCellMar>
    </w:tblPr>
  </w:style>
  <w:style w:type="table" w:customStyle="1" w:styleId="TableNormal1000">
    <w:name w:val="TableNormal1000"/>
    <w:rsid w:val="007E4E9D"/>
    <w:tblPr>
      <w:tblCellMar>
        <w:top w:w="100" w:type="dxa"/>
        <w:left w:w="100" w:type="dxa"/>
        <w:bottom w:w="100" w:type="dxa"/>
        <w:right w:w="100" w:type="dxa"/>
      </w:tblCellMar>
    </w:tblPr>
  </w:style>
  <w:style w:type="character" w:styleId="HTMLCode">
    <w:name w:val="HTML Code"/>
    <w:basedOn w:val="DefaultParagraphFont"/>
    <w:uiPriority w:val="99"/>
    <w:semiHidden/>
    <w:unhideWhenUsed/>
    <w:rsid w:val="00EB6169"/>
    <w:rPr>
      <w:rFonts w:ascii="Courier New" w:eastAsia="Times New Roman" w:hAnsi="Courier New" w:cs="Courier New"/>
      <w:sz w:val="20"/>
      <w:szCs w:val="20"/>
    </w:rPr>
  </w:style>
  <w:style w:type="table" w:customStyle="1" w:styleId="TableNormal000000">
    <w:name w:val="TableNormal00000"/>
    <w:rsid w:val="00F36ED3"/>
    <w:tblPr>
      <w:tblCellMar>
        <w:top w:w="100" w:type="dxa"/>
        <w:left w:w="100" w:type="dxa"/>
        <w:bottom w:w="100" w:type="dxa"/>
        <w:right w:w="100" w:type="dxa"/>
      </w:tblCellMar>
    </w:tblPr>
  </w:style>
  <w:style w:type="table" w:customStyle="1" w:styleId="TableNormal10000">
    <w:name w:val="TableNormal10000"/>
    <w:rsid w:val="00F36ED3"/>
    <w:tblPr>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663D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553313">
      <w:bodyDiv w:val="1"/>
      <w:marLeft w:val="0"/>
      <w:marRight w:val="0"/>
      <w:marTop w:val="0"/>
      <w:marBottom w:val="0"/>
      <w:divBdr>
        <w:top w:val="none" w:sz="0" w:space="0" w:color="auto"/>
        <w:left w:val="none" w:sz="0" w:space="0" w:color="auto"/>
        <w:bottom w:val="none" w:sz="0" w:space="0" w:color="auto"/>
        <w:right w:val="none" w:sz="0" w:space="0" w:color="auto"/>
      </w:divBdr>
    </w:div>
    <w:div w:id="608008155">
      <w:bodyDiv w:val="1"/>
      <w:marLeft w:val="0"/>
      <w:marRight w:val="0"/>
      <w:marTop w:val="0"/>
      <w:marBottom w:val="0"/>
      <w:divBdr>
        <w:top w:val="none" w:sz="0" w:space="0" w:color="auto"/>
        <w:left w:val="none" w:sz="0" w:space="0" w:color="auto"/>
        <w:bottom w:val="none" w:sz="0" w:space="0" w:color="auto"/>
        <w:right w:val="none" w:sz="0" w:space="0" w:color="auto"/>
      </w:divBdr>
    </w:div>
    <w:div w:id="743604070">
      <w:bodyDiv w:val="1"/>
      <w:marLeft w:val="0"/>
      <w:marRight w:val="0"/>
      <w:marTop w:val="0"/>
      <w:marBottom w:val="0"/>
      <w:divBdr>
        <w:top w:val="none" w:sz="0" w:space="0" w:color="auto"/>
        <w:left w:val="none" w:sz="0" w:space="0" w:color="auto"/>
        <w:bottom w:val="none" w:sz="0" w:space="0" w:color="auto"/>
        <w:right w:val="none" w:sz="0" w:space="0" w:color="auto"/>
      </w:divBdr>
    </w:div>
    <w:div w:id="761147962">
      <w:bodyDiv w:val="1"/>
      <w:marLeft w:val="0"/>
      <w:marRight w:val="0"/>
      <w:marTop w:val="0"/>
      <w:marBottom w:val="0"/>
      <w:divBdr>
        <w:top w:val="none" w:sz="0" w:space="0" w:color="auto"/>
        <w:left w:val="none" w:sz="0" w:space="0" w:color="auto"/>
        <w:bottom w:val="none" w:sz="0" w:space="0" w:color="auto"/>
        <w:right w:val="none" w:sz="0" w:space="0" w:color="auto"/>
      </w:divBdr>
      <w:divsChild>
        <w:div w:id="1705252363">
          <w:marLeft w:val="0"/>
          <w:marRight w:val="0"/>
          <w:marTop w:val="0"/>
          <w:marBottom w:val="0"/>
          <w:divBdr>
            <w:top w:val="none" w:sz="0" w:space="0" w:color="auto"/>
            <w:left w:val="none" w:sz="0" w:space="0" w:color="auto"/>
            <w:bottom w:val="none" w:sz="0" w:space="0" w:color="auto"/>
            <w:right w:val="none" w:sz="0" w:space="0" w:color="auto"/>
          </w:divBdr>
          <w:divsChild>
            <w:div w:id="9689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4051">
      <w:bodyDiv w:val="1"/>
      <w:marLeft w:val="0"/>
      <w:marRight w:val="0"/>
      <w:marTop w:val="0"/>
      <w:marBottom w:val="0"/>
      <w:divBdr>
        <w:top w:val="none" w:sz="0" w:space="0" w:color="auto"/>
        <w:left w:val="none" w:sz="0" w:space="0" w:color="auto"/>
        <w:bottom w:val="none" w:sz="0" w:space="0" w:color="auto"/>
        <w:right w:val="none" w:sz="0" w:space="0" w:color="auto"/>
      </w:divBdr>
      <w:divsChild>
        <w:div w:id="2134522112">
          <w:marLeft w:val="0"/>
          <w:marRight w:val="0"/>
          <w:marTop w:val="0"/>
          <w:marBottom w:val="0"/>
          <w:divBdr>
            <w:top w:val="none" w:sz="0" w:space="0" w:color="auto"/>
            <w:left w:val="none" w:sz="0" w:space="0" w:color="auto"/>
            <w:bottom w:val="none" w:sz="0" w:space="0" w:color="auto"/>
            <w:right w:val="none" w:sz="0" w:space="0" w:color="auto"/>
          </w:divBdr>
          <w:divsChild>
            <w:div w:id="6853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65755">
      <w:bodyDiv w:val="1"/>
      <w:marLeft w:val="0"/>
      <w:marRight w:val="0"/>
      <w:marTop w:val="0"/>
      <w:marBottom w:val="0"/>
      <w:divBdr>
        <w:top w:val="none" w:sz="0" w:space="0" w:color="auto"/>
        <w:left w:val="none" w:sz="0" w:space="0" w:color="auto"/>
        <w:bottom w:val="none" w:sz="0" w:space="0" w:color="auto"/>
        <w:right w:val="none" w:sz="0" w:space="0" w:color="auto"/>
      </w:divBdr>
    </w:div>
    <w:div w:id="1758480435">
      <w:bodyDiv w:val="1"/>
      <w:marLeft w:val="0"/>
      <w:marRight w:val="0"/>
      <w:marTop w:val="0"/>
      <w:marBottom w:val="0"/>
      <w:divBdr>
        <w:top w:val="none" w:sz="0" w:space="0" w:color="auto"/>
        <w:left w:val="none" w:sz="0" w:space="0" w:color="auto"/>
        <w:bottom w:val="none" w:sz="0" w:space="0" w:color="auto"/>
        <w:right w:val="none" w:sz="0" w:space="0" w:color="auto"/>
      </w:divBdr>
    </w:div>
    <w:div w:id="1973365175">
      <w:bodyDiv w:val="1"/>
      <w:marLeft w:val="0"/>
      <w:marRight w:val="0"/>
      <w:marTop w:val="0"/>
      <w:marBottom w:val="0"/>
      <w:divBdr>
        <w:top w:val="none" w:sz="0" w:space="0" w:color="auto"/>
        <w:left w:val="none" w:sz="0" w:space="0" w:color="auto"/>
        <w:bottom w:val="none" w:sz="0" w:space="0" w:color="auto"/>
        <w:right w:val="none" w:sz="0" w:space="0" w:color="auto"/>
      </w:divBdr>
    </w:div>
    <w:div w:id="2019304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hyperlink" Target="https://docs.spring.io/spring-boot/docs/current/reference/html/" TargetMode="Externa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jpeg"/><Relationship Id="rId149" Type="http://schemas.openxmlformats.org/officeDocument/2006/relationships/theme" Target="theme/theme1.xml"/><Relationship Id="rId5" Type="http://schemas.openxmlformats.org/officeDocument/2006/relationships/settings" Target="settings.xml"/><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hyperlink" Target="https://react.dev/" TargetMode="External"/><Relationship Id="rId80" Type="http://schemas.openxmlformats.org/officeDocument/2006/relationships/image" Target="media/image72.png"/><Relationship Id="rId85" Type="http://schemas.openxmlformats.org/officeDocument/2006/relationships/image" Target="media/image77.png"/><Relationship Id="rId150" Type="http://schemas.microsoft.com/office/2020/10/relationships/intelligence" Target="intelligence2.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jpe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hyperlink" Target="https://tailwindcss.com/docs" TargetMode="External"/><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jpe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hyperlink" Target="https://docs.langchain4j.dev/" TargetMode="External"/><Relationship Id="rId146" Type="http://schemas.openxmlformats.org/officeDocument/2006/relationships/header" Target="header2.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jpe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hyperlink" Target="https://developer.mozilla.org/" TargetMode="Externa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eader" Target="header1.xml"/><Relationship Id="rId14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footer" Target="footer1.xml"/><Relationship Id="rId90" Type="http://schemas.openxmlformats.org/officeDocument/2006/relationships/image" Target="media/image8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PFhHluxdIPa+LIxBEIgxRevXYQ==">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AB3862-DE59-46A0-8886-73FF442B9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187</Pages>
  <Words>18223</Words>
  <Characters>103875</Characters>
  <Application>Microsoft Office Word</Application>
  <DocSecurity>0</DocSecurity>
  <Lines>865</Lines>
  <Paragraphs>243</Paragraphs>
  <ScaleCrop>false</ScaleCrop>
  <Company/>
  <LinksUpToDate>false</LinksUpToDate>
  <CharactersWithSpaces>121855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Van Tu</dc:creator>
  <cp:keywords/>
  <cp:lastModifiedBy>Văn Tú Phùng</cp:lastModifiedBy>
  <cp:revision>2</cp:revision>
  <dcterms:created xsi:type="dcterms:W3CDTF">2026-05-22T07:35:00Z</dcterms:created>
  <dcterms:modified xsi:type="dcterms:W3CDTF">2026-05-22T07:35:00Z</dcterms:modified>
</cp:coreProperties>
</file>